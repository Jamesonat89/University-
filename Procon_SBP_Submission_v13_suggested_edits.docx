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8D07" w14:textId="77777777" w:rsidR="008F54E3" w:rsidRDefault="008C6F2C">
      <w:pPr>
        <w:pStyle w:val="CoverTitle"/>
      </w:pPr>
      <w:bookmarkStart w:id="0" w:name="_Toc241872183"/>
      <w:r>
        <w:t>A Site-Selection and Investment Framework for Procon 24/7's Self-Funded Five-Year Expansion in the UK Ready-Mixed Concrete Sector, Applied to the 2027 Location Decision</w:t>
      </w:r>
      <w:bookmarkEnd w:id="0"/>
    </w:p>
    <w:p w14:paraId="3BA12633" w14:textId="77777777" w:rsidR="008F54E3" w:rsidRDefault="008F54E3">
      <w:pPr>
        <w:pStyle w:val="TableCaption"/>
        <w:keepNext/>
      </w:pPr>
    </w:p>
    <w:tbl>
      <w:tblPr>
        <w:tblStyle w:val="TableGrid"/>
        <w:tblW w:w="0" w:type="auto"/>
        <w:tblLook w:val="04A0" w:firstRow="1" w:lastRow="0" w:firstColumn="1" w:lastColumn="0" w:noHBand="0" w:noVBand="1"/>
      </w:tblPr>
      <w:tblGrid>
        <w:gridCol w:w="4320"/>
        <w:gridCol w:w="4320"/>
      </w:tblGrid>
      <w:tr w:rsidR="008F54E3" w14:paraId="02BDEAF8" w14:textId="77777777">
        <w:trPr>
          <w:cantSplit/>
          <w:tblHeader/>
        </w:trPr>
        <w:tc>
          <w:tcPr>
            <w:tcW w:w="4320" w:type="dxa"/>
          </w:tcPr>
          <w:p w14:paraId="30435882" w14:textId="77777777" w:rsidR="008F54E3" w:rsidRDefault="008C6F2C">
            <w:r>
              <w:rPr>
                <w:b/>
              </w:rPr>
              <w:t>Item</w:t>
            </w:r>
          </w:p>
        </w:tc>
        <w:tc>
          <w:tcPr>
            <w:tcW w:w="4320" w:type="dxa"/>
          </w:tcPr>
          <w:p w14:paraId="22A72EDF" w14:textId="77777777" w:rsidR="008F54E3" w:rsidRDefault="008C6F2C">
            <w:r>
              <w:rPr>
                <w:b/>
              </w:rPr>
              <w:t>Detail</w:t>
            </w:r>
          </w:p>
        </w:tc>
      </w:tr>
      <w:tr w:rsidR="008F54E3" w14:paraId="0E591DE1" w14:textId="77777777">
        <w:trPr>
          <w:cantSplit/>
        </w:trPr>
        <w:tc>
          <w:tcPr>
            <w:tcW w:w="4320" w:type="dxa"/>
          </w:tcPr>
          <w:p w14:paraId="4AEBEA49" w14:textId="77777777" w:rsidR="008F54E3" w:rsidRDefault="008C6F2C">
            <w:r>
              <w:t>Module</w:t>
            </w:r>
          </w:p>
        </w:tc>
        <w:tc>
          <w:tcPr>
            <w:tcW w:w="4320" w:type="dxa"/>
          </w:tcPr>
          <w:p w14:paraId="5787C338" w14:textId="77777777" w:rsidR="008F54E3" w:rsidRDefault="008C6F2C">
            <w:r>
              <w:t>BEMM117DA Strategic Business Proposal — Assessment 2</w:t>
            </w:r>
          </w:p>
        </w:tc>
      </w:tr>
      <w:tr w:rsidR="008F54E3" w14:paraId="5EC8B50A" w14:textId="77777777">
        <w:trPr>
          <w:cantSplit/>
        </w:trPr>
        <w:tc>
          <w:tcPr>
            <w:tcW w:w="4320" w:type="dxa"/>
          </w:tcPr>
          <w:p w14:paraId="0BDBEEBF" w14:textId="77777777" w:rsidR="008F54E3" w:rsidRDefault="008C6F2C">
            <w:r>
              <w:t>End-point assessment</w:t>
            </w:r>
          </w:p>
        </w:tc>
        <w:tc>
          <w:tcPr>
            <w:tcW w:w="4320" w:type="dxa"/>
          </w:tcPr>
          <w:p w14:paraId="0F62DD19" w14:textId="77777777" w:rsidR="008F54E3" w:rsidRDefault="008C6F2C">
            <w:r>
              <w:t>CMI Assessment Method 1 — L7 Senior Leader (ST0480 v1.2)</w:t>
            </w:r>
          </w:p>
        </w:tc>
      </w:tr>
      <w:tr w:rsidR="008F54E3" w14:paraId="2E8E5BC1" w14:textId="77777777">
        <w:trPr>
          <w:cantSplit/>
        </w:trPr>
        <w:tc>
          <w:tcPr>
            <w:tcW w:w="4320" w:type="dxa"/>
          </w:tcPr>
          <w:p w14:paraId="54D619DF" w14:textId="77777777" w:rsidR="008F54E3" w:rsidRDefault="008C6F2C">
            <w:r>
              <w:t>Apprentice</w:t>
            </w:r>
          </w:p>
        </w:tc>
        <w:tc>
          <w:tcPr>
            <w:tcW w:w="4320" w:type="dxa"/>
          </w:tcPr>
          <w:p w14:paraId="34AB66AA" w14:textId="77777777" w:rsidR="008F54E3" w:rsidRDefault="008C6F2C">
            <w:commentRangeStart w:id="0"/>
            <w:r>
              <w:t xml:space="preserve">[NAME]</w:t>
            </w:r>
            <w:commentRangeEnd w:id="0"/>
            <w:r>
              <w:rPr>
                <w:rStyle w:val="CommentReference"/>
              </w:rPr>
              <w:commentReference w:id="0"/>
            </w:r>
          </w:p>
        </w:tc>
      </w:tr>
      <w:tr w:rsidR="008F54E3" w14:paraId="170F3BC7" w14:textId="77777777">
        <w:trPr>
          <w:cantSplit/>
        </w:trPr>
        <w:tc>
          <w:tcPr>
            <w:tcW w:w="4320" w:type="dxa"/>
          </w:tcPr>
          <w:p w14:paraId="2662C658" w14:textId="77777777" w:rsidR="008F54E3" w:rsidRDefault="008C6F2C">
            <w:r>
              <w:t>Organisation</w:t>
            </w:r>
          </w:p>
        </w:tc>
        <w:tc>
          <w:tcPr>
            <w:tcW w:w="4320" w:type="dxa"/>
          </w:tcPr>
          <w:p w14:paraId="365FDF88" w14:textId="77777777" w:rsidR="008F54E3" w:rsidRDefault="008C6F2C">
            <w:r>
              <w:t>Procon 24/7 Ltd</w:t>
            </w:r>
          </w:p>
        </w:tc>
      </w:tr>
      <w:tr w:rsidR="008F54E3" w14:paraId="07315425" w14:textId="77777777">
        <w:trPr>
          <w:cantSplit/>
        </w:trPr>
        <w:tc>
          <w:tcPr>
            <w:tcW w:w="4320" w:type="dxa"/>
          </w:tcPr>
          <w:p w14:paraId="3E74ECD4" w14:textId="77777777" w:rsidR="008F54E3" w:rsidRDefault="008C6F2C">
            <w:r>
              <w:t>Role</w:t>
            </w:r>
          </w:p>
        </w:tc>
        <w:tc>
          <w:tcPr>
            <w:tcW w:w="4320" w:type="dxa"/>
          </w:tcPr>
          <w:p w14:paraId="26AE48F3" w14:textId="77777777" w:rsidR="008F54E3" w:rsidRDefault="008C6F2C">
            <w:r>
              <w:t>Business Manager (P&amp;L accountability)</w:t>
            </w:r>
          </w:p>
        </w:tc>
      </w:tr>
      <w:tr w:rsidR="008F54E3" w14:paraId="7BF1874C" w14:textId="77777777">
        <w:trPr>
          <w:cantSplit/>
        </w:trPr>
        <w:tc>
          <w:tcPr>
            <w:tcW w:w="4320" w:type="dxa"/>
          </w:tcPr>
          <w:p w14:paraId="0A75B5F5" w14:textId="77777777" w:rsidR="008F54E3" w:rsidRDefault="008C6F2C">
            <w:r>
              <w:t>Submission</w:t>
            </w:r>
          </w:p>
        </w:tc>
        <w:tc>
          <w:tcPr>
            <w:tcW w:w="4320" w:type="dxa"/>
          </w:tcPr>
          <w:p w14:paraId="60D2396A" w14:textId="77777777" w:rsidR="008F54E3" w:rsidRDefault="008C6F2C">
            <w:r>
              <w:t>9 November 2026</w:t>
            </w:r>
          </w:p>
        </w:tc>
      </w:tr>
      <w:tr w:rsidR="008F54E3" w14:paraId="4127A5B2" w14:textId="77777777">
        <w:trPr>
          <w:cantSplit/>
        </w:trPr>
        <w:tc>
          <w:tcPr>
            <w:tcW w:w="4320" w:type="dxa"/>
          </w:tcPr>
          <w:p w14:paraId="7BE06F1C" w14:textId="77777777" w:rsidR="008F54E3" w:rsidRDefault="008C6F2C">
            <w:r>
              <w:t>Word count</w:t>
            </w:r>
          </w:p>
        </w:tc>
        <w:tc>
          <w:tcPr>
            <w:tcW w:w="4320" w:type="dxa"/>
          </w:tcPr>
          <w:p w14:paraId="6C1372CA" w14:textId="77777777" w:rsidR="008F54E3" w:rsidRDefault="008C6F2C">
            <w:r>
              <w:t>[WORD_COUNT] (excluding tables, figures, references and appendices)</w:t>
            </w:r>
          </w:p>
        </w:tc>
      </w:tr>
      <w:tr w:rsidR="008F54E3" w14:paraId="18AFE8A8" w14:textId="77777777">
        <w:trPr>
          <w:cantSplit/>
        </w:trPr>
        <w:tc>
          <w:tcPr>
            <w:tcW w:w="4320" w:type="dxa"/>
          </w:tcPr>
          <w:p w14:paraId="290C7050" w14:textId="77777777" w:rsidR="008F54E3" w:rsidRDefault="008C6F2C">
            <w:r>
              <w:t>KSB mapping</w:t>
            </w:r>
          </w:p>
        </w:tc>
        <w:tc>
          <w:tcPr>
            <w:tcW w:w="4320" w:type="dxa"/>
          </w:tcPr>
          <w:p w14:paraId="5D3D6DF3" w14:textId="77777777" w:rsidR="008F54E3" w:rsidRDefault="008C6F2C">
            <w:r>
              <w:t>Appendix 16 (all fifteen KSBs, by section)</w:t>
            </w:r>
          </w:p>
        </w:tc>
      </w:tr>
      <w:tr w:rsidR="008F54E3" w14:paraId="59FE3C69" w14:textId="77777777">
        <w:trPr>
          <w:cantSplit/>
        </w:trPr>
        <w:tc>
          <w:tcPr>
            <w:tcW w:w="4320" w:type="dxa"/>
          </w:tcPr>
          <w:p w14:paraId="2F7D45A8" w14:textId="77777777" w:rsidR="008F54E3" w:rsidRDefault="008C6F2C">
            <w:r>
              <w:t>Employer verification</w:t>
            </w:r>
          </w:p>
        </w:tc>
        <w:tc>
          <w:tcPr>
            <w:tcW w:w="4320" w:type="dxa"/>
          </w:tcPr>
          <w:p w14:paraId="73E60296" w14:textId="77777777" w:rsidR="008F54E3" w:rsidRDefault="008C6F2C">
            <w:r>
              <w:t>Appendix 17</w:t>
            </w:r>
          </w:p>
        </w:tc>
      </w:tr>
    </w:tbl>
    <w:p w14:paraId="0960752B" w14:textId="77777777" w:rsidR="008F54E3" w:rsidRDefault="008C6F2C">
      <w:pPr>
        <w:pStyle w:val="TableCaption"/>
        <w:keepNext/>
        <w:spacing w:before="240"/>
      </w:pPr>
      <w:r>
        <w:t>Contents</w:t>
      </w:r>
    </w:p>
    <w:p w14:paraId="5EA32F73" w14:textId="63F392E6" w:rsidR="00D905C1" w:rsidRDefault="008C6F2C">
      <w:pPr>
        <w:pStyle w:val="TOC1"/>
        <w:tabs>
          <w:tab w:val="right" w:leader="dot" w:pos="8630"/>
        </w:tabs>
        <w:rPr>
          <w:noProof/>
          <w:kern w:val="2"/>
          <w:sz w:val="24"/>
          <w:szCs w:val="24"/>
          <w:lang w:val="en-GB" w:eastAsia="en-GB"/>
          <w14:ligatures w14:val="standardContextual"/>
        </w:rPr>
      </w:pPr>
      <w:r>
        <w:fldChar w:fldCharType="begin"/>
        <w:instrText xml:space="preserve"> TOC \o "1-3" \h \z \u </w:instrText>
        <w:fldChar w:fldCharType="separate"/>
      </w:r>
      <w:hyperlink w:anchor="_Toc242131763" w:history="1">
        <w:r>
          <w:rPr>
            <w:rStyle w:val="Hyperlink"/>
            <w:noProof/>
          </w:rPr>
          <w:t>1. Executive Summary</w:t>
        </w:r>
        <w:r>
          <w:rPr>
            <w:noProof/>
            <w:webHidden/>
          </w:rPr>
          <w:tab/>
          <w:fldChar w:fldCharType="begin"/>
          <w:instrText xml:space="preserve"> PAGEREF _Toc242131763 \h </w:instrText>
          <w:fldChar w:fldCharType="separate"/>
          <w:t>3</w:t>
          <w:fldChar w:fldCharType="end"/>
        </w:r>
      </w:hyperlink>
    </w:p>
    <w:p w14:paraId="3560259F" w14:textId="3FCC7BA9" w:rsidR="00D905C1" w:rsidRDefault="00D905C1">
      <w:pPr>
        <w:pStyle w:val="TOC1"/>
        <w:tabs>
          <w:tab w:val="right" w:leader="dot" w:pos="8630"/>
        </w:tabs>
        <w:rPr>
          <w:noProof/>
          <w:kern w:val="2"/>
          <w:sz w:val="24"/>
          <w:szCs w:val="24"/>
          <w:lang w:val="en-GB" w:eastAsia="en-GB"/>
          <w14:ligatures w14:val="standardContextual"/>
        </w:rPr>
      </w:pPr>
      <w:hyperlink w:anchor="_Toc242131764" w:history="1">
        <w:r>
          <w:rPr>
            <w:rStyle w:val="Hyperlink"/>
            <w:noProof/>
          </w:rPr>
          <w:t>2. Introduction and Statement of the Problem</w:t>
        </w:r>
        <w:r>
          <w:rPr>
            <w:noProof/>
            <w:webHidden/>
          </w:rPr>
          <w:tab/>
          <w:fldChar w:fldCharType="begin"/>
          <w:instrText xml:space="preserve"> PAGEREF _Toc242131764 \h </w:instrText>
          <w:fldChar w:fldCharType="separate"/>
          <w:t>4</w:t>
          <w:fldChar w:fldCharType="end"/>
        </w:r>
      </w:hyperlink>
    </w:p>
    <w:p w14:paraId="44900C3E" w14:textId="760C1AD2" w:rsidR="00D905C1" w:rsidRDefault="00D905C1">
      <w:pPr>
        <w:pStyle w:val="TOC1"/>
        <w:tabs>
          <w:tab w:val="right" w:leader="dot" w:pos="8630"/>
        </w:tabs>
        <w:rPr>
          <w:noProof/>
          <w:kern w:val="2"/>
          <w:sz w:val="24"/>
          <w:szCs w:val="24"/>
          <w:lang w:val="en-GB" w:eastAsia="en-GB"/>
          <w14:ligatures w14:val="standardContextual"/>
        </w:rPr>
      </w:pPr>
      <w:hyperlink w:anchor="_Toc242131765" w:history="1">
        <w:r>
          <w:rPr>
            <w:rStyle w:val="Hyperlink"/>
            <w:noProof/>
          </w:rPr>
          <w:t>3. Discussion of the Proposal and Problem</w:t>
        </w:r>
        <w:r>
          <w:rPr>
            <w:noProof/>
            <w:webHidden/>
          </w:rPr>
          <w:tab/>
          <w:fldChar w:fldCharType="begin"/>
          <w:instrText xml:space="preserve"> PAGEREF _Toc242131765 \h </w:instrText>
          <w:fldChar w:fldCharType="separate"/>
          <w:t>6</w:t>
          <w:fldChar w:fldCharType="end"/>
        </w:r>
      </w:hyperlink>
    </w:p>
    <w:p w14:paraId="65328B4D" w14:textId="15A1F9F0" w:rsidR="00D905C1" w:rsidRDefault="00D905C1">
      <w:pPr>
        <w:pStyle w:val="TOC2"/>
        <w:tabs>
          <w:tab w:val="right" w:leader="dot" w:pos="8630"/>
        </w:tabs>
        <w:rPr>
          <w:noProof/>
          <w:kern w:val="2"/>
          <w:sz w:val="24"/>
          <w:szCs w:val="24"/>
          <w:lang w:val="en-GB" w:eastAsia="en-GB"/>
          <w14:ligatures w14:val="standardContextual"/>
        </w:rPr>
      </w:pPr>
      <w:hyperlink w:anchor="_Toc242131766" w:history="1">
        <w:r>
          <w:rPr>
            <w:rStyle w:val="Hyperlink"/>
            <w:noProof/>
          </w:rPr>
          <w:t>3.1 External drivers</w:t>
        </w:r>
        <w:r>
          <w:rPr>
            <w:noProof/>
            <w:webHidden/>
          </w:rPr>
          <w:tab/>
          <w:fldChar w:fldCharType="begin"/>
          <w:instrText xml:space="preserve"> PAGEREF _Toc242131766 \h </w:instrText>
          <w:fldChar w:fldCharType="separate"/>
          <w:t>6</w:t>
          <w:fldChar w:fldCharType="end"/>
        </w:r>
      </w:hyperlink>
    </w:p>
    <w:p w14:paraId="5F16EE93" w14:textId="10280ADE" w:rsidR="00D905C1" w:rsidRDefault="00D905C1">
      <w:pPr>
        <w:pStyle w:val="TOC2"/>
        <w:tabs>
          <w:tab w:val="right" w:leader="dot" w:pos="8630"/>
        </w:tabs>
        <w:rPr>
          <w:noProof/>
          <w:kern w:val="2"/>
          <w:sz w:val="24"/>
          <w:szCs w:val="24"/>
          <w:lang w:val="en-GB" w:eastAsia="en-GB"/>
          <w14:ligatures w14:val="standardContextual"/>
        </w:rPr>
      </w:pPr>
      <w:hyperlink w:anchor="_Toc242131767" w:history="1">
        <w:r>
          <w:rPr>
            <w:rStyle w:val="Hyperlink"/>
            <w:noProof/>
          </w:rPr>
          <w:t>3.2 The internal cause</w:t>
        </w:r>
        <w:r>
          <w:rPr>
            <w:noProof/>
            <w:webHidden/>
          </w:rPr>
          <w:tab/>
          <w:fldChar w:fldCharType="begin"/>
          <w:instrText xml:space="preserve"> PAGEREF _Toc242131767 \h </w:instrText>
          <w:fldChar w:fldCharType="separate"/>
          <w:t>7</w:t>
          <w:fldChar w:fldCharType="end"/>
        </w:r>
      </w:hyperlink>
    </w:p>
    <w:p w14:paraId="0DCB62EF" w14:textId="04F8E8B0" w:rsidR="00D905C1" w:rsidRDefault="00D905C1">
      <w:pPr>
        <w:pStyle w:val="TOC2"/>
        <w:tabs>
          <w:tab w:val="right" w:leader="dot" w:pos="8630"/>
        </w:tabs>
        <w:rPr>
          <w:noProof/>
          <w:kern w:val="2"/>
          <w:sz w:val="24"/>
          <w:szCs w:val="24"/>
          <w:lang w:val="en-GB" w:eastAsia="en-GB"/>
          <w14:ligatures w14:val="standardContextual"/>
        </w:rPr>
      </w:pPr>
      <w:hyperlink w:anchor="_Toc242131768" w:history="1">
        <w:r>
          <w:rPr>
            <w:rStyle w:val="Hyperlink"/>
            <w:noProof/>
          </w:rPr>
          <w:t>3.3 Symptoms and quantified consequences</w:t>
        </w:r>
        <w:r>
          <w:rPr>
            <w:noProof/>
            <w:webHidden/>
          </w:rPr>
          <w:tab/>
          <w:fldChar w:fldCharType="begin"/>
          <w:instrText xml:space="preserve"> PAGEREF _Toc242131768 \h </w:instrText>
          <w:fldChar w:fldCharType="separate"/>
          <w:t>7</w:t>
          <w:fldChar w:fldCharType="end"/>
        </w:r>
      </w:hyperlink>
    </w:p>
    <w:p w14:paraId="4E9F2305" w14:textId="08BCB8D6" w:rsidR="00D905C1" w:rsidRDefault="00D905C1">
      <w:pPr>
        <w:pStyle w:val="TOC2"/>
        <w:tabs>
          <w:tab w:val="right" w:leader="dot" w:pos="8630"/>
        </w:tabs>
        <w:rPr>
          <w:noProof/>
          <w:kern w:val="2"/>
          <w:sz w:val="24"/>
          <w:szCs w:val="24"/>
          <w:lang w:val="en-GB" w:eastAsia="en-GB"/>
          <w14:ligatures w14:val="standardContextual"/>
        </w:rPr>
      </w:pPr>
      <w:hyperlink w:anchor="_Toc242131769" w:history="1">
        <w:r>
          <w:rPr>
            <w:rStyle w:val="Hyperlink"/>
            <w:noProof/>
          </w:rPr>
          <w:t>3.4 Brand and reputation: a critical evaluation</w:t>
        </w:r>
        <w:r>
          <w:rPr>
            <w:noProof/>
            <w:webHidden/>
          </w:rPr>
          <w:tab/>
          <w:fldChar w:fldCharType="begin"/>
          <w:instrText xml:space="preserve"> PAGEREF _Toc242131769 \h </w:instrText>
          <w:fldChar w:fldCharType="separate"/>
          <w:t>7</w:t>
          <w:fldChar w:fldCharType="end"/>
        </w:r>
      </w:hyperlink>
    </w:p>
    <w:p w14:paraId="4A0F597F" w14:textId="19DFE4E5" w:rsidR="00D905C1" w:rsidRDefault="00D905C1">
      <w:pPr>
        <w:pStyle w:val="TOC2"/>
        <w:tabs>
          <w:tab w:val="right" w:leader="dot" w:pos="8630"/>
        </w:tabs>
        <w:rPr>
          <w:noProof/>
          <w:kern w:val="2"/>
          <w:sz w:val="24"/>
          <w:szCs w:val="24"/>
          <w:lang w:val="en-GB" w:eastAsia="en-GB"/>
          <w14:ligatures w14:val="standardContextual"/>
        </w:rPr>
      </w:pPr>
      <w:hyperlink w:anchor="_Toc242131770" w:history="1">
        <w:r>
          <w:rPr>
            <w:rStyle w:val="Hyperlink"/>
            <w:noProof/>
          </w:rPr>
          <w:t>3.5 Resistance and conflicting views</w:t>
        </w:r>
        <w:r>
          <w:rPr>
            <w:noProof/>
            <w:webHidden/>
          </w:rPr>
          <w:tab/>
          <w:fldChar w:fldCharType="begin"/>
          <w:instrText xml:space="preserve"> PAGEREF _Toc242131770 \h </w:instrText>
          <w:fldChar w:fldCharType="separate"/>
          <w:t>8</w:t>
          <w:fldChar w:fldCharType="end"/>
        </w:r>
      </w:hyperlink>
    </w:p>
    <w:p w14:paraId="49E93F71" w14:textId="2F9A56A7" w:rsidR="00D905C1" w:rsidRDefault="00D905C1">
      <w:pPr>
        <w:pStyle w:val="TOC1"/>
        <w:tabs>
          <w:tab w:val="right" w:leader="dot" w:pos="8630"/>
        </w:tabs>
        <w:rPr>
          <w:noProof/>
          <w:kern w:val="2"/>
          <w:sz w:val="24"/>
          <w:szCs w:val="24"/>
          <w:lang w:val="en-GB" w:eastAsia="en-GB"/>
          <w14:ligatures w14:val="standardContextual"/>
        </w:rPr>
      </w:pPr>
      <w:hyperlink w:anchor="_Toc242131771" w:history="1">
        <w:r>
          <w:rPr>
            <w:rStyle w:val="Hyperlink"/>
            <w:noProof/>
          </w:rPr>
          <w:t>4. Methodology, Results and Options Analysis</w:t>
        </w:r>
        <w:r>
          <w:rPr>
            <w:noProof/>
            <w:webHidden/>
          </w:rPr>
          <w:tab/>
          <w:fldChar w:fldCharType="begin"/>
          <w:instrText xml:space="preserve"> PAGEREF _Toc242131771 \h </w:instrText>
          <w:fldChar w:fldCharType="separate"/>
          <w:t>9</w:t>
          <w:fldChar w:fldCharType="end"/>
        </w:r>
      </w:hyperlink>
    </w:p>
    <w:p w14:paraId="1433B7E2" w14:textId="13526CF4" w:rsidR="00D905C1" w:rsidRDefault="00D905C1">
      <w:pPr>
        <w:pStyle w:val="TOC2"/>
        <w:tabs>
          <w:tab w:val="right" w:leader="dot" w:pos="8630"/>
        </w:tabs>
        <w:rPr>
          <w:noProof/>
          <w:kern w:val="2"/>
          <w:sz w:val="24"/>
          <w:szCs w:val="24"/>
          <w:lang w:val="en-GB" w:eastAsia="en-GB"/>
          <w14:ligatures w14:val="standardContextual"/>
        </w:rPr>
      </w:pPr>
      <w:hyperlink w:anchor="_Toc242131772" w:history="1">
        <w:r>
          <w:rPr>
            <w:rStyle w:val="Hyperlink"/>
            <w:noProof/>
          </w:rPr>
          <w:t>4.1 Research design and its justification</w:t>
        </w:r>
        <w:r>
          <w:rPr>
            <w:noProof/>
            <w:webHidden/>
          </w:rPr>
          <w:tab/>
          <w:fldChar w:fldCharType="begin"/>
          <w:instrText xml:space="preserve"> PAGEREF _Toc242131772 \h </w:instrText>
          <w:fldChar w:fldCharType="separate"/>
          <w:t>9</w:t>
          <w:fldChar w:fldCharType="end"/>
        </w:r>
      </w:hyperlink>
    </w:p>
    <w:p w14:paraId="1F2206CF" w14:textId="65C6CD77" w:rsidR="00D905C1" w:rsidRDefault="00D905C1">
      <w:pPr>
        <w:pStyle w:val="TOC2"/>
        <w:tabs>
          <w:tab w:val="right" w:leader="dot" w:pos="8630"/>
        </w:tabs>
        <w:rPr>
          <w:noProof/>
          <w:kern w:val="2"/>
          <w:sz w:val="24"/>
          <w:szCs w:val="24"/>
          <w:lang w:val="en-GB" w:eastAsia="en-GB"/>
          <w14:ligatures w14:val="standardContextual"/>
        </w:rPr>
      </w:pPr>
      <w:hyperlink w:anchor="_Toc242131773" w:history="1">
        <w:r>
          <w:rPr>
            <w:rStyle w:val="Hyperlink"/>
            <w:noProof/>
          </w:rPr>
          <w:t>4.2 Positionality, ethics and limitations</w:t>
        </w:r>
        <w:r>
          <w:rPr>
            <w:noProof/>
            <w:webHidden/>
          </w:rPr>
          <w:tab/>
          <w:fldChar w:fldCharType="begin"/>
          <w:instrText xml:space="preserve"> PAGEREF _Toc242131773 \h </w:instrText>
          <w:fldChar w:fldCharType="separate"/>
          <w:t>10</w:t>
          <w:fldChar w:fldCharType="end"/>
        </w:r>
      </w:hyperlink>
    </w:p>
    <w:p w14:paraId="776C0564" w14:textId="26FAB10E" w:rsidR="00D905C1" w:rsidRDefault="00D905C1">
      <w:pPr>
        <w:pStyle w:val="TOC2"/>
        <w:tabs>
          <w:tab w:val="right" w:leader="dot" w:pos="8630"/>
        </w:tabs>
        <w:rPr>
          <w:noProof/>
          <w:kern w:val="2"/>
          <w:sz w:val="24"/>
          <w:szCs w:val="24"/>
          <w:lang w:val="en-GB" w:eastAsia="en-GB"/>
          <w14:ligatures w14:val="standardContextual"/>
        </w:rPr>
      </w:pPr>
      <w:hyperlink w:anchor="_Toc242131774" w:history="1">
        <w:r>
          <w:rPr>
            <w:rStyle w:val="Hyperlink"/>
            <w:noProof/>
          </w:rPr>
          <w:t>4.3 Findings</w:t>
        </w:r>
        <w:r>
          <w:rPr>
            <w:noProof/>
            <w:webHidden/>
          </w:rPr>
          <w:tab/>
          <w:fldChar w:fldCharType="begin"/>
          <w:instrText xml:space="preserve"> PAGEREF _Toc242131774 \h </w:instrText>
          <w:fldChar w:fldCharType="separate"/>
          <w:t>11</w:t>
          <w:fldChar w:fldCharType="end"/>
        </w:r>
      </w:hyperlink>
    </w:p>
    <w:p w14:paraId="0617D780" w14:textId="62C4DE88" w:rsidR="00D905C1" w:rsidRDefault="00D905C1">
      <w:pPr>
        <w:pStyle w:val="TOC2"/>
        <w:tabs>
          <w:tab w:val="right" w:leader="dot" w:pos="8630"/>
        </w:tabs>
        <w:rPr>
          <w:noProof/>
          <w:kern w:val="2"/>
          <w:sz w:val="24"/>
          <w:szCs w:val="24"/>
          <w:lang w:val="en-GB" w:eastAsia="en-GB"/>
          <w14:ligatures w14:val="standardContextual"/>
        </w:rPr>
      </w:pPr>
      <w:hyperlink w:anchor="_Toc242131775" w:history="1">
        <w:r>
          <w:rPr>
            <w:rStyle w:val="Hyperlink"/>
            <w:noProof/>
          </w:rPr>
          <w:t>4.4 Options analysis</w:t>
        </w:r>
        <w:r>
          <w:rPr>
            <w:noProof/>
            <w:webHidden/>
          </w:rPr>
          <w:tab/>
          <w:fldChar w:fldCharType="begin"/>
          <w:instrText xml:space="preserve"> PAGEREF _Toc242131775 \h </w:instrText>
          <w:fldChar w:fldCharType="separate"/>
          <w:t>12</w:t>
          <w:fldChar w:fldCharType="end"/>
        </w:r>
      </w:hyperlink>
    </w:p>
    <w:p w14:paraId="5BB2FAE0" w14:textId="6D73E7C3" w:rsidR="00D905C1" w:rsidRDefault="00D905C1">
      <w:pPr>
        <w:pStyle w:val="TOC1"/>
        <w:tabs>
          <w:tab w:val="right" w:leader="dot" w:pos="8630"/>
        </w:tabs>
        <w:rPr>
          <w:noProof/>
          <w:kern w:val="2"/>
          <w:sz w:val="24"/>
          <w:szCs w:val="24"/>
          <w:lang w:val="en-GB" w:eastAsia="en-GB"/>
          <w14:ligatures w14:val="standardContextual"/>
        </w:rPr>
      </w:pPr>
      <w:hyperlink w:anchor="_Toc242131776" w:history="1">
        <w:r>
          <w:rPr>
            <w:rStyle w:val="Hyperlink"/>
            <w:noProof/>
          </w:rPr>
          <w:t>5. Recommendations and Implementation Plan</w:t>
        </w:r>
        <w:r>
          <w:rPr>
            <w:noProof/>
            <w:webHidden/>
          </w:rPr>
          <w:tab/>
          <w:fldChar w:fldCharType="begin"/>
          <w:instrText xml:space="preserve"> PAGEREF _Toc242131776 \h </w:instrText>
          <w:fldChar w:fldCharType="separate"/>
          <w:t>16</w:t>
          <w:fldChar w:fldCharType="end"/>
        </w:r>
      </w:hyperlink>
    </w:p>
    <w:p w14:paraId="7C4F581C" w14:textId="13EE7F38" w:rsidR="00D905C1" w:rsidRDefault="00D905C1">
      <w:pPr>
        <w:pStyle w:val="TOC2"/>
        <w:tabs>
          <w:tab w:val="right" w:leader="dot" w:pos="8630"/>
        </w:tabs>
        <w:rPr>
          <w:noProof/>
          <w:kern w:val="2"/>
          <w:sz w:val="24"/>
          <w:szCs w:val="24"/>
          <w:lang w:val="en-GB" w:eastAsia="en-GB"/>
          <w14:ligatures w14:val="standardContextual"/>
        </w:rPr>
      </w:pPr>
      <w:hyperlink w:anchor="_Toc242131777" w:history="1">
        <w:r>
          <w:rPr>
            <w:rStyle w:val="Hyperlink"/>
            <w:noProof/>
          </w:rPr>
          <w:t>5.1 Recommendation</w:t>
        </w:r>
        <w:r>
          <w:rPr>
            <w:noProof/>
            <w:webHidden/>
          </w:rPr>
          <w:tab/>
          <w:fldChar w:fldCharType="begin"/>
          <w:instrText xml:space="preserve"> PAGEREF _Toc242131777 \h </w:instrText>
          <w:fldChar w:fldCharType="separate"/>
          <w:t>16</w:t>
          <w:fldChar w:fldCharType="end"/>
        </w:r>
      </w:hyperlink>
    </w:p>
    <w:p w14:paraId="0AF42A3A" w14:textId="0DD44102" w:rsidR="00D905C1" w:rsidRDefault="00D905C1">
      <w:pPr>
        <w:pStyle w:val="TOC2"/>
        <w:tabs>
          <w:tab w:val="right" w:leader="dot" w:pos="8630"/>
        </w:tabs>
        <w:rPr>
          <w:noProof/>
          <w:kern w:val="2"/>
          <w:sz w:val="24"/>
          <w:szCs w:val="24"/>
          <w:lang w:val="en-GB" w:eastAsia="en-GB"/>
          <w14:ligatures w14:val="standardContextual"/>
        </w:rPr>
      </w:pPr>
      <w:hyperlink w:anchor="_Toc242131778" w:history="1">
        <w:r>
          <w:rPr>
            <w:rStyle w:val="Hyperlink"/>
            <w:noProof/>
          </w:rPr>
          <w:t>5.2 Funding strategy: a critical evaluation</w:t>
        </w:r>
        <w:r>
          <w:rPr>
            <w:noProof/>
            <w:webHidden/>
          </w:rPr>
          <w:tab/>
          <w:fldChar w:fldCharType="begin"/>
          <w:instrText xml:space="preserve"> </w:instrText>
          <w:lastRenderedPageBreak/>
          <w:instrText xml:space="preserve">PAGEREF _Toc242131778 \h </w:instrText>
          <w:fldChar w:fldCharType="separate"/>
          <w:t>16</w:t>
          <w:fldChar w:fldCharType="end"/>
        </w:r>
      </w:hyperlink>
    </w:p>
    <w:p w14:paraId="5404B6E1" w14:textId="6C7739CB" w:rsidR="00D905C1" w:rsidRDefault="00D905C1">
      <w:pPr>
        <w:pStyle w:val="TOC2"/>
        <w:tabs>
          <w:tab w:val="right" w:leader="dot" w:pos="8630"/>
        </w:tabs>
        <w:rPr>
          <w:noProof/>
          <w:kern w:val="2"/>
          <w:sz w:val="24"/>
          <w:szCs w:val="24"/>
          <w:lang w:val="en-GB" w:eastAsia="en-GB"/>
          <w14:ligatures w14:val="standardContextual"/>
        </w:rPr>
      </w:pPr>
      <w:hyperlink w:anchor="_Toc242131779" w:history="1">
        <w:r>
          <w:rPr>
            <w:rStyle w:val="Hyperlink"/>
            <w:noProof/>
          </w:rPr>
          <w:t>5.3 Governance, procurement and legal requirements</w:t>
        </w:r>
        <w:r>
          <w:rPr>
            <w:noProof/>
            <w:webHidden/>
          </w:rPr>
          <w:tab/>
          <w:fldChar w:fldCharType="begin"/>
          <w:instrText xml:space="preserve"> PAGEREF _Toc242131779 \h </w:instrText>
          <w:fldChar w:fldCharType="separate"/>
          <w:t>18</w:t>
          <w:fldChar w:fldCharType="end"/>
        </w:r>
      </w:hyperlink>
    </w:p>
    <w:p w14:paraId="53E8BE56" w14:textId="1D037012" w:rsidR="00D905C1" w:rsidRDefault="00D905C1">
      <w:pPr>
        <w:pStyle w:val="TOC2"/>
        <w:tabs>
          <w:tab w:val="right" w:leader="dot" w:pos="8630"/>
        </w:tabs>
        <w:rPr>
          <w:noProof/>
          <w:kern w:val="2"/>
          <w:sz w:val="24"/>
          <w:szCs w:val="24"/>
          <w:lang w:val="en-GB" w:eastAsia="en-GB"/>
          <w14:ligatures w14:val="standardContextual"/>
        </w:rPr>
      </w:pPr>
      <w:hyperlink w:anchor="_Toc242131780" w:history="1">
        <w:r>
          <w:rPr>
            <w:rStyle w:val="Hyperlink"/>
            <w:noProof/>
          </w:rPr>
          <w:t>5.4 Budget and resources</w:t>
        </w:r>
        <w:r>
          <w:rPr>
            <w:noProof/>
            <w:webHidden/>
          </w:rPr>
          <w:tab/>
          <w:fldChar w:fldCharType="begin"/>
          <w:instrText xml:space="preserve"> PAGEREF _Toc242131780 \h </w:instrText>
          <w:fldChar w:fldCharType="separate"/>
          <w:t>18</w:t>
          <w:fldChar w:fldCharType="end"/>
        </w:r>
      </w:hyperlink>
    </w:p>
    <w:p w14:paraId="22DAD8F6" w14:textId="1BC776A2" w:rsidR="00D905C1" w:rsidRDefault="00D905C1">
      <w:pPr>
        <w:pStyle w:val="TOC2"/>
        <w:tabs>
          <w:tab w:val="right" w:leader="dot" w:pos="8630"/>
        </w:tabs>
        <w:rPr>
          <w:noProof/>
          <w:kern w:val="2"/>
          <w:sz w:val="24"/>
          <w:szCs w:val="24"/>
          <w:lang w:val="en-GB" w:eastAsia="en-GB"/>
          <w14:ligatures w14:val="standardContextual"/>
        </w:rPr>
      </w:pPr>
      <w:hyperlink w:anchor="_Toc242131781" w:history="1">
        <w:r>
          <w:rPr>
            <w:rStyle w:val="Hyperlink"/>
            <w:noProof/>
          </w:rPr>
          <w:t>5.5 Stakeholder engagement and communication</w:t>
        </w:r>
        <w:r>
          <w:rPr>
            <w:noProof/>
            <w:webHidden/>
          </w:rPr>
          <w:tab/>
          <w:fldChar w:fldCharType="begin"/>
          <w:instrText xml:space="preserve"> PAGEREF _Toc242131781 \h </w:instrText>
          <w:fldChar w:fldCharType="separate"/>
          <w:t>19</w:t>
          <w:fldChar w:fldCharType="end"/>
        </w:r>
      </w:hyperlink>
    </w:p>
    <w:p w14:paraId="40C2288A" w14:textId="13F896AD" w:rsidR="00D905C1" w:rsidRDefault="00D905C1">
      <w:pPr>
        <w:pStyle w:val="TOC2"/>
        <w:tabs>
          <w:tab w:val="right" w:leader="dot" w:pos="8630"/>
        </w:tabs>
        <w:rPr>
          <w:noProof/>
          <w:kern w:val="2"/>
          <w:sz w:val="24"/>
          <w:szCs w:val="24"/>
          <w:lang w:val="en-GB" w:eastAsia="en-GB"/>
          <w14:ligatures w14:val="standardContextual"/>
        </w:rPr>
      </w:pPr>
      <w:hyperlink w:anchor="_Toc242131782" w:history="1">
        <w:r>
          <w:rPr>
            <w:rStyle w:val="Hyperlink"/>
            <w:noProof/>
          </w:rPr>
          <w:t>5.6 Negotiation and influence</w:t>
        </w:r>
        <w:r>
          <w:rPr>
            <w:noProof/>
            <w:webHidden/>
          </w:rPr>
          <w:tab/>
          <w:fldChar w:fldCharType="begin"/>
          <w:instrText xml:space="preserve"> PAGEREF _Toc242131782 \h </w:instrText>
          <w:fldChar w:fldCharType="separate"/>
          <w:t>19</w:t>
          <w:fldChar w:fldCharType="end"/>
        </w:r>
      </w:hyperlink>
    </w:p>
    <w:p w14:paraId="739A016F" w14:textId="55B5A654" w:rsidR="00D905C1" w:rsidRDefault="00D905C1">
      <w:pPr>
        <w:pStyle w:val="TOC2"/>
        <w:tabs>
          <w:tab w:val="right" w:leader="dot" w:pos="8630"/>
        </w:tabs>
        <w:rPr>
          <w:noProof/>
          <w:kern w:val="2"/>
          <w:sz w:val="24"/>
          <w:szCs w:val="24"/>
          <w:lang w:val="en-GB" w:eastAsia="en-GB"/>
          <w14:ligatures w14:val="standardContextual"/>
        </w:rPr>
      </w:pPr>
      <w:hyperlink w:anchor="_Toc242131783" w:history="1">
        <w:r>
          <w:rPr>
            <w:rStyle w:val="Hyperlink"/>
            <w:noProof/>
          </w:rPr>
          <w:t>5.7 Implementation, change and risk</w:t>
        </w:r>
        <w:r>
          <w:rPr>
            <w:noProof/>
            <w:webHidden/>
          </w:rPr>
          <w:tab/>
          <w:fldChar w:fldCharType="begin"/>
          <w:instrText xml:space="preserve"> PAGEREF _Toc242131783 \h </w:instrText>
          <w:fldChar w:fldCharType="separate"/>
          <w:t>20</w:t>
          <w:fldChar w:fldCharType="end"/>
        </w:r>
      </w:hyperlink>
    </w:p>
    <w:p w14:paraId="7635EE37" w14:textId="7C19CFBC" w:rsidR="00D905C1" w:rsidRDefault="00D905C1">
      <w:pPr>
        <w:pStyle w:val="TOC2"/>
        <w:tabs>
          <w:tab w:val="right" w:leader="dot" w:pos="8630"/>
        </w:tabs>
        <w:rPr>
          <w:noProof/>
          <w:kern w:val="2"/>
          <w:sz w:val="24"/>
          <w:szCs w:val="24"/>
          <w:lang w:val="en-GB" w:eastAsia="en-GB"/>
          <w14:ligatures w14:val="standardContextual"/>
        </w:rPr>
      </w:pPr>
      <w:hyperlink w:anchor="_Toc242131784" w:history="1">
        <w:r>
          <w:rPr>
            <w:rStyle w:val="Hyperlink"/>
            <w:noProof/>
          </w:rPr>
          <w:t>5.8 Progress to date</w:t>
        </w:r>
        <w:r>
          <w:rPr>
            <w:noProof/>
            <w:webHidden/>
          </w:rPr>
          <w:tab/>
          <w:fldChar w:fldCharType="begin"/>
          <w:instrText xml:space="preserve"> PAGEREF _Toc242131784 \h </w:instrText>
          <w:fldChar w:fldCharType="separate"/>
          <w:t>21</w:t>
          <w:fldChar w:fldCharType="end"/>
        </w:r>
      </w:hyperlink>
    </w:p>
    <w:p w14:paraId="0E00AD98" w14:textId="03E1ACC4" w:rsidR="00D905C1" w:rsidRDefault="00D905C1">
      <w:pPr>
        <w:pStyle w:val="TOC1"/>
        <w:tabs>
          <w:tab w:val="right" w:leader="dot" w:pos="8630"/>
        </w:tabs>
        <w:rPr>
          <w:noProof/>
          <w:kern w:val="2"/>
          <w:sz w:val="24"/>
          <w:szCs w:val="24"/>
          <w:lang w:val="en-GB" w:eastAsia="en-GB"/>
          <w14:ligatures w14:val="standardContextual"/>
        </w:rPr>
      </w:pPr>
      <w:hyperlink w:anchor="_Toc242131785" w:history="1">
        <w:r>
          <w:rPr>
            <w:rStyle w:val="Hyperlink"/>
            <w:noProof/>
          </w:rPr>
          <w:t>6. Conclusion</w:t>
        </w:r>
        <w:r>
          <w:rPr>
            <w:noProof/>
            <w:webHidden/>
          </w:rPr>
          <w:tab/>
          <w:fldChar w:fldCharType="begin"/>
          <w:instrText xml:space="preserve"> PAGEREF _Toc242131785 \h </w:instrText>
          <w:fldChar w:fldCharType="separate"/>
          <w:t>22</w:t>
          <w:fldChar w:fldCharType="end"/>
        </w:r>
      </w:hyperlink>
    </w:p>
    <w:p w14:paraId="4B104C34" w14:textId="35640E15" w:rsidR="00D905C1" w:rsidRDefault="00D905C1">
      <w:pPr>
        <w:pStyle w:val="TOC1"/>
        <w:tabs>
          <w:tab w:val="right" w:leader="dot" w:pos="8630"/>
        </w:tabs>
        <w:rPr>
          <w:noProof/>
          <w:kern w:val="2"/>
          <w:sz w:val="24"/>
          <w:szCs w:val="24"/>
          <w:lang w:val="en-GB" w:eastAsia="en-GB"/>
          <w14:ligatures w14:val="standardContextual"/>
        </w:rPr>
      </w:pPr>
      <w:hyperlink w:anchor="_Toc242131786" w:history="1">
        <w:r>
          <w:rPr>
            <w:rStyle w:val="Hyperlink"/>
            <w:noProof/>
          </w:rPr>
          <w:t>References</w:t>
        </w:r>
        <w:r>
          <w:rPr>
            <w:noProof/>
            <w:webHidden/>
          </w:rPr>
          <w:tab/>
          <w:fldChar w:fldCharType="begin"/>
          <w:instrText xml:space="preserve"> PAGEREF _Toc242131786 \h </w:instrText>
          <w:fldChar w:fldCharType="separate"/>
          <w:t>23</w:t>
          <w:fldChar w:fldCharType="end"/>
        </w:r>
      </w:hyperlink>
    </w:p>
    <w:p w14:paraId="4B483245" w14:textId="07F5F914" w:rsidR="00D905C1" w:rsidRDefault="00D905C1">
      <w:pPr>
        <w:pStyle w:val="TOC1"/>
        <w:tabs>
          <w:tab w:val="right" w:leader="dot" w:pos="8630"/>
        </w:tabs>
        <w:rPr>
          <w:noProof/>
          <w:kern w:val="2"/>
          <w:sz w:val="24"/>
          <w:szCs w:val="24"/>
          <w:lang w:val="en-GB" w:eastAsia="en-GB"/>
          <w14:ligatures w14:val="standardContextual"/>
        </w:rPr>
      </w:pPr>
      <w:hyperlink w:anchor="_Toc242131787" w:history="1">
        <w:r>
          <w:rPr>
            <w:rStyle w:val="Hyperlink"/>
            <w:noProof/>
          </w:rPr>
          <w:t>Appendices</w:t>
        </w:r>
        <w:r>
          <w:rPr>
            <w:noProof/>
            <w:webHidden/>
          </w:rPr>
          <w:tab/>
          <w:fldChar w:fldCharType="begin"/>
          <w:instrText xml:space="preserve"> PAGEREF _Toc242131787 \h </w:instrText>
          <w:fldChar w:fldCharType="separate"/>
          <w:t>28</w:t>
          <w:fldChar w:fldCharType="end"/>
        </w:r>
      </w:hyperlink>
    </w:p>
    <w:p w14:paraId="2BBD5091" w14:textId="61A0B3D4" w:rsidR="00D905C1" w:rsidRDefault="00D905C1">
      <w:pPr>
        <w:pStyle w:val="TOC2"/>
        <w:tabs>
          <w:tab w:val="right" w:leader="dot" w:pos="8630"/>
        </w:tabs>
        <w:rPr>
          <w:noProof/>
          <w:kern w:val="2"/>
          <w:sz w:val="24"/>
          <w:szCs w:val="24"/>
          <w:lang w:val="en-GB" w:eastAsia="en-GB"/>
          <w14:ligatures w14:val="standardContextual"/>
        </w:rPr>
      </w:pPr>
      <w:hyperlink w:anchor="_Toc242131788" w:history="1">
        <w:r>
          <w:rPr>
            <w:rStyle w:val="Hyperlink"/>
            <w:noProof/>
          </w:rPr>
          <w:t>Appendix 1. Stakeholder map and communication plan</w:t>
        </w:r>
        <w:r>
          <w:rPr>
            <w:noProof/>
            <w:webHidden/>
          </w:rPr>
          <w:tab/>
          <w:fldChar w:fldCharType="begin"/>
          <w:instrText xml:space="preserve"> PAGEREF _Toc242131788 \h </w:instrText>
          <w:fldChar w:fldCharType="separate"/>
          <w:t>29</w:t>
          <w:fldChar w:fldCharType="end"/>
        </w:r>
      </w:hyperlink>
    </w:p>
    <w:p w14:paraId="18C899CE" w14:textId="72448A11" w:rsidR="00D905C1" w:rsidRDefault="00D905C1">
      <w:pPr>
        <w:pStyle w:val="TOC2"/>
        <w:tabs>
          <w:tab w:val="right" w:leader="dot" w:pos="8630"/>
        </w:tabs>
        <w:rPr>
          <w:noProof/>
          <w:kern w:val="2"/>
          <w:sz w:val="24"/>
          <w:szCs w:val="24"/>
          <w:lang w:val="en-GB" w:eastAsia="en-GB"/>
          <w14:ligatures w14:val="standardContextual"/>
        </w:rPr>
      </w:pPr>
      <w:hyperlink w:anchor="_Toc242131789" w:history="1">
        <w:r>
          <w:rPr>
            <w:rStyle w:val="Hyperlink"/>
            <w:noProof/>
          </w:rPr>
          <w:t>Appendix 4. Competitor coverage map, PESTEL and SWOT</w:t>
        </w:r>
        <w:r>
          <w:rPr>
            <w:noProof/>
            <w:webHidden/>
          </w:rPr>
          <w:tab/>
          <w:fldChar w:fldCharType="begin"/>
          <w:instrText xml:space="preserve"> PAGEREF _Toc242131789 \h </w:instrText>
          <w:fldChar w:fldCharType="separate"/>
          <w:t>30</w:t>
          <w:fldChar w:fldCharType="end"/>
        </w:r>
      </w:hyperlink>
    </w:p>
    <w:p w14:paraId="62C1201E" w14:textId="05051EF5" w:rsidR="00D905C1" w:rsidRDefault="00D905C1">
      <w:pPr>
        <w:pStyle w:val="TOC2"/>
        <w:tabs>
          <w:tab w:val="right" w:leader="dot" w:pos="8630"/>
        </w:tabs>
        <w:rPr>
          <w:noProof/>
          <w:kern w:val="2"/>
          <w:sz w:val="24"/>
          <w:szCs w:val="24"/>
          <w:lang w:val="en-GB" w:eastAsia="en-GB"/>
          <w14:ligatures w14:val="standardContextual"/>
        </w:rPr>
      </w:pPr>
      <w:hyperlink w:anchor="_Toc242131790" w:history="1">
        <w:r>
          <w:rPr>
            <w:rStyle w:val="Hyperlink"/>
            <w:noProof/>
          </w:rPr>
          <w:t>Appendix 5. Depot cost model extract</w:t>
        </w:r>
        <w:r>
          <w:rPr>
            <w:noProof/>
            <w:webHidden/>
          </w:rPr>
          <w:tab/>
          <w:fldChar w:fldCharType="begin"/>
          <w:instrText xml:space="preserve"> PAGEREF _Toc242131790 \h </w:instrText>
          <w:fldChar w:fldCharType="separate"/>
          <w:t>33</w:t>
          <w:fldChar w:fldCharType="end"/>
        </w:r>
      </w:hyperlink>
    </w:p>
    <w:p w14:paraId="25FA0627" w14:textId="6AA8FF7C" w:rsidR="00D905C1" w:rsidRDefault="00D905C1">
      <w:pPr>
        <w:pStyle w:val="TOC2"/>
        <w:tabs>
          <w:tab w:val="right" w:leader="dot" w:pos="8630"/>
        </w:tabs>
        <w:rPr>
          <w:noProof/>
          <w:kern w:val="2"/>
          <w:sz w:val="24"/>
          <w:szCs w:val="24"/>
          <w:lang w:val="en-GB" w:eastAsia="en-GB"/>
          <w14:ligatures w14:val="standardContextual"/>
        </w:rPr>
      </w:pPr>
      <w:hyperlink w:anchor="_Toc242131791" w:history="1">
        <w:r>
          <w:rPr>
            <w:rStyle w:val="Hyperlink"/>
            <w:noProof/>
          </w:rPr>
          <w:t>Appendix 8. Break-even model</w:t>
        </w:r>
        <w:r>
          <w:rPr>
            <w:noProof/>
            <w:webHidden/>
          </w:rPr>
          <w:tab/>
          <w:fldChar w:fldCharType="begin"/>
          <w:instrText xml:space="preserve"> PAGEREF _Toc242131791 \h </w:instrText>
          <w:fldChar w:fldCharType="separate"/>
          <w:t>35</w:t>
          <w:fldChar w:fldCharType="end"/>
        </w:r>
      </w:hyperlink>
    </w:p>
    <w:p w14:paraId="03CAC530" w14:textId="67143E47" w:rsidR="00D905C1" w:rsidRDefault="00D905C1">
      <w:pPr>
        <w:pStyle w:val="TOC2"/>
        <w:tabs>
          <w:tab w:val="right" w:leader="dot" w:pos="8630"/>
        </w:tabs>
        <w:rPr>
          <w:noProof/>
          <w:kern w:val="2"/>
          <w:sz w:val="24"/>
          <w:szCs w:val="24"/>
          <w:lang w:val="en-GB" w:eastAsia="en-GB"/>
          <w14:ligatures w14:val="standardContextual"/>
        </w:rPr>
      </w:pPr>
      <w:hyperlink w:anchor="_Toc242131792" w:history="1">
        <w:r>
          <w:rPr>
            <w:rStyle w:val="Hyperlink"/>
            <w:noProof/>
          </w:rPr>
          <w:t>Appendix 9. Scenario and sensitivity pack</w:t>
        </w:r>
        <w:r>
          <w:rPr>
            <w:noProof/>
            <w:webHidden/>
          </w:rPr>
          <w:tab/>
          <w:fldChar w:fldCharType="begin"/>
          <w:instrText xml:space="preserve"> PAGEREF _Toc242131792 \h </w:instrText>
          <w:fldChar w:fldCharType="separate"/>
          <w:t>36</w:t>
          <w:fldChar w:fldCharType="end"/>
        </w:r>
      </w:hyperlink>
    </w:p>
    <w:p w14:paraId="14FB6CB3" w14:textId="140E16B2" w:rsidR="00D905C1" w:rsidRDefault="00D905C1">
      <w:pPr>
        <w:pStyle w:val="TOC2"/>
        <w:tabs>
          <w:tab w:val="right" w:leader="dot" w:pos="8630"/>
        </w:tabs>
        <w:rPr>
          <w:noProof/>
          <w:kern w:val="2"/>
          <w:sz w:val="24"/>
          <w:szCs w:val="24"/>
          <w:lang w:val="en-GB" w:eastAsia="en-GB"/>
          <w14:ligatures w14:val="standardContextual"/>
        </w:rPr>
      </w:pPr>
      <w:hyperlink w:anchor="_Toc242131793" w:history="1">
        <w:r>
          <w:rPr>
            <w:rStyle w:val="Hyperlink"/>
            <w:noProof/>
          </w:rPr>
          <w:t>Appendix 10. Site long-list and feasibility notes</w:t>
        </w:r>
        <w:r>
          <w:rPr>
            <w:noProof/>
            <w:webHidden/>
          </w:rPr>
          <w:tab/>
          <w:fldChar w:fldCharType="begin"/>
          <w:instrText xml:space="preserve"> PAGEREF _Toc242131793 \h </w:instrText>
          <w:fldChar w:fldCharType="separate"/>
          <w:t>38</w:t>
          <w:fldChar w:fldCharType="end"/>
        </w:r>
      </w:hyperlink>
    </w:p>
    <w:p w14:paraId="0C85D397" w14:textId="620404B2" w:rsidR="00D905C1" w:rsidRDefault="00D905C1">
      <w:pPr>
        <w:pStyle w:val="TOC2"/>
        <w:tabs>
          <w:tab w:val="right" w:leader="dot" w:pos="8630"/>
        </w:tabs>
        <w:rPr>
          <w:noProof/>
          <w:kern w:val="2"/>
          <w:sz w:val="24"/>
          <w:szCs w:val="24"/>
          <w:lang w:val="en-GB" w:eastAsia="en-GB"/>
          <w14:ligatures w14:val="standardContextual"/>
        </w:rPr>
      </w:pPr>
      <w:hyperlink w:anchor="_Toc242131794" w:history="1">
        <w:r>
          <w:rPr>
            <w:rStyle w:val="Hyperlink"/>
            <w:noProof/>
          </w:rPr>
          <w:t>Appendix 12. Board presentation and depot model</w:t>
        </w:r>
        <w:r>
          <w:rPr>
            <w:noProof/>
            <w:webHidden/>
          </w:rPr>
          <w:tab/>
          <w:fldChar w:fldCharType="begin"/>
          <w:instrText xml:space="preserve"> PAGEREF _Toc242131794 \h </w:instrText>
          <w:fldChar w:fldCharType="separate"/>
          <w:t>39</w:t>
          <w:fldChar w:fldCharType="end"/>
        </w:r>
      </w:hyperlink>
    </w:p>
    <w:p w14:paraId="0513030E" w14:textId="3E867805" w:rsidR="00D905C1" w:rsidRDefault="00D905C1">
      <w:pPr>
        <w:pStyle w:val="TOC2"/>
        <w:tabs>
          <w:tab w:val="right" w:leader="dot" w:pos="8630"/>
        </w:tabs>
        <w:rPr>
          <w:noProof/>
          <w:kern w:val="2"/>
          <w:sz w:val="24"/>
          <w:szCs w:val="24"/>
          <w:lang w:val="en-GB" w:eastAsia="en-GB"/>
          <w14:ligatures w14:val="standardContextual"/>
        </w:rPr>
      </w:pPr>
      <w:hyperlink w:anchor="_Toc242131795" w:history="1">
        <w:r>
          <w:rPr>
            <w:rStyle w:val="Hyperlink"/>
            <w:noProof/>
          </w:rPr>
          <w:t>Appendix 14. Implementation Gantt chart and RACI matrix</w:t>
        </w:r>
        <w:r>
          <w:rPr>
            <w:noProof/>
            <w:webHidden/>
          </w:rPr>
          <w:tab/>
          <w:fldChar w:fldCharType="begin"/>
          <w:instrText xml:space="preserve"> PAGEREF _Toc242131795 \h </w:instrText>
          <w:fldChar w:fldCharType="separate"/>
          <w:t>40</w:t>
          <w:fldChar w:fldCharType="end"/>
        </w:r>
      </w:hyperlink>
    </w:p>
    <w:p w14:paraId="4568D03B" w14:textId="576F28EE" w:rsidR="00D905C1" w:rsidRDefault="00D905C1">
      <w:pPr>
        <w:pStyle w:val="TOC2"/>
        <w:tabs>
          <w:tab w:val="right" w:leader="dot" w:pos="8630"/>
        </w:tabs>
        <w:rPr>
          <w:noProof/>
          <w:kern w:val="2"/>
          <w:sz w:val="24"/>
          <w:szCs w:val="24"/>
          <w:lang w:val="en-GB" w:eastAsia="en-GB"/>
          <w14:ligatures w14:val="standardContextual"/>
        </w:rPr>
      </w:pPr>
      <w:hyperlink w:anchor="_Toc242131796" w:history="1">
        <w:r>
          <w:rPr>
            <w:rStyle w:val="Hyperlink"/>
            <w:noProof/>
          </w:rPr>
          <w:t>Appendix 15. RAID log</w:t>
        </w:r>
        <w:r>
          <w:rPr>
            <w:noProof/>
            <w:webHidden/>
          </w:rPr>
          <w:tab/>
          <w:fldChar w:fldCharType="begin"/>
          <w:instrText xml:space="preserve"> PAGEREF _Toc242131796 \h </w:instrText>
          <w:fldChar w:fldCharType="separate"/>
          <w:t>41</w:t>
          <w:fldChar w:fldCharType="end"/>
        </w:r>
      </w:hyperlink>
    </w:p>
    <w:p w14:paraId="61093E59" w14:textId="3FA5A60E" w:rsidR="00D905C1" w:rsidRDefault="00D905C1">
      <w:pPr>
        <w:pStyle w:val="TOC2"/>
        <w:tabs>
          <w:tab w:val="right" w:leader="dot" w:pos="8630"/>
        </w:tabs>
        <w:rPr>
          <w:noProof/>
          <w:kern w:val="2"/>
          <w:sz w:val="24"/>
          <w:szCs w:val="24"/>
          <w:lang w:val="en-GB" w:eastAsia="en-GB"/>
          <w14:ligatures w14:val="standardContextual"/>
        </w:rPr>
      </w:pPr>
      <w:hyperlink w:anchor="_Toc242131797" w:history="1">
        <w:r>
          <w:rPr>
            <w:rStyle w:val="Hyperlink"/>
            <w:noProof/>
          </w:rPr>
          <w:t>Appendix 16. KSB mapping</w:t>
        </w:r>
        <w:r>
          <w:rPr>
            <w:noProof/>
            <w:webHidden/>
          </w:rPr>
          <w:tab/>
          <w:fldChar w:fldCharType="begin"/>
          <w:instrText xml:space="preserve"> PAGEREF _Toc242131797 \h </w:instrText>
          <w:fldChar w:fldCharType="separate"/>
          <w:t>44</w:t>
          <w:fldChar w:fldCharType="end"/>
        </w:r>
      </w:hyperlink>
    </w:p>
    <w:p w14:paraId="3AA9D125" w14:textId="48553CAE" w:rsidR="00D905C1" w:rsidRDefault="00D905C1">
      <w:pPr>
        <w:pStyle w:val="TOC2"/>
        <w:tabs>
          <w:tab w:val="right" w:leader="dot" w:pos="8630"/>
        </w:tabs>
        <w:rPr>
          <w:noProof/>
          <w:kern w:val="2"/>
          <w:sz w:val="24"/>
          <w:szCs w:val="24"/>
          <w:lang w:val="en-GB" w:eastAsia="en-GB"/>
          <w14:ligatures w14:val="standardContextual"/>
        </w:rPr>
      </w:pPr>
      <w:hyperlink w:anchor="_Toc242131798" w:history="1">
        <w:r>
          <w:rPr>
            <w:rStyle w:val="Hyperlink"/>
            <w:noProof/>
          </w:rPr>
          <w:t>Appendix 19. Declined-work analysis, Leeds and Warrington (April to July 2026)</w:t>
        </w:r>
        <w:r>
          <w:rPr>
            <w:noProof/>
            <w:webHidden/>
          </w:rPr>
          <w:tab/>
          <w:fldChar w:fldCharType="begin"/>
          <w:instrText xml:space="preserve"> PAGEREF _Toc242131798 \h </w:instrText>
          <w:fldChar w:fldCharType="separate"/>
          <w:t>47</w:t>
          <w:fldChar w:fldCharType="end"/>
        </w:r>
      </w:hyperlink>
    </w:p>
    <w:p w14:paraId="56BF4643" w14:textId="1FC9591A" w:rsidR="008F54E3" w:rsidRDefault="008C6F2C">
      <w:r>
        <w:fldChar w:fldCharType="end"/>
      </w:r>
    </w:p>
    <w:p w14:paraId="02F7509C" w14:textId="77777777" w:rsidR="008F54E3" w:rsidRDefault="008C6F2C">
      <w:pPr>
        <w:pStyle w:val="Heading1"/>
        <w:pageBreakBefore/>
      </w:pPr>
      <w:bookmarkStart w:id="1" w:name="_Toc242131763"/>
      <w:r>
        <w:lastRenderedPageBreak/>
        <w:t>1. Executive Summary</w:t>
      </w:r>
      <w:bookmarkEnd w:id="1"/>
    </w:p>
    <w:p w14:paraId="64DC2319" w14:textId="77777777" w:rsidR="008F54E3" w:rsidRDefault="008C6F2C">
      <w:r>
        <w:t>This proposal recommends that Procon 24/7 open its 2027 depot in South Yorkshire (Option A) at a capital cost of £278,520. On the board's depot model it breaks even at 596 cubic metres a month, against 842 planned for its first year, and recovers its capital in 23 months, so existing depots must fund about £274,000 of the 2028 depot. The board approved the recommendation and the framework behind it on [APPROVAL_DATE] (Appendix 13).</w:t>
      </w:r>
    </w:p>
    <w:p w14:paraId="6C3B5949" w14:textId="77777777" w:rsidR="008F54E3" w:rsidRDefault="008C6F2C">
      <w:r>
        <w:t>The decision matters because Procon's five-year plan opens one self-funded depot a year, yet the business had no repeatable way to choose sites. Gross margin per cubic metre varies [MARGIN_MULTIPLE]-fold across its three depots, ready-mixed concrete volumes are the lowest since 1963, and from 2028 volumetric mixers lose the weight derogation on which their payload depends.</w:t>
      </w:r>
    </w:p>
    <w:p w14:paraId="3BDD493E" w14:textId="77777777" w:rsidR="008F54E3" w:rsidRDefault="008C6F2C">
      <w:r>
        <w:t xml:space="preserve">A weighted site-selection framework was built from industrial location theory, tested through </w:t>
      </w:r>
      <w:commentRangeStart w:id="2"/>
      <w:r>
        <w:t xml:space="preserve">[N]</w:t>
      </w:r>
      <w:commentRangeEnd w:id="2"/>
      <w:r>
        <w:rPr>
          <w:rStyle w:val="CommentReference"/>
        </w:rPr>
        <w:commentReference w:id="2"/>
      </w:r>
      <w:r>
        <w:t xml:space="preserve"> semi-structured interviews and applied to four options, including deferral, with service capacity weighted to protect the delivery reliability on which Procon's reputation rests. </w:t>
      </w:r>
      <w:commentRangeStart w:id="1"/>
      <w:r>
        <w:t xml:space="preserve">Success is measured by six indicators</w:t>
      </w:r>
      <w:commentRangeEnd w:id="1"/>
      <w:r>
        <w:rPr>
          <w:rStyle w:val="CommentReference"/>
        </w:rPr>
        <w:commentReference w:id="1"/>
      </w:r>
      <w:r>
        <w:t xml:space="preserve"> (Table 1), led by adoption of the framework as standard investment governance and a minimum margin of £[TARGET_MARGIN_M3] per cubic metre.</w:t>
      </w:r>
    </w:p>
    <w:p w14:paraId="334FB5F4" w14:textId="77777777" w:rsidR="008F54E3" w:rsidRDefault="008C6F2C">
      <w:pPr>
        <w:pStyle w:val="Heading1"/>
        <w:pageBreakBefore/>
      </w:pPr>
      <w:bookmarkStart w:id="2" w:name="_Toc242131764"/>
      <w:r>
        <w:t>2. Introduction and Statement of the Problem</w:t>
      </w:r>
      <w:bookmarkEnd w:id="2"/>
    </w:p>
    <w:p w14:paraId="140410BC" w14:textId="77777777" w:rsidR="008F54E3" w:rsidRDefault="008C6F2C">
      <w:r>
        <w:t>Procon 24/7 Ltd, an owner-managed supplier of ready-mixed concrete, operates volumetric and static plant from depots in Pontefract, Leeds and Warrington. In [YEAR] the board adopted a five-year growth strategy built on sequential self-funding: a new depot each year from 2027, each capitalised by its predecessor's retained profit. The strategy is defensible in principle and fragile in execution, because it rests on a capability Procon does not hold: a repeatable way of deciding where to expand, and whether a site will return enough, fast enough, to fund its successor.</w:t>
      </w:r>
    </w:p>
    <w:p w14:paraId="7B02AD86" w14:textId="77777777" w:rsidR="008F54E3" w:rsidRDefault="008C6F2C">
      <w:r>
        <w:t>Desk research and Procon's own records confirmed three conditions that make this a material and time-bound problem, each resting on a different kind of evidence.</w:t>
      </w:r>
    </w:p>
    <w:p w14:paraId="30C7D47C" w14:textId="77777777" w:rsidR="008F54E3" w:rsidRDefault="008C6F2C">
      <w:r>
        <w:t xml:space="preserve">First, site economics dominate commercial effort. Gross margin per cubic metre varies [MARGIN_MULTIPLE]-fold between Procon's strongest and weakest depots ([INTERNAL SOURCE: management accounts, FY20XX]). Ready-mixed concrete is </w:t>
      </w:r>
      <w:del w:id="7001" w:author="Claude (suggested edit)" w:date="2026-10-06T09:00:00Z">
        <w:r>
          <w:delText xml:space="preserve">perishable and </w:delText>
        </w:r>
      </w:del>
      <w:r>
        <w:t xml:space="preserve">usually supplied within eight miles of the point of use </w:t>
      </w:r>
      <w:r>
        <w:t xml:space="preserve">(Mineral Products Association [MPA], 2025a)</w:t>
      </w:r>
      <w:ins w:id="7002" w:author="Claude (suggested edit)" w:date="2026-10-06T09:00:00Z">
        <w:r>
          <w:t xml:space="preserve">; Procon's volumetric mixers batch on site, but travel time on small loads sets a similar limit</w:t>
        </w:r>
      </w:ins>
      <w:r>
        <w:t xml:space="preserve">, so profitability is fixed largely by catchment geometry at selection and little can be recovered afterwards.</w:t>
      </w:r>
    </w:p>
    <w:p w14:paraId="7D2F549D" w14:textId="77777777" w:rsidR="008F54E3" w:rsidRDefault="008C6F2C">
      <w:r>
        <w:t>Second, the sector is contracting sharply, which raises the cost of a wrong choice. Great Britain volumes for the four quarters to Q2 2025 were 11.9 million cubic metres, the lowest since 1963, and fell for a fourth consecutive year in 2025 (MPA, 2025b, 2026). The contraction is uneven: the Construction Products Association (CPA, 2026) forecasts total output down 3.3% in 2026 and private housing down 10.0%, while infrastructure grows 3.2% in both 2026 and 2027. Demand is moving between sectors, and therefore between places.</w:t>
      </w:r>
    </w:p>
    <w:p w14:paraId="1BCDF463" w14:textId="77777777" w:rsidR="008F54E3" w:rsidRDefault="008C6F2C">
      <w:r>
        <w:t xml:space="preserve">Third, a regulatory change falls inside the funding chain itself. From 2028 volumetric mixers lose the derogation allowing them to run at 38.4 tonnes (four-axle) and 44 tonnes (five-axle), reverting to the standard 32-tonne limit with no further extensions (Department for Transport [DfT], 2025b). Payload per journey falls by around </w:t>
      </w:r>
      <w:commentRangeStart w:id="4"/>
      <w:r>
        <w:t xml:space="preserve">[PAYLOAD_LOSS_PCT]</w:t>
      </w:r>
      <w:commentRangeEnd w:id="4"/>
      <w:r>
        <w:rPr>
          <w:rStyle w:val="CommentReference"/>
        </w:rPr>
        <w:commentReference w:id="4"/>
      </w:r>
      <w:r>
        <w:t xml:space="preserve">%, delivered cost rises by an estimated £[COST_PER_M3_DELTA] per cubic metre and the viable haul radius shrinks, all in the year the 2027 depot is meant to fund its successor.</w:t>
      </w:r>
    </w:p>
    <w:p w14:paraId="47253C6D" w14:textId="77777777" w:rsidR="008F54E3" w:rsidRDefault="008C6F2C">
      <w:r>
        <w:t>Against these conditions, site decisions have rested on directors' judgement, and no profitability threshold has ever been modelled.</w:t>
      </w:r>
    </w:p>
    <w:p w14:paraId="7A8BFFDB" w14:textId="77777777" w:rsidR="008F54E3" w:rsidRDefault="008C6F2C">
      <w:r>
        <w:t xml:space="preserve">The aim is to develop and apply a weighted site-selection and investment framework enabling Procon 24/7 to appraise expansion locations on modelled evidence, and to recommend the 2027 location to the board by 5 November 2026. </w:t>
      </w:r>
      <w:commentRangeStart w:id="3"/>
      <w:r>
        <w:t xml:space="preserve">Five objectives support it</w:t>
      </w:r>
      <w:commentRangeEnd w:id="3"/>
      <w:r>
        <w:rPr>
          <w:rStyle w:val="CommentReference"/>
        </w:rPr>
        <w:commentReference w:id="3"/>
      </w:r>
      <w:r>
        <w:t xml:space="preserve">: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The scope is the 2027 location decision and the reusable framework; site-level design, pricing policy and the 2028–2031 site choices are excluded. Table 1's indicators meet Doran's (1981) SMART criteria, but SMART rewards results over decision quality, so KPI 6 audits the forecast itself.</w:t>
      </w:r>
    </w:p>
    <w:p w14:paraId="67E361BA" w14:textId="77777777" w:rsidR="008F54E3" w:rsidRDefault="008C6F2C">
      <w:pPr>
        <w:pStyle w:val="TableCaption"/>
        <w:keepNext/>
      </w:pPr>
      <w:r>
        <w:t>Table 1. Key performance indicators and intended impact</w:t>
      </w:r>
    </w:p>
    <w:tbl>
      <w:tblPr>
        <w:tblStyle w:val="TableGrid"/>
        <w:tblW w:w="8640" w:type="dxa"/>
        <w:tblLook w:val="04A0" w:firstRow="1" w:lastRow="0" w:firstColumn="1" w:lastColumn="0" w:noHBand="0" w:noVBand="1"/>
      </w:tblPr>
      <w:tblGrid>
        <w:gridCol w:w="1552"/>
        <w:gridCol w:w="1044"/>
        <w:gridCol w:w="2481"/>
        <w:gridCol w:w="1488"/>
        <w:gridCol w:w="1097"/>
        <w:gridCol w:w="978"/>
      </w:tblGrid>
      <w:tr w:rsidR="008F54E3" w14:paraId="2EA81C17" w14:textId="77777777">
        <w:trPr>
          <w:cantSplit/>
          <w:tblHeader/>
        </w:trPr>
        <w:tc>
          <w:tcPr>
            <w:tcW w:w="1552" w:type="dxa"/>
          </w:tcPr>
          <w:p w14:paraId="19290F70" w14:textId="77777777" w:rsidR="008F54E3" w:rsidRDefault="008C6F2C">
            <w:pPr>
              <w:keepNext/>
            </w:pPr>
            <w:r>
              <w:rPr>
                <w:b/>
                <w:sz w:val="18"/>
                <w:szCs w:val="18"/>
              </w:rPr>
              <w:t>KPI</w:t>
            </w:r>
          </w:p>
        </w:tc>
        <w:tc>
          <w:tcPr>
            <w:tcW w:w="1044" w:type="dxa"/>
          </w:tcPr>
          <w:p w14:paraId="5742009F" w14:textId="77777777" w:rsidR="008F54E3" w:rsidRDefault="008C6F2C">
            <w:pPr>
              <w:keepNext/>
            </w:pPr>
            <w:r>
              <w:rPr>
                <w:b/>
                <w:sz w:val="18"/>
                <w:szCs w:val="18"/>
              </w:rPr>
              <w:t>Baseline</w:t>
            </w:r>
          </w:p>
        </w:tc>
        <w:tc>
          <w:tcPr>
            <w:tcW w:w="2481" w:type="dxa"/>
          </w:tcPr>
          <w:p w14:paraId="1A1EB1CD" w14:textId="77777777" w:rsidR="008F54E3" w:rsidRDefault="008C6F2C">
            <w:pPr>
              <w:keepNext/>
            </w:pPr>
            <w:r>
              <w:rPr>
                <w:b/>
                <w:sz w:val="18"/>
                <w:szCs w:val="18"/>
              </w:rPr>
              <w:t>Target</w:t>
            </w:r>
          </w:p>
        </w:tc>
        <w:tc>
          <w:tcPr>
            <w:tcW w:w="1488" w:type="dxa"/>
          </w:tcPr>
          <w:p w14:paraId="2697B760" w14:textId="77777777" w:rsidR="008F54E3" w:rsidRDefault="008C6F2C">
            <w:pPr>
              <w:keepNext/>
            </w:pPr>
            <w:r>
              <w:rPr>
                <w:b/>
                <w:sz w:val="18"/>
                <w:szCs w:val="18"/>
              </w:rPr>
              <w:t>Measurement</w:t>
            </w:r>
          </w:p>
        </w:tc>
        <w:tc>
          <w:tcPr>
            <w:tcW w:w="1097" w:type="dxa"/>
          </w:tcPr>
          <w:p w14:paraId="2562B6AB" w14:textId="77777777" w:rsidR="008F54E3" w:rsidRDefault="008C6F2C">
            <w:pPr>
              <w:keepNext/>
            </w:pPr>
            <w:r>
              <w:rPr>
                <w:b/>
                <w:sz w:val="18"/>
                <w:szCs w:val="18"/>
              </w:rPr>
              <w:t>Owner</w:t>
            </w:r>
          </w:p>
        </w:tc>
        <w:tc>
          <w:tcPr>
            <w:tcW w:w="978" w:type="dxa"/>
          </w:tcPr>
          <w:p w14:paraId="57067AF6" w14:textId="77777777" w:rsidR="008F54E3" w:rsidRDefault="008C6F2C">
            <w:pPr>
              <w:keepNext/>
            </w:pPr>
            <w:r>
              <w:rPr>
                <w:b/>
                <w:sz w:val="18"/>
                <w:szCs w:val="18"/>
              </w:rPr>
              <w:t>Review</w:t>
            </w:r>
          </w:p>
        </w:tc>
      </w:tr>
      <w:tr w:rsidR="008F54E3" w14:paraId="7B4F00E6" w14:textId="77777777">
        <w:trPr>
          <w:cantSplit/>
        </w:trPr>
        <w:tc>
          <w:tcPr>
            <w:tcW w:w="1552" w:type="dxa"/>
          </w:tcPr>
          <w:p w14:paraId="024A6757" w14:textId="77777777" w:rsidR="008F54E3" w:rsidRDefault="008C6F2C">
            <w:r>
              <w:rPr>
                <w:sz w:val="18"/>
                <w:szCs w:val="18"/>
              </w:rPr>
              <w:t>Framework adopted as standard investment governance</w:t>
            </w:r>
          </w:p>
        </w:tc>
        <w:tc>
          <w:tcPr>
            <w:tcW w:w="1044" w:type="dxa"/>
          </w:tcPr>
          <w:p w14:paraId="7B6B24EE" w14:textId="77777777" w:rsidR="008F54E3" w:rsidRDefault="008C6F2C">
            <w:r>
              <w:rPr>
                <w:sz w:val="18"/>
                <w:szCs w:val="18"/>
              </w:rPr>
              <w:t>No process exists</w:t>
            </w:r>
          </w:p>
        </w:tc>
        <w:tc>
          <w:tcPr>
            <w:tcW w:w="2481" w:type="dxa"/>
          </w:tcPr>
          <w:p w14:paraId="5874C4BC" w14:textId="77777777" w:rsidR="008F54E3" w:rsidRDefault="008C6F2C">
            <w:r>
              <w:rPr>
                <w:sz w:val="18"/>
                <w:szCs w:val="18"/>
              </w:rPr>
              <w:t>Adopted and mandated for all site decisions by [DATE]</w:t>
            </w:r>
          </w:p>
        </w:tc>
        <w:tc>
          <w:tcPr>
            <w:tcW w:w="1488" w:type="dxa"/>
          </w:tcPr>
          <w:p w14:paraId="12AC3E09" w14:textId="77777777" w:rsidR="008F54E3" w:rsidRDefault="008C6F2C">
            <w:r>
              <w:rPr>
                <w:sz w:val="18"/>
                <w:szCs w:val="18"/>
              </w:rPr>
              <w:t>Board minute</w:t>
            </w:r>
          </w:p>
        </w:tc>
        <w:tc>
          <w:tcPr>
            <w:tcW w:w="1097" w:type="dxa"/>
          </w:tcPr>
          <w:p w14:paraId="74D49BA9" w14:textId="77777777" w:rsidR="008F54E3" w:rsidRDefault="008C6F2C">
            <w:r>
              <w:rPr>
                <w:sz w:val="18"/>
                <w:szCs w:val="18"/>
              </w:rPr>
              <w:t>Managing Director</w:t>
            </w:r>
          </w:p>
        </w:tc>
        <w:tc>
          <w:tcPr>
            <w:tcW w:w="978" w:type="dxa"/>
          </w:tcPr>
          <w:p w14:paraId="1B648BAC" w14:textId="77777777" w:rsidR="008F54E3" w:rsidRDefault="008C6F2C">
            <w:r>
              <w:rPr>
                <w:sz w:val="18"/>
                <w:szCs w:val="18"/>
              </w:rPr>
              <w:t>[DATE]</w:t>
            </w:r>
          </w:p>
        </w:tc>
      </w:tr>
      <w:tr w:rsidR="008F54E3" w14:paraId="4BBC1D6F" w14:textId="77777777">
        <w:trPr>
          <w:cantSplit/>
        </w:trPr>
        <w:tc>
          <w:tcPr>
            <w:tcW w:w="1552" w:type="dxa"/>
          </w:tcPr>
          <w:p w14:paraId="20E27955" w14:textId="77777777" w:rsidR="008F54E3" w:rsidRDefault="008C6F2C">
            <w:r>
              <w:rPr>
                <w:sz w:val="18"/>
                <w:szCs w:val="18"/>
              </w:rPr>
              <w:t>Minimum gross margin per m³ for approval</w:t>
            </w:r>
          </w:p>
        </w:tc>
        <w:tc>
          <w:tcPr>
            <w:tcW w:w="1044" w:type="dxa"/>
          </w:tcPr>
          <w:p w14:paraId="2B557C6F" w14:textId="77777777" w:rsidR="008F54E3" w:rsidRDefault="008C6F2C">
            <w:r>
              <w:rPr>
                <w:sz w:val="18"/>
                <w:szCs w:val="18"/>
              </w:rPr>
              <w:t>Undefined</w:t>
            </w:r>
          </w:p>
        </w:tc>
        <w:tc>
          <w:tcPr>
            <w:tcW w:w="2481" w:type="dxa"/>
          </w:tcPr>
          <w:p w14:paraId="09937DE7" w14:textId="77777777" w:rsidR="008F54E3" w:rsidRDefault="008C6F2C">
            <w:r>
              <w:rPr>
                <w:sz w:val="18"/>
                <w:szCs w:val="18"/>
              </w:rPr>
              <w:t>£[TARGET_MARGIN_M3]/m³, set by [DATE]</w:t>
            </w:r>
          </w:p>
        </w:tc>
        <w:tc>
          <w:tcPr>
            <w:tcW w:w="1488" w:type="dxa"/>
          </w:tcPr>
          <w:p w14:paraId="7A51B6A5" w14:textId="77777777" w:rsidR="008F54E3" w:rsidRDefault="008C6F2C">
            <w:r>
              <w:rPr>
                <w:sz w:val="18"/>
                <w:szCs w:val="18"/>
              </w:rPr>
              <w:t>Management accounts</w:t>
            </w:r>
          </w:p>
        </w:tc>
        <w:tc>
          <w:tcPr>
            <w:tcW w:w="1097" w:type="dxa"/>
          </w:tcPr>
          <w:p w14:paraId="2BD8CCD5" w14:textId="77777777" w:rsidR="008F54E3" w:rsidRDefault="008C6F2C">
            <w:r>
              <w:rPr>
                <w:sz w:val="18"/>
                <w:szCs w:val="18"/>
              </w:rPr>
              <w:t>Business Manager</w:t>
            </w:r>
          </w:p>
        </w:tc>
        <w:tc>
          <w:tcPr>
            <w:tcW w:w="978" w:type="dxa"/>
          </w:tcPr>
          <w:p w14:paraId="3736C8A4" w14:textId="77777777" w:rsidR="008F54E3" w:rsidRDefault="008C6F2C">
            <w:r>
              <w:rPr>
                <w:sz w:val="18"/>
                <w:szCs w:val="18"/>
              </w:rPr>
              <w:t>Quarterly</w:t>
            </w:r>
          </w:p>
        </w:tc>
      </w:tr>
      <w:tr w:rsidR="008F54E3" w14:paraId="53073AF4" w14:textId="77777777">
        <w:trPr>
          <w:cantSplit/>
        </w:trPr>
        <w:tc>
          <w:tcPr>
            <w:tcW w:w="1552" w:type="dxa"/>
          </w:tcPr>
          <w:p w14:paraId="0AC20DB5" w14:textId="77777777" w:rsidR="008F54E3" w:rsidRDefault="008C6F2C">
            <w:commentRangeStart w:id="26"/>
            <w:r>
              <w:rPr>
                <w:sz w:val="18"/>
                <w:szCs w:val="18"/>
              </w:rPr>
              <w:t xml:space="preserve">Months to capital payback, 2027 depot</w:t>
            </w:r>
            <w:commentRangeEnd w:id="26"/>
            <w:r>
              <w:rPr>
                <w:rStyle w:val="CommentReference"/>
              </w:rPr>
              <w:commentReference w:id="26"/>
            </w:r>
          </w:p>
        </w:tc>
        <w:tc>
          <w:tcPr>
            <w:tcW w:w="1044" w:type="dxa"/>
          </w:tcPr>
          <w:p w14:paraId="51949F30" w14:textId="77777777" w:rsidR="008F54E3" w:rsidRDefault="008C6F2C">
            <w:r>
              <w:rPr>
                <w:sz w:val="18"/>
                <w:szCs w:val="18"/>
              </w:rPr>
              <w:t>n/a</w:t>
            </w:r>
          </w:p>
        </w:tc>
        <w:tc>
          <w:tcPr>
            <w:tcW w:w="2481" w:type="dxa"/>
          </w:tcPr>
          <w:p w14:paraId="4DABC463" w14:textId="77777777" w:rsidR="008F54E3" w:rsidRDefault="008C6F2C">
            <w:del w:id="7037" w:author="Claude (suggested edit)" w:date="2026-10-06T09:00:00Z">
              <w:r>
                <w:rPr>
                  <w:sz w:val="18"/>
                  <w:szCs w:val="18"/>
                </w:rPr>
                <w:delText xml:space="preserve">23 months or fewer</w:delText>
              </w:r>
            </w:del>
            <w:ins w:id="7038" w:author="Claude (suggested edit)" w:date="2026-10-06T09:00:00Z">
              <w:r>
                <w:rPr>
                  <w:sz w:val="18"/>
                  <w:szCs w:val="18"/>
                </w:rPr>
                <w:t xml:space="preserve">24 months or fewer</w:t>
              </w:r>
            </w:ins>
            <w:r>
              <w:rPr>
                <w:sz w:val="18"/>
                <w:szCs w:val="18"/>
              </w:rPr>
              <w:t xml:space="preserve"> (board model: 23.1)</w:t>
            </w:r>
          </w:p>
        </w:tc>
        <w:tc>
          <w:tcPr>
            <w:tcW w:w="1488" w:type="dxa"/>
          </w:tcPr>
          <w:p w14:paraId="5199DC89" w14:textId="77777777" w:rsidR="008F54E3" w:rsidRDefault="008C6F2C">
            <w:r>
              <w:rPr>
                <w:sz w:val="18"/>
                <w:szCs w:val="18"/>
              </w:rPr>
              <w:t>Depot P&amp;L</w:t>
            </w:r>
          </w:p>
        </w:tc>
        <w:tc>
          <w:tcPr>
            <w:tcW w:w="1097" w:type="dxa"/>
          </w:tcPr>
          <w:p w14:paraId="16AE540E" w14:textId="77777777" w:rsidR="008F54E3" w:rsidRDefault="008C6F2C">
            <w:r>
              <w:rPr>
                <w:sz w:val="18"/>
                <w:szCs w:val="18"/>
              </w:rPr>
              <w:t>Business Manager</w:t>
            </w:r>
          </w:p>
        </w:tc>
        <w:tc>
          <w:tcPr>
            <w:tcW w:w="978" w:type="dxa"/>
          </w:tcPr>
          <w:p w14:paraId="38DB6039" w14:textId="77777777" w:rsidR="008F54E3" w:rsidRDefault="008C6F2C">
            <w:r>
              <w:rPr>
                <w:sz w:val="18"/>
                <w:szCs w:val="18"/>
              </w:rPr>
              <w:t>Monthly</w:t>
            </w:r>
          </w:p>
        </w:tc>
      </w:tr>
      <w:tr w:rsidR="008F54E3" w14:paraId="11DF4A7B" w14:textId="77777777">
        <w:trPr>
          <w:cantSplit/>
        </w:trPr>
        <w:tc>
          <w:tcPr>
            <w:tcW w:w="1552" w:type="dxa"/>
          </w:tcPr>
          <w:p w14:paraId="576D9115" w14:textId="77777777" w:rsidR="008F54E3" w:rsidRDefault="008C6F2C">
            <w:r>
              <w:rPr>
                <w:sz w:val="18"/>
                <w:szCs w:val="18"/>
              </w:rPr>
              <w:t>2028 depot funded from retained trading profit</w:t>
            </w:r>
          </w:p>
        </w:tc>
        <w:tc>
          <w:tcPr>
            <w:tcW w:w="1044" w:type="dxa"/>
          </w:tcPr>
          <w:p w14:paraId="2163C8CB" w14:textId="77777777" w:rsidR="008F54E3" w:rsidRDefault="008C6F2C">
            <w:r>
              <w:rPr>
                <w:sz w:val="18"/>
                <w:szCs w:val="18"/>
              </w:rPr>
              <w:t>n/a</w:t>
            </w:r>
          </w:p>
        </w:tc>
        <w:tc>
          <w:tcPr>
            <w:tcW w:w="2481" w:type="dxa"/>
          </w:tcPr>
          <w:p w14:paraId="0C1AD862" w14:textId="77777777" w:rsidR="008F54E3" w:rsidRDefault="008C6F2C">
            <w:r>
              <w:rPr>
                <w:sz w:val="18"/>
                <w:szCs w:val="18"/>
              </w:rPr>
              <w:t>No external finance; base-business share £274,303 or less</w:t>
            </w:r>
          </w:p>
        </w:tc>
        <w:tc>
          <w:tcPr>
            <w:tcW w:w="1488" w:type="dxa"/>
          </w:tcPr>
          <w:p w14:paraId="7CEBE9C3" w14:textId="77777777" w:rsidR="008F54E3" w:rsidRDefault="008C6F2C">
            <w:r>
              <w:rPr>
                <w:sz w:val="18"/>
                <w:szCs w:val="18"/>
              </w:rPr>
              <w:t>Cash flow forecast</w:t>
            </w:r>
          </w:p>
        </w:tc>
        <w:tc>
          <w:tcPr>
            <w:tcW w:w="1097" w:type="dxa"/>
          </w:tcPr>
          <w:p w14:paraId="0173C698" w14:textId="77777777" w:rsidR="008F54E3" w:rsidRDefault="008C6F2C">
            <w:r>
              <w:rPr>
                <w:sz w:val="18"/>
                <w:szCs w:val="18"/>
              </w:rPr>
              <w:t>Managing Director</w:t>
            </w:r>
          </w:p>
        </w:tc>
        <w:tc>
          <w:tcPr>
            <w:tcW w:w="978" w:type="dxa"/>
          </w:tcPr>
          <w:p w14:paraId="5196664C" w14:textId="77777777" w:rsidR="008F54E3" w:rsidRDefault="008C6F2C">
            <w:r>
              <w:rPr>
                <w:sz w:val="18"/>
                <w:szCs w:val="18"/>
              </w:rPr>
              <w:t>[DATE]</w:t>
            </w:r>
          </w:p>
        </w:tc>
      </w:tr>
      <w:tr w:rsidR="008F54E3" w14:paraId="0BEB545D" w14:textId="77777777">
        <w:trPr>
          <w:cantSplit/>
        </w:trPr>
        <w:tc>
          <w:tcPr>
            <w:tcW w:w="1552" w:type="dxa"/>
          </w:tcPr>
          <w:p w14:paraId="3E38F998" w14:textId="77777777" w:rsidR="008F54E3" w:rsidRDefault="008C6F2C">
            <w:r>
              <w:rPr>
                <w:sz w:val="18"/>
                <w:szCs w:val="18"/>
              </w:rPr>
              <w:t>Capacity-related declined enquiries, existing depots (reputation)</w:t>
            </w:r>
          </w:p>
        </w:tc>
        <w:tc>
          <w:tcPr>
            <w:tcW w:w="1044" w:type="dxa"/>
          </w:tcPr>
          <w:p w14:paraId="2ACC1CCE" w14:textId="77777777" w:rsidR="008F54E3" w:rsidRDefault="008C6F2C">
            <w:r>
              <w:rPr>
                <w:sz w:val="18"/>
                <w:szCs w:val="18"/>
              </w:rPr>
              <w:t xml:space="preserve">22 of 27 declines, Apr–Jul 2026</w:t>
            </w:r>
            <w:ins w:id="7039" w:author="Claude (suggested edit)" w:date="2026-10-06T09:00:00Z">
              <w:r>
                <w:rPr>
                  <w:sz w:val="18"/>
                  <w:szCs w:val="18"/>
                </w:rPr>
                <w:t xml:space="preserve"> (5.5 a month)</w:t>
              </w:r>
            </w:ins>
          </w:p>
        </w:tc>
        <w:tc>
          <w:tcPr>
            <w:tcW w:w="2481" w:type="dxa"/>
          </w:tcPr>
          <w:p w14:paraId="7379C37B" w14:textId="77777777" w:rsidR="008F54E3" w:rsidRDefault="008C6F2C">
            <w:commentRangeStart w:id="24"/>
            <w:r>
              <w:rPr>
                <w:sz w:val="18"/>
                <w:szCs w:val="18"/>
              </w:rPr>
              <w:t xml:space="preserve">[TARGET, e.g. halved by month 12]</w:t>
            </w:r>
            <w:commentRangeEnd w:id="24"/>
            <w:r>
              <w:rPr>
                <w:rStyle w:val="CommentReference"/>
              </w:rPr>
              <w:commentReference w:id="24"/>
            </w:r>
          </w:p>
        </w:tc>
        <w:tc>
          <w:tcPr>
            <w:tcW w:w="1488" w:type="dxa"/>
          </w:tcPr>
          <w:p w14:paraId="214D2BD0" w14:textId="77777777" w:rsidR="008F54E3" w:rsidRDefault="008C6F2C">
            <w:r>
              <w:rPr>
                <w:sz w:val="18"/>
                <w:szCs w:val="18"/>
              </w:rPr>
              <w:t>Declined-work logs</w:t>
            </w:r>
          </w:p>
        </w:tc>
        <w:tc>
          <w:tcPr>
            <w:tcW w:w="1097" w:type="dxa"/>
          </w:tcPr>
          <w:p w14:paraId="28969438" w14:textId="77777777" w:rsidR="008F54E3" w:rsidRDefault="008C6F2C">
            <w:r>
              <w:rPr>
                <w:sz w:val="18"/>
                <w:szCs w:val="18"/>
              </w:rPr>
              <w:t>Operations Manager</w:t>
            </w:r>
          </w:p>
        </w:tc>
        <w:tc>
          <w:tcPr>
            <w:tcW w:w="978" w:type="dxa"/>
          </w:tcPr>
          <w:p w14:paraId="33C0F106" w14:textId="77777777" w:rsidR="008F54E3" w:rsidRDefault="008C6F2C">
            <w:r>
              <w:rPr>
                <w:sz w:val="18"/>
                <w:szCs w:val="18"/>
              </w:rPr>
              <w:t>Monthly</w:t>
            </w:r>
          </w:p>
        </w:tc>
      </w:tr>
      <w:tr w:rsidR="008F54E3" w14:paraId="7C823C47" w14:textId="77777777">
        <w:trPr>
          <w:cantSplit/>
        </w:trPr>
        <w:tc>
          <w:tcPr>
            <w:tcW w:w="1552" w:type="dxa"/>
          </w:tcPr>
          <w:p w14:paraId="5E103DD0" w14:textId="77777777" w:rsidR="008F54E3" w:rsidRDefault="008C6F2C">
            <w:r>
              <w:rPr>
                <w:sz w:val="18"/>
                <w:szCs w:val="18"/>
              </w:rPr>
              <w:t>Forecast accuracy of the appraisal (decision quality)</w:t>
            </w:r>
          </w:p>
        </w:tc>
        <w:tc>
          <w:tcPr>
            <w:tcW w:w="1044" w:type="dxa"/>
          </w:tcPr>
          <w:p w14:paraId="30204016" w14:textId="77777777" w:rsidR="008F54E3" w:rsidRDefault="008C6F2C">
            <w:r>
              <w:rPr>
                <w:sz w:val="18"/>
                <w:szCs w:val="18"/>
              </w:rPr>
              <w:t>No forecast has been audited</w:t>
            </w:r>
          </w:p>
        </w:tc>
        <w:tc>
          <w:tcPr>
            <w:tcW w:w="2481" w:type="dxa"/>
          </w:tcPr>
          <w:p w14:paraId="60475891" w14:textId="77777777" w:rsidR="008F54E3" w:rsidRDefault="008C6F2C">
            <w:r>
              <w:rPr>
                <w:sz w:val="18"/>
                <w:szCs w:val="18"/>
              </w:rPr>
              <w:t xml:space="preserve">Month-12 volume and contribution within </w:t>
            </w:r>
            <w:commentRangeStart w:id="25"/>
            <w:r>
              <w:rPr>
                <w:sz w:val="18"/>
                <w:szCs w:val="18"/>
              </w:rPr>
              <w:t xml:space="preserve">[X]%</w:t>
            </w:r>
            <w:commentRangeEnd w:id="25"/>
            <w:r>
              <w:rPr>
                <w:rStyle w:val="CommentReference"/>
              </w:rPr>
              <w:commentReference w:id="25"/>
            </w:r>
            <w:r>
              <w:rPr>
                <w:sz w:val="18"/>
                <w:szCs w:val="18"/>
              </w:rPr>
              <w:t xml:space="preserve"> of forecast</w:t>
            </w:r>
          </w:p>
        </w:tc>
        <w:tc>
          <w:tcPr>
            <w:tcW w:w="1488" w:type="dxa"/>
          </w:tcPr>
          <w:p w14:paraId="2C1DA4F1" w14:textId="77777777" w:rsidR="008F54E3" w:rsidRDefault="008C6F2C">
            <w:r>
              <w:rPr>
                <w:sz w:val="18"/>
                <w:szCs w:val="18"/>
              </w:rPr>
              <w:t>Post-completion audit (§6)</w:t>
            </w:r>
          </w:p>
        </w:tc>
        <w:tc>
          <w:tcPr>
            <w:tcW w:w="1097" w:type="dxa"/>
          </w:tcPr>
          <w:p w14:paraId="084D8B78" w14:textId="77777777" w:rsidR="008F54E3" w:rsidRDefault="008C6F2C">
            <w:r>
              <w:rPr>
                <w:sz w:val="18"/>
                <w:szCs w:val="18"/>
              </w:rPr>
              <w:t>Business Manager</w:t>
            </w:r>
          </w:p>
        </w:tc>
        <w:tc>
          <w:tcPr>
            <w:tcW w:w="978" w:type="dxa"/>
          </w:tcPr>
          <w:p w14:paraId="21EC2CDF" w14:textId="77777777" w:rsidR="008F54E3" w:rsidRDefault="008C6F2C">
            <w:r>
              <w:rPr>
                <w:sz w:val="18"/>
                <w:szCs w:val="18"/>
              </w:rPr>
              <w:t>Month 12</w:t>
            </w:r>
          </w:p>
        </w:tc>
      </w:tr>
    </w:tbl>
    <w:p w14:paraId="2B4F64C2" w14:textId="77777777" w:rsidR="008F54E3" w:rsidRDefault="008C6F2C">
      <w:pPr>
        <w:pStyle w:val="Heading1"/>
        <w:pageBreakBefore/>
      </w:pPr>
      <w:bookmarkStart w:id="3" w:name="_Toc242131765"/>
      <w:r>
        <w:t>3. Discussion of the Proposal and Problem</w:t>
      </w:r>
      <w:bookmarkEnd w:id="3"/>
    </w:p>
    <w:p w14:paraId="1FD92EC9" w14:textId="77777777" w:rsidR="008F54E3" w:rsidRDefault="008C6F2C">
      <w:pPr>
        <w:pStyle w:val="Heading2"/>
      </w:pPr>
      <w:bookmarkStart w:id="4" w:name="_Toc242131766"/>
      <w:r>
        <w:t>3.1 External drivers</w:t>
      </w:r>
      <w:bookmarkEnd w:id="4"/>
    </w:p>
    <w:p w14:paraId="69E4935C" w14:textId="77777777" w:rsidR="008F54E3" w:rsidRDefault="008C6F2C">
      <w:r>
        <w:t>A PESTEL analysis (Whittington et al., 2023) covers six domains, but they do not bear equally on this decision; Appendix 4 carries them into an external-first SWOT (Minsky &amp; Aron, 2021). Political, social and technological factors shape the sector yet barely discriminate between catchments. The legal domain is decisive: the 2028 weight reversion (DfT, 2025b) is a dated, confirmed change to the unit economics of Procon's delivery model, and the National Highways bridge-loading evidence behind it makes reversal implausible (DfT, 2025a).</w:t>
      </w:r>
    </w:p>
    <w:p w14:paraId="00F60F0F" w14:textId="77777777" w:rsidR="008F54E3" w:rsidRDefault="008C6F2C">
      <w:r>
        <w:t>The economic domain is the second determinant. CPA's (2026) forecast divergence between private housing and infrastructure matters most for site selection: housing-led and infrastructure-led catchments face opposite trajectories across the depot's payback period. Here the economic and environmental domains interact. National Highways requires its large and medium Tier 1 suppliers to hold verified PAS 2080 carbon management systems (National Highways, 2024), and the standard expects material suppliers to share product carbon data (British Standards Institution [BSI], 2023), so the requirement reaches Procon indirectly, through contractors' requests for Environmental Product Declarations (MPA, 2025a). Low-carbon capability is becoming a condition of entry to the growth segment. Volumetric batching has an advantage here, since concrete mixed on site when needed reduces waste (DfT, 2023), but the advantage is marketable only once quantified from Procon's returned-load records: environmental claims must be substantiated (Competition and Markets Authority [CMA], 2021), and an unsupported claim would damage the reputation it was meant to build.</w:t>
      </w:r>
    </w:p>
    <w:p w14:paraId="7AAC75BB" w14:textId="77777777" w:rsidR="008F54E3" w:rsidRDefault="008C6F2C">
      <w:r>
        <w:t>Under Porter's (2008) five forces, rivalry is structurally intense: MPA members alone operate 740 ready-mixed concrete plants (MPA, 2025a), the product is close to commodified and price is set largely outside the firm. Warrington's largest declined enquiry, 200 cubic metres, was lost to a competitor, Chorley Concrete (Appendix 19). Supplier power is rising: cement imports rose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requiring supply-relationship management rather than transactional buying.</w:t>
      </w:r>
    </w:p>
    <w:p w14:paraId="452D8B7C" w14:textId="77777777" w:rsidR="008F54E3" w:rsidRDefault="008C6F2C">
      <w:r>
        <w:t xml:space="preserve">The binding constraint in the target catchment is therefore not rivalry in the abstract but </w:t>
      </w:r>
      <w:commentRangeStart w:id="5"/>
      <w:r>
        <w:t xml:space="preserve">[BINDING_FORCE — see register]</w:t>
      </w:r>
      <w:commentRangeEnd w:id="5"/>
      <w:r>
        <w:rPr>
          <w:rStyle w:val="CommentReference"/>
        </w:rPr>
        <w:commentReference w:id="5"/>
      </w:r>
      <w:r>
        <w:t xml:space="preserve">, because [REASON, citing Appendix 4]. The selection criteria encode that conclusion.</w:t>
      </w:r>
    </w:p>
    <w:p w14:paraId="7F4CDF7F" w14:textId="77777777" w:rsidR="008F54E3" w:rsidRDefault="008C6F2C">
      <w:pPr>
        <w:pStyle w:val="Heading2"/>
      </w:pPr>
      <w:bookmarkStart w:id="5" w:name="_Toc242131767"/>
      <w:r>
        <w:t>3.2 The internal cause</w:t>
      </w:r>
      <w:bookmarkEnd w:id="5"/>
    </w:p>
    <w:p w14:paraId="432707F8" w14:textId="77777777" w:rsidR="008F54E3" w:rsidRDefault="008C6F2C">
      <w:r>
        <w:t>The external environment explains why the decision is difficult, not why Procon is badly equipped to make it. Under Barney's (1995) VRIO test, an evidence-based site-selection capability is valuable, since the [MARGIN_MULTIPLE]-fold margin variation shows selection quality turning directly into returns; rare among owner-managed operators who decide by judgement; and hard to imitate, because its value comes from combining the method with Procon's own data. What Procon lacks is the fourth condition, organisation: no process, no threshold, no repeatable appraisal. Experience can entrench the gap: familiar methods blind people to better ones, the Einstellung effect (Luchins, 1942).</w:t>
      </w:r>
    </w:p>
    <w:p w14:paraId="4B69803F" w14:textId="77777777" w:rsidR="008F54E3" w:rsidRDefault="008C6F2C">
      <w:r>
        <w:t xml:space="preserve">The framework draws on industrial location theory because the underlying problem is spatial. Weber's (1909/1929) least-cost model, in which the best site minimises the combined cost of assembling inputs and distributing output, fits ready-mixed concrete directly: aggregate and cement in, </w:t>
      </w:r>
      <w:del w:id="7003" w:author="Claude (suggested edit)" w:date="2026-10-06T09:00:00Z">
        <w:r>
          <w:delText xml:space="preserve">a perishable product out</w:delText>
        </w:r>
      </w:del>
      <w:ins w:id="7004" w:author="Claude (suggested edit)" w:date="2026-10-06T09:00:00Z">
        <w:r>
          <w:t xml:space="preserve">small loads out</w:t>
        </w:r>
      </w:ins>
      <w:r>
        <w:t xml:space="preserve"> against the clock. Hotelling (1929) shows that competitors cluster rather than disperse, so the measure that matters is demand per unit of competing capacity, not absolute demand. Church and ReVelle's (1974) maximal covering location problem formalises the eight-mile radius: cover as much demand as possible within a fixed service distance.</w:t>
      </w:r>
    </w:p>
    <w:p w14:paraId="2969D1D8" w14:textId="77777777" w:rsidR="008F54E3" w:rsidRDefault="008C6F2C">
      <w:pPr>
        <w:pStyle w:val="Heading2"/>
      </w:pPr>
      <w:bookmarkStart w:id="6" w:name="_Toc242131768"/>
      <w:r>
        <w:t>3.3 Symptoms and quantified consequences</w:t>
      </w:r>
      <w:bookmarkEnd w:id="6"/>
    </w:p>
    <w:p w14:paraId="5BA426F4" w14:textId="77777777" w:rsidR="008F54E3" w:rsidRDefault="008C6F2C">
      <w:r>
        <w:t xml:space="preserve">A 5 Whys analysis (Ohno, 1988) runs back from symptom to cause. Because funding is sequential, one weak site stalls the plan, stranding roughly </w:t>
      </w:r>
      <w:del w:id="7005" w:author="Claude (suggested edit)" w:date="2026-10-06T09:00:00Z">
        <w:r>
          <w:delText xml:space="preserve">£[CAPITAL_AT_RISK] in plant, fleet and yard</w:delText>
        </w:r>
      </w:del>
      <w:ins w:id="7006" w:author="Claude (suggested edit)" w:date="2026-10-06T09:00:00Z">
        <w:r>
          <w:t xml:space="preserve">£280,000 in plant, fleet and yard and £105,000 in working capital (Table 7)</w:t>
        </w:r>
      </w:ins>
      <w:r>
        <w:t xml:space="preserve"> and delaying every later opening by at least twelve months. Weak sites get through because no margin threshold exists, which is why margins vary [MARGIN_MULTIPLE]-fold; no threshold exists because judgement is unmodelled; and judgement is unmodelled because Procon has no repeatable method. Flyvbjerg (2008) shows that cost underestimation and benefit overestimation are strongest where appraisal relies on judgement and ignores reference data, which describes Procon's current approach.</w:t>
      </w:r>
    </w:p>
    <w:p w14:paraId="43775687" w14:textId="77777777" w:rsidR="008F54E3" w:rsidRDefault="008C6F2C">
      <w:pPr>
        <w:pStyle w:val="Heading2"/>
      </w:pPr>
      <w:bookmarkStart w:id="7" w:name="_Toc242131769"/>
      <w:r>
        <w:t>3.4 Brand and reputation: a critical evaluation</w:t>
      </w:r>
      <w:bookmarkEnd w:id="7"/>
    </w:p>
    <w:p w14:paraId="543F447F" w14:textId="77777777" w:rsidR="008F54E3" w:rsidRDefault="008C6F2C">
      <w:r>
        <w:t>Fombrun and Shanley (1990) treat reputation as an intangible asset built through repeated signals of reliability. Keller's (1993) brand equity model, by contrast, was developed for consumer markets, and its transfer to business buyers is contested: Leek and Christodoulides (2012), interviewing ten supplier managers, find that business brand value rests on functional qualities such as reliability and capacity, and on the risk reduction and trust they create. A contractor booking a pour is buying confidence that the wagon will arrive, so where price is set externally, reliability is the main source of differentiation and pricing power. In resource-based terms (Barney, 1991), Procon's delivery reputation is a strategic asset, costly to imitate because it is earned through performance.</w:t>
      </w:r>
    </w:p>
    <w:p w14:paraId="1A33929B" w14:textId="77777777" w:rsidR="008F54E3" w:rsidRDefault="008C6F2C">
      <w:r>
        <w:t xml:space="preserve">Procon's records show that asset already at risk. Between April and July 2026 the Leeds and Warrington depots declined 27 enquiries, 22 of them for want of drivers, vehicles or slots (coded by the author, Appendix 19). By volume the picture reverses: those 22 came to 75 cubic metres, under a third of the 250 or more lost on price, which is why such refusals are easy to ignore. Count is the better measure of reputational risk, since each refusal reaches a buyer: the 22 reached 16 customers, one of them five times. The logs also record what buyers did, which Leek and Christodoulides's interviews cannot: two Leeds customers offered an afternoon slot did not book; one 'moved on'. The 2028 payload reduction will tighten the same constraint, because smaller loads mean more journeys, drivers and vehicle hours per cubic metre. Reputation is also plural: Harvey et al. (2017), studying one consulting firm, find competing reputations across stakeholders and places</w:t>
      </w:r>
      <w:del w:id="7007" w:author="Claude (suggested edit)" w:date="2026-10-06T09:00:00Z">
        <w:r>
          <w:delText xml:space="preserve">, each sustained through the stakeholder's own relationship with the firm</w:delText>
        </w:r>
      </w:del>
      <w:r>
        <w:t xml:space="preserve">. If that transfers, a failure in a new catchment, or a success, travels mainly through customers buying from more than one depot: </w:t>
      </w:r>
      <w:commentRangeStart w:id="6"/>
      <w:r>
        <w:t xml:space="preserve">[CROSS_DEPOT_SHARE]</w:t>
      </w:r>
      <w:commentRangeEnd w:id="6"/>
      <w:r>
        <w:rPr>
          <w:rStyle w:val="CommentReference"/>
        </w:rPr>
        <w:commentReference w:id="6"/>
      </w:r>
      <w:r>
        <w:t xml:space="preserve">% </w:t>
      </w:r>
      <w:commentRangeStart w:id="7"/>
      <w:r>
        <w:t xml:space="preserve">of 2025/26 volume (sales ledger).</w:t>
      </w:r>
      <w:commentRangeEnd w:id="7"/>
      <w:r>
        <w:rPr>
          <w:rStyle w:val="CommentReference"/>
        </w:rPr>
        <w:commentReference w:id="7"/>
      </w:r>
      <w:ins w:id="7008" w:author="Claude (suggested edit)" w:date="2026-10-06T09:00:00Z">
        <w:r>
          <w:t xml:space="preserve"> Brand risk is also local: a rival trading as 24/7 Concrete &amp; Aggregates serves the whole target corridor (Table A4.4), so buyers may confuse the two; distinct livery and a trade-mark check precede entry (R9, Appendix 15).</w:t>
        </w:r>
      </w:ins>
    </w:p>
    <w:p w14:paraId="478C0F50" w14:textId="77777777" w:rsidR="008F54E3" w:rsidRDefault="008C6F2C">
      <w:del w:id="7071" w:author="Claude (suggested edit)" w:date="2026-10-06T09:00:00Z">
        <w:r>
          <w:delText xml:space="preserve">That leaves a tension the proposal must resolve. </w:delText>
        </w:r>
      </w:del>
      <w:r>
        <w:t xml:space="preserve">Rapid sequential expansion is the strategy most likely to over-extend service capacity and damage the asset its economics rely on, and the same evidence strengthens the case for consolidating first (Option C), which Section 5.2 tests. This is the limits-to-growth archetype (Clancy, 2018; Senge, 2006): self-funding drives growth, service capacity constrains it, and the leverage lies in easing the constraint. Location science shows how: backup coverage models value a second unit able to serve demand when the first is unavailable (Hogan &amp; ReVelle, 1986). The framework applies that logic by weighting service capacity headroom (Table 4) and tracking capacity-related declines as a KPI (Table 1), so a catchment demanding more than demonstrated capability ranks down whatever its demand.</w:t>
      </w:r>
    </w:p>
    <w:p w14:paraId="63344315" w14:textId="77777777" w:rsidR="008F54E3" w:rsidRDefault="008C6F2C">
      <w:pPr>
        <w:pStyle w:val="Heading2"/>
      </w:pPr>
      <w:bookmarkStart w:id="8" w:name="_Toc242131770"/>
      <w:r>
        <w:t>3.5 Resistance and conflicting views</w:t>
      </w:r>
      <w:bookmarkEnd w:id="8"/>
    </w:p>
    <w:p w14:paraId="66FE605B" w14:textId="77777777" w:rsidR="008F54E3" w:rsidRDefault="008C6F2C">
      <w:commentRangeStart w:id="8"/>
      <w:r>
        <w:t xml:space="preserve">[RESISTANCE_NARRATIVE</w:t>
      </w:r>
      <w:commentRangeEnd w:id="8"/>
      <w:r>
        <w:rPr>
          <w:rStyle w:val="CommentReference"/>
        </w:rPr>
        <w:commentReference w:id="8"/>
      </w:r>
      <w:r>
        <w:t xml:space="preserve"> — ~80 words in your own voice: role; stated position; the interest beneath it; how it was resolved; what changed in the proposal. Optional lens from Masterclass 1: Lewin's force-field analysis, driving versus restraining forces, and whether you pushed or reduced the obstacle (Hayes, 2022); one clause at most. The reading list's Essential item on disagreement, Julia Dhar's TED talk 'How to disagree productively and find common ground', fits here; reference it only if you cite it.]</w:t>
      </w:r>
    </w:p>
    <w:p w14:paraId="47C37A32" w14:textId="77777777" w:rsidR="008F54E3" w:rsidRDefault="008C6F2C">
      <w:pPr>
        <w:pStyle w:val="Heading1"/>
        <w:pageBreakBefore/>
      </w:pPr>
      <w:bookmarkStart w:id="9" w:name="_Toc242131771"/>
      <w:r>
        <w:t>4. Methodology, Results and Options Analysis</w:t>
      </w:r>
      <w:bookmarkEnd w:id="9"/>
    </w:p>
    <w:p w14:paraId="3133A2A9" w14:textId="77777777" w:rsidR="008F54E3" w:rsidRDefault="008C6F2C">
      <w:pPr>
        <w:pStyle w:val="Heading2"/>
      </w:pPr>
      <w:bookmarkStart w:id="10" w:name="_Toc242131772"/>
      <w:r>
        <w:t>4.1 Research design and its justification</w:t>
      </w:r>
      <w:bookmarkEnd w:id="10"/>
    </w:p>
    <w:p w14:paraId="24F406B6" w14:textId="77777777" w:rsidR="008F54E3" w:rsidRDefault="008C6F2C">
      <w:del w:id="7009" w:author="Claude (suggested edit)" w:date="2026-10-06T09:00:00Z">
        <w:r>
          <w:delText xml:space="preserve">The design runs from philosophy to technique, and Table 2 records the alternative rejected at each stage, with reasons.</w:delText>
        </w:r>
      </w:del>
      <w:ins w:id="7010" w:author="Claude (suggested edit)" w:date="2026-10-06T09:00:00Z">
        <w:r>
          <w:t xml:space="preserve">Each methodological decision, from philosophy to technique, appears in Table 2 with the alternative rejected.</w:t>
        </w:r>
      </w:ins>
      <w:r>
        <w:t xml:space="preserve"> The position is pragmatist: the problem needs measurable cost data and tacit practitioner knowledge together, and pragmatism admits both without an artificial commitment to one epistemology (Easterby-Smith et al., 2021; Saunders et al., 2019).</w:t>
      </w:r>
    </w:p>
    <w:p w14:paraId="40B23B60" w14:textId="77777777" w:rsidR="008F54E3" w:rsidRDefault="008C6F2C">
      <w:pPr>
        <w:pStyle w:val="TableCaption"/>
        <w:keepNext/>
      </w:pPr>
      <w: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14:paraId="42233C19" w14:textId="77777777">
        <w:trPr>
          <w:cantSplit/>
          <w:tblHeader/>
        </w:trPr>
        <w:tc>
          <w:tcPr>
            <w:tcW w:w="2160" w:type="dxa"/>
          </w:tcPr>
          <w:p w14:paraId="109CA1C0" w14:textId="77777777" w:rsidR="008F54E3" w:rsidRDefault="008C6F2C">
            <w:pPr>
              <w:keepNext/>
            </w:pPr>
            <w:r>
              <w:rPr>
                <w:b/>
                <w:sz w:val="18"/>
                <w:szCs w:val="18"/>
              </w:rPr>
              <w:t>Decision</w:t>
            </w:r>
          </w:p>
        </w:tc>
        <w:tc>
          <w:tcPr>
            <w:tcW w:w="2160" w:type="dxa"/>
          </w:tcPr>
          <w:p w14:paraId="63F60E5A" w14:textId="77777777" w:rsidR="008F54E3" w:rsidRDefault="008C6F2C">
            <w:pPr>
              <w:keepNext/>
            </w:pPr>
            <w:r>
              <w:rPr>
                <w:b/>
                <w:sz w:val="18"/>
                <w:szCs w:val="18"/>
              </w:rPr>
              <w:t>Position adopted</w:t>
            </w:r>
          </w:p>
        </w:tc>
        <w:tc>
          <w:tcPr>
            <w:tcW w:w="2160" w:type="dxa"/>
          </w:tcPr>
          <w:p w14:paraId="71917719" w14:textId="77777777" w:rsidR="008F54E3" w:rsidRDefault="008C6F2C">
            <w:pPr>
              <w:keepNext/>
            </w:pPr>
            <w:r>
              <w:rPr>
                <w:b/>
                <w:sz w:val="18"/>
                <w:szCs w:val="18"/>
              </w:rPr>
              <w:t>Alternatives rejected</w:t>
            </w:r>
          </w:p>
        </w:tc>
        <w:tc>
          <w:tcPr>
            <w:tcW w:w="2160" w:type="dxa"/>
          </w:tcPr>
          <w:p w14:paraId="7492E334" w14:textId="77777777" w:rsidR="008F54E3" w:rsidRDefault="008C6F2C">
            <w:pPr>
              <w:keepNext/>
            </w:pPr>
            <w:r>
              <w:rPr>
                <w:b/>
                <w:sz w:val="18"/>
                <w:szCs w:val="18"/>
              </w:rPr>
              <w:t>Justification</w:t>
            </w:r>
          </w:p>
        </w:tc>
      </w:tr>
      <w:tr w:rsidR="008F54E3" w14:paraId="6785B413" w14:textId="77777777">
        <w:trPr>
          <w:cantSplit/>
        </w:trPr>
        <w:tc>
          <w:tcPr>
            <w:tcW w:w="2160" w:type="dxa"/>
          </w:tcPr>
          <w:p w14:paraId="5CC56ECF" w14:textId="77777777" w:rsidR="008F54E3" w:rsidRDefault="008C6F2C">
            <w:r>
              <w:rPr>
                <w:sz w:val="18"/>
                <w:szCs w:val="18"/>
              </w:rPr>
              <w:t>Philosophy</w:t>
            </w:r>
          </w:p>
        </w:tc>
        <w:tc>
          <w:tcPr>
            <w:tcW w:w="2160" w:type="dxa"/>
          </w:tcPr>
          <w:p w14:paraId="1D38F256" w14:textId="77777777" w:rsidR="008F54E3" w:rsidRDefault="008C6F2C">
            <w:r>
              <w:rPr>
                <w:sz w:val="18"/>
                <w:szCs w:val="18"/>
              </w:rPr>
              <w:t>Pragmatism</w:t>
            </w:r>
          </w:p>
        </w:tc>
        <w:tc>
          <w:tcPr>
            <w:tcW w:w="2160" w:type="dxa"/>
          </w:tcPr>
          <w:p w14:paraId="2CB59FBD" w14:textId="77777777" w:rsidR="008F54E3" w:rsidRDefault="008C6F2C">
            <w:r>
              <w:rPr>
                <w:sz w:val="18"/>
                <w:szCs w:val="18"/>
              </w:rPr>
              <w:t>Positivism; interpretivism</w:t>
            </w:r>
          </w:p>
        </w:tc>
        <w:tc>
          <w:tcPr>
            <w:tcW w:w="2160" w:type="dxa"/>
          </w:tcPr>
          <w:p w14:paraId="4EBDEEF9" w14:textId="77777777" w:rsidR="008F54E3" w:rsidRDefault="008C6F2C">
            <w:r>
              <w:rPr>
                <w:sz w:val="18"/>
                <w:szCs w:val="18"/>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14:paraId="3EE62AAA" w14:textId="77777777">
        <w:trPr>
          <w:cantSplit/>
        </w:trPr>
        <w:tc>
          <w:tcPr>
            <w:tcW w:w="2160" w:type="dxa"/>
          </w:tcPr>
          <w:p w14:paraId="0F5A3324" w14:textId="77777777" w:rsidR="008F54E3" w:rsidRDefault="008C6F2C">
            <w:r>
              <w:rPr>
                <w:sz w:val="18"/>
                <w:szCs w:val="18"/>
              </w:rPr>
              <w:t>Approach</w:t>
            </w:r>
          </w:p>
        </w:tc>
        <w:tc>
          <w:tcPr>
            <w:tcW w:w="2160" w:type="dxa"/>
          </w:tcPr>
          <w:p w14:paraId="1268B7AF" w14:textId="77777777" w:rsidR="008F54E3" w:rsidRDefault="008C6F2C">
            <w:r>
              <w:rPr>
                <w:sz w:val="18"/>
                <w:szCs w:val="18"/>
              </w:rPr>
              <w:t>Abductive</w:t>
            </w:r>
          </w:p>
        </w:tc>
        <w:tc>
          <w:tcPr>
            <w:tcW w:w="2160" w:type="dxa"/>
          </w:tcPr>
          <w:p w14:paraId="565B729D" w14:textId="77777777" w:rsidR="008F54E3" w:rsidRDefault="008C6F2C">
            <w:r>
              <w:rPr>
                <w:sz w:val="18"/>
                <w:szCs w:val="18"/>
              </w:rPr>
              <w:t>Deduction; pure induction</w:t>
            </w:r>
          </w:p>
        </w:tc>
        <w:tc>
          <w:tcPr>
            <w:tcW w:w="2160" w:type="dxa"/>
          </w:tcPr>
          <w:p w14:paraId="0D48DA2A" w14:textId="77777777" w:rsidR="008F54E3" w:rsidRDefault="008C6F2C">
            <w:r>
              <w:rPr>
                <w:sz w:val="18"/>
                <w:szCs w:val="18"/>
              </w:rPr>
              <w:t>Framework derived from location theory, then revised against empirical interview data</w:t>
            </w:r>
          </w:p>
        </w:tc>
      </w:tr>
      <w:tr w:rsidR="008F54E3" w14:paraId="17ADF7A2" w14:textId="77777777">
        <w:trPr>
          <w:cantSplit/>
        </w:trPr>
        <w:tc>
          <w:tcPr>
            <w:tcW w:w="2160" w:type="dxa"/>
          </w:tcPr>
          <w:p w14:paraId="1EFF9872" w14:textId="77777777" w:rsidR="008F54E3" w:rsidRDefault="008C6F2C">
            <w:r>
              <w:rPr>
                <w:sz w:val="18"/>
                <w:szCs w:val="18"/>
              </w:rPr>
              <w:t>Strategy</w:t>
            </w:r>
          </w:p>
        </w:tc>
        <w:tc>
          <w:tcPr>
            <w:tcW w:w="2160" w:type="dxa"/>
          </w:tcPr>
          <w:p w14:paraId="4E881B57" w14:textId="77777777" w:rsidR="008F54E3" w:rsidRDefault="008C6F2C">
            <w:r>
              <w:rPr>
                <w:sz w:val="18"/>
                <w:szCs w:val="18"/>
              </w:rPr>
              <w:t>Single case study with embedded units (three depots)</w:t>
            </w:r>
          </w:p>
        </w:tc>
        <w:tc>
          <w:tcPr>
            <w:tcW w:w="2160" w:type="dxa"/>
          </w:tcPr>
          <w:p w14:paraId="568DAED9" w14:textId="77777777" w:rsidR="008F54E3" w:rsidRDefault="008C6F2C">
            <w:r>
              <w:rPr>
                <w:sz w:val="18"/>
                <w:szCs w:val="18"/>
              </w:rPr>
              <w:t>Multiple-case; survey</w:t>
            </w:r>
          </w:p>
        </w:tc>
        <w:tc>
          <w:tcPr>
            <w:tcW w:w="2160" w:type="dxa"/>
          </w:tcPr>
          <w:p w14:paraId="1479974C" w14:textId="77777777" w:rsidR="008F54E3" w:rsidRDefault="008C6F2C">
            <w:r>
              <w:rPr>
                <w:sz w:val="18"/>
                <w:szCs w:val="18"/>
              </w:rPr>
              <w:t>Depth of proprietary cost access outweighs cross-case generalisability (Yin, 2018)</w:t>
            </w:r>
          </w:p>
        </w:tc>
      </w:tr>
      <w:tr w:rsidR="008F54E3" w14:paraId="15B09274" w14:textId="77777777">
        <w:trPr>
          <w:cantSplit/>
        </w:trPr>
        <w:tc>
          <w:tcPr>
            <w:tcW w:w="2160" w:type="dxa"/>
          </w:tcPr>
          <w:p w14:paraId="0801BE19" w14:textId="77777777" w:rsidR="008F54E3" w:rsidRDefault="008C6F2C">
            <w:r>
              <w:rPr>
                <w:sz w:val="18"/>
                <w:szCs w:val="18"/>
              </w:rPr>
              <w:t>Method</w:t>
            </w:r>
          </w:p>
        </w:tc>
        <w:tc>
          <w:tcPr>
            <w:tcW w:w="2160" w:type="dxa"/>
          </w:tcPr>
          <w:p w14:paraId="45E67A0E" w14:textId="77777777" w:rsidR="008F54E3" w:rsidRDefault="008C6F2C">
            <w:r>
              <w:rPr>
                <w:sz w:val="18"/>
                <w:szCs w:val="18"/>
              </w:rPr>
              <w:t>Sequential mixed methods (QUAN → qual → QUAN)</w:t>
            </w:r>
          </w:p>
        </w:tc>
        <w:tc>
          <w:tcPr>
            <w:tcW w:w="2160" w:type="dxa"/>
          </w:tcPr>
          <w:p w14:paraId="35E55509" w14:textId="77777777" w:rsidR="008F54E3" w:rsidRDefault="008C6F2C">
            <w:r>
              <w:rPr>
                <w:sz w:val="18"/>
                <w:szCs w:val="18"/>
              </w:rPr>
              <w:t>Mono-method quantitative</w:t>
            </w:r>
          </w:p>
        </w:tc>
        <w:tc>
          <w:tcPr>
            <w:tcW w:w="2160" w:type="dxa"/>
          </w:tcPr>
          <w:p w14:paraId="39FC0DF7" w14:textId="77777777" w:rsidR="008F54E3" w:rsidRDefault="008C6F2C">
            <w:r>
              <w:rPr>
                <w:sz w:val="18"/>
                <w:szCs w:val="18"/>
              </w:rPr>
              <w:t>Secondary data defines the problem; interviews test assumptions; modelling resolves it; interview guide and transcript at Appendices 6 and 7</w:t>
            </w:r>
          </w:p>
        </w:tc>
      </w:tr>
      <w:tr w:rsidR="008F54E3" w14:paraId="7BAE3250" w14:textId="77777777">
        <w:trPr>
          <w:cantSplit/>
        </w:trPr>
        <w:tc>
          <w:tcPr>
            <w:tcW w:w="2160" w:type="dxa"/>
          </w:tcPr>
          <w:p w14:paraId="31EF17D3" w14:textId="77777777" w:rsidR="008F54E3" w:rsidRDefault="008C6F2C">
            <w:r>
              <w:rPr>
                <w:sz w:val="18"/>
                <w:szCs w:val="18"/>
              </w:rPr>
              <w:t>Sampling</w:t>
            </w:r>
          </w:p>
        </w:tc>
        <w:tc>
          <w:tcPr>
            <w:tcW w:w="2160" w:type="dxa"/>
          </w:tcPr>
          <w:p w14:paraId="3C71CF85" w14:textId="77777777" w:rsidR="008F54E3" w:rsidRDefault="008C6F2C">
            <w:r>
              <w:rPr>
                <w:sz w:val="18"/>
                <w:szCs w:val="18"/>
              </w:rPr>
              <w:t>Purposive census of [N] expert roles (Operations Manager, Business Development Manager, Scheduler, key material suppliers)</w:t>
            </w:r>
          </w:p>
        </w:tc>
        <w:tc>
          <w:tcPr>
            <w:tcW w:w="2160" w:type="dxa"/>
          </w:tcPr>
          <w:p w14:paraId="7533014C" w14:textId="77777777" w:rsidR="008F54E3" w:rsidRDefault="008C6F2C">
            <w:r>
              <w:rPr>
                <w:sz w:val="18"/>
                <w:szCs w:val="18"/>
              </w:rPr>
              <w:t>Random; convenience</w:t>
            </w:r>
          </w:p>
        </w:tc>
        <w:tc>
          <w:tcPr>
            <w:tcW w:w="2160" w:type="dxa"/>
          </w:tcPr>
          <w:p w14:paraId="40C5B499" w14:textId="77777777" w:rsidR="008F54E3" w:rsidRDefault="008C6F2C">
            <w:r>
              <w:rPr>
                <w:sz w:val="18"/>
                <w:szCs w:val="18"/>
              </w:rPr>
              <w:t>Every internal role holding the relevant knowledge was interviewed, with key suppliers chosen purposively: [N] in all. As internal managers and external suppliers the group is heterogeneous, so it falls below both the 15–60 norm for workplace interviews and the 12–30 suggested for heterogeneous groups (Saunders, 2012, as cited in Saunders &amp; Townsend, 2016). The defence is purpose: the interviews test the model's assumptions, not thematic saturation, an exception Saunders and Townsend (2016) allow where study purpose and data saliency justify it</w:t>
            </w:r>
          </w:p>
        </w:tc>
      </w:tr>
      <w:tr w:rsidR="008F54E3" w14:paraId="403E23CA" w14:textId="77777777">
        <w:trPr>
          <w:cantSplit/>
        </w:trPr>
        <w:tc>
          <w:tcPr>
            <w:tcW w:w="2160" w:type="dxa"/>
          </w:tcPr>
          <w:p w14:paraId="64CD1402" w14:textId="77777777" w:rsidR="008F54E3" w:rsidRDefault="008C6F2C">
            <w:r>
              <w:rPr>
                <w:sz w:val="18"/>
                <w:szCs w:val="18"/>
              </w:rPr>
              <w:t>Conduct</w:t>
            </w:r>
          </w:p>
        </w:tc>
        <w:tc>
          <w:tcPr>
            <w:tcW w:w="2160" w:type="dxa"/>
          </w:tcPr>
          <w:p w14:paraId="2A856EC3" w14:textId="77777777" w:rsidR="008F54E3" w:rsidRDefault="008C6F2C">
            <w:r>
              <w:rPr>
                <w:sz w:val="18"/>
                <w:szCs w:val="18"/>
              </w:rPr>
              <w:t>[N] interviews, [in person / Teams], [XX–XX] minutes; [audio-recorded with consent / notes taken]; [transcribed verbatim / summarised]; [information sent in advance] (Appendix 6)</w:t>
            </w:r>
          </w:p>
        </w:tc>
        <w:tc>
          <w:tcPr>
            <w:tcW w:w="2160" w:type="dxa"/>
          </w:tcPr>
          <w:p w14:paraId="5BF7071B" w14:textId="77777777" w:rsidR="008F54E3" w:rsidRDefault="008C6F2C">
            <w:r>
              <w:rPr>
                <w:sz w:val="18"/>
                <w:szCs w:val="18"/>
              </w:rPr>
              <w:t>[e.g. unrecorded conversations]</w:t>
            </w:r>
          </w:p>
        </w:tc>
        <w:tc>
          <w:tcPr>
            <w:tcW w:w="2160" w:type="dxa"/>
          </w:tcPr>
          <w:p w14:paraId="2ED86F9A" w14:textId="77777777" w:rsidR="008F54E3" w:rsidRDefault="008C6F2C">
            <w:r>
              <w:rPr>
                <w:sz w:val="18"/>
                <w:szCs w:val="18"/>
              </w:rPr>
              <w:t>[Why: e.g. a reader could replicate the study; transcripts support the thematic coding]</w:t>
            </w:r>
          </w:p>
        </w:tc>
      </w:tr>
      <w:tr w:rsidR="008F54E3" w14:paraId="2D98664C" w14:textId="77777777">
        <w:trPr>
          <w:cantSplit/>
        </w:trPr>
        <w:tc>
          <w:tcPr>
            <w:tcW w:w="2160" w:type="dxa"/>
          </w:tcPr>
          <w:p w14:paraId="2AEFC2BE" w14:textId="77777777" w:rsidR="008F54E3" w:rsidRDefault="008C6F2C">
            <w:r>
              <w:rPr>
                <w:sz w:val="18"/>
                <w:szCs w:val="18"/>
              </w:rPr>
              <w:t>Analysis</w:t>
            </w:r>
          </w:p>
        </w:tc>
        <w:tc>
          <w:tcPr>
            <w:tcW w:w="2160" w:type="dxa"/>
          </w:tcPr>
          <w:p w14:paraId="4B0EBC01" w14:textId="77777777" w:rsidR="008F54E3" w:rsidRDefault="008C6F2C">
            <w:r>
              <w:rPr>
                <w:sz w:val="18"/>
                <w:szCs w:val="18"/>
              </w:rPr>
              <w:t>Descriptive statistics; thematic analysis; MCDA</w:t>
            </w:r>
          </w:p>
        </w:tc>
        <w:tc>
          <w:tcPr>
            <w:tcW w:w="2160" w:type="dxa"/>
          </w:tcPr>
          <w:p w14:paraId="0F4F490F" w14:textId="77777777" w:rsidR="008F54E3" w:rsidRDefault="008C6F2C">
            <w:r>
              <w:rPr>
                <w:sz w:val="18"/>
                <w:szCs w:val="18"/>
              </w:rPr>
              <w:t>Inferential statistics</w:t>
            </w:r>
          </w:p>
        </w:tc>
        <w:tc>
          <w:tcPr>
            <w:tcW w:w="2160" w:type="dxa"/>
          </w:tcPr>
          <w:p w14:paraId="6FB27DFE" w14:textId="77777777" w:rsidR="008F54E3" w:rsidRDefault="008C6F2C">
            <w:r>
              <w:rPr>
                <w:sz w:val="18"/>
                <w:szCs w:val="18"/>
              </w:rPr>
              <w:t>Expert sample too small for statistical inference; thematic analysis suits explanatory interview data (Braun &amp; Clarke, 2006; Easterby-Smith et al., 2021)</w:t>
            </w:r>
          </w:p>
        </w:tc>
      </w:tr>
    </w:tbl>
    <w:p w14:paraId="4A99302D" w14:textId="77777777" w:rsidR="008F54E3" w:rsidRDefault="008C6F2C">
      <w:pPr>
        <w:spacing w:before="240"/>
      </w:pPr>
      <w:r>
        <w:t>The sequence in Table 2 matters: interviews first would have produced opinion with nothing to anchor it, and without them the cost model would rest on unchecked assumptions. Validity rests on triangulating theory, secondary data and practitioner evidence; reliability on recording the provenance of every weighting (Table 4; Appendix 2), so another analyst could reproduce the scores.</w:t>
      </w:r>
    </w:p>
    <w:p w14:paraId="71D9FB85" w14:textId="77777777" w:rsidR="008F54E3" w:rsidRDefault="008C6F2C">
      <w:pPr>
        <w:pStyle w:val="Heading2"/>
      </w:pPr>
      <w:bookmarkStart w:id="11" w:name="_Toc242131773"/>
      <w:r>
        <w:t>4.2 Positionality, ethics and limitations</w:t>
      </w:r>
      <w:bookmarkEnd w:id="11"/>
    </w:p>
    <w:p w14:paraId="529320F7" w14:textId="77777777" w:rsidR="008F54E3" w:rsidRDefault="008C6F2C">
      <w:r>
        <w:t xml:space="preserve">I conducted this research as an insider. As Business Manager with profit and loss accountability I have a stake in the outcome and chair the sponsor reviews that scrutinised it, a position with both advantages and hazards (Coghlan &amp; Brannick, 2014; Costley et al., 2010). It gave access to the management accounts and to candid colleagues, but three hazards needed structural mitigation. Confirmation bias towards expansion was countered by specifying the do-nothing and deferral options before analysis and by </w:t>
      </w:r>
      <w:commentRangeStart w:id="9"/>
      <w:r>
        <w:t xml:space="preserve">[REVIEWER_ROLE]</w:t>
      </w:r>
      <w:commentRangeEnd w:id="9"/>
      <w:r>
        <w:rPr>
          <w:rStyle w:val="CommentReference"/>
        </w:rPr>
        <w:commentReference w:id="9"/>
      </w:r>
      <w:r>
        <w:t xml:space="preserve">'s independent review of the model. Power asymmetry, with three of five interviewees in my reporting line, was countered by framing interviews as a search for flawed assumptions, anonymising material and inviting disagreement. Optimism bias in the ramp-up estimate (Flyvbjerg, 2008, 2021) was countered by anchoring it to </w:t>
      </w:r>
      <w:del w:id="7011" w:author="Claude (suggested edit)" w:date="2026-10-06T09:00:00Z">
        <w:r>
          <w:delText xml:space="preserve">the trading history of Procon's most recent opening.</w:delText>
        </w:r>
      </w:del>
      <w:ins w:id="7012" w:author="Claude (suggested edit)" w:date="2026-10-06T09:00:00Z">
        <w:r>
          <w:t xml:space="preserve">Leeds's 2022 trading, Procon's most recent opening, although the model's later-year volumes still outrun that ramp and are re-tested at G7 (Table A9.4).</w:t>
        </w:r>
      </w:ins>
    </w:p>
    <w:p w14:paraId="7164831D" w14:textId="77777777" w:rsidR="008F54E3" w:rsidRDefault="008C6F2C">
      <w:r>
        <w:t>The Managing Director gave organisational consent as sponsor, and the study followed [ETHICS_ROUTE — describe what actually happened; if there was no University ethics review, say what you did and confirm with the programme team]. Participation was voluntary and informed, identifying material was anonymised, and supplier pricing is reported in aggregate.</w:t>
      </w:r>
    </w:p>
    <w:p w14:paraId="3806D224" w14:textId="77777777" w:rsidR="008F54E3" w:rsidRDefault="008C6F2C">
      <w:r>
        <w:t>Three limitations qualify the findings. Competitor costs are proxied from Companies House filings, so conclusions on relative cost position are indicative. MPA volume data comes from a member survey covering just over 60% of Great Britain sales (MPA, 2025a), so regional figures carry sampling uncertainty. Single-case research limits generalisation, but the deliverable is an internal capability, not a general theory.</w:t>
      </w:r>
    </w:p>
    <w:p w14:paraId="78B88A6A" w14:textId="77777777" w:rsidR="008F54E3" w:rsidRDefault="008C6F2C">
      <w:pPr>
        <w:pStyle w:val="Heading2"/>
      </w:pPr>
      <w:bookmarkStart w:id="12" w:name="_Toc242131774"/>
      <w:r>
        <w:t>4.3 Findings</w:t>
      </w:r>
      <w:bookmarkEnd w:id="12"/>
    </w:p>
    <w:p w14:paraId="5AA2EE75" w14:textId="77777777" w:rsidR="008F54E3" w:rsidRDefault="008C6F2C">
      <w:r>
        <w:t>Secondary analysis established the demand and competitive baseline. South Yorkshire combines funded Sheffield regeneration (Heart of the City II, £470m; West Bar, £300m) with live council and National Highways frameworks, and two large Leeds accounts have sites there that Procon does not yet serve (Appendix 12). Following Hotelling (1929), the competitor mapping at Appendix 4 measured demand per unit of competing capacity. [CATCHMENT] ranked [POSITION] on absolute demand and [POSITION] per unit of competing capacity, [RANKING_EFFECT — so the second measure changed the ranking / and the two measures agreed].</w:t>
      </w:r>
    </w:p>
    <w:p w14:paraId="37A2D259" w14:textId="77777777" w:rsidR="008F54E3" w:rsidRDefault="008C6F2C">
      <w:r>
        <w:t>Cost-volume-profit analysis (Drury, 2021) of the board model gives a contribution of £51.74 per cubic metre and break-even at 26.5 cubic metres a day (Appendix 8). The model omits the 2028 payload effect, which adds £[COST_PER_M3_DELTA] per cubic metre.</w:t>
      </w:r>
    </w:p>
    <w:p w14:paraId="7C6C83FC" w14:textId="77777777" w:rsidR="008F54E3" w:rsidRDefault="008C6F2C">
      <w:r>
        <w:t>The primary research tested the criteria and weightings derived from location theory. The initial matrix weighted [CRITERION] at [W_BEFORE]%. Evidence from [SOURCE — interviewee role, or the declined-work logs] on [TOPIC] showed that [INSIGHT — what the evidence actually showed], and the weighting was [REVISED_TO_OR_CONFIRMED — revised to X% / confirmed]. Applying the final weightings [EFFECT_ON_RANKING — reversed the ranking / narrowed the margin to X points / confirmed the original order]. [NOTE — the capacity headroom criterion in Table 3 may be this change, if it was added after the declined-work evidence; present it that way only if it was.]</w:t>
      </w:r>
    </w:p>
    <w:p w14:paraId="6A104AB6" w14:textId="77777777" w:rsidR="008F54E3" w:rsidRDefault="008C6F2C">
      <w:r>
        <w:t>This bears on how much weight the evidence can carry. [KEEP ONE, ~25 words: if the interviews changed a weighting, the primary research was formative, because the recommendation rests on inputs the secondary data would not have surfaced; if they confirmed the weightings, the convergence is itself evidence, because the weights came from location theory before practitioners saw them.]</w:t>
      </w:r>
    </w:p>
    <w:p w14:paraId="0E0F252D" w14:textId="77777777" w:rsidR="008F54E3" w:rsidRDefault="008C6F2C">
      <w:pPr>
        <w:pStyle w:val="TableCaption"/>
        <w:keepNext/>
      </w:pPr>
      <w: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14:paraId="4A3BF0E3" w14:textId="77777777">
        <w:trPr>
          <w:cantSplit/>
          <w:tblHeader/>
        </w:trPr>
        <w:tc>
          <w:tcPr>
            <w:tcW w:w="2160" w:type="dxa"/>
          </w:tcPr>
          <w:p w14:paraId="7611E8E4" w14:textId="77777777" w:rsidR="008F54E3" w:rsidRDefault="008C6F2C">
            <w:pPr>
              <w:keepNext/>
            </w:pPr>
            <w:r>
              <w:rPr>
                <w:b/>
                <w:sz w:val="18"/>
                <w:szCs w:val="18"/>
              </w:rPr>
              <w:t>Strand</w:t>
            </w:r>
          </w:p>
        </w:tc>
        <w:tc>
          <w:tcPr>
            <w:tcW w:w="2160" w:type="dxa"/>
          </w:tcPr>
          <w:p w14:paraId="28205FDA" w14:textId="77777777" w:rsidR="008F54E3" w:rsidRDefault="008C6F2C">
            <w:pPr>
              <w:keepNext/>
            </w:pPr>
            <w:r>
              <w:rPr>
                <w:b/>
                <w:sz w:val="18"/>
                <w:szCs w:val="18"/>
              </w:rPr>
              <w:t>Principal finding</w:t>
            </w:r>
          </w:p>
        </w:tc>
        <w:tc>
          <w:tcPr>
            <w:tcW w:w="2160" w:type="dxa"/>
          </w:tcPr>
          <w:p w14:paraId="7D09ECC2" w14:textId="77777777" w:rsidR="008F54E3" w:rsidRDefault="008C6F2C">
            <w:pPr>
              <w:keepNext/>
            </w:pPr>
            <w:r>
              <w:rPr>
                <w:b/>
                <w:sz w:val="18"/>
                <w:szCs w:val="18"/>
              </w:rPr>
              <w:t>Evidence</w:t>
            </w:r>
          </w:p>
        </w:tc>
        <w:tc>
          <w:tcPr>
            <w:tcW w:w="2160" w:type="dxa"/>
          </w:tcPr>
          <w:p w14:paraId="00CCC205" w14:textId="77777777" w:rsidR="008F54E3" w:rsidRDefault="008C6F2C">
            <w:pPr>
              <w:keepNext/>
            </w:pPr>
            <w:r>
              <w:rPr>
                <w:b/>
                <w:sz w:val="18"/>
                <w:szCs w:val="18"/>
              </w:rPr>
              <w:t>Effect on framework</w:t>
            </w:r>
          </w:p>
        </w:tc>
      </w:tr>
      <w:tr w:rsidR="008F54E3" w14:paraId="556905C0" w14:textId="77777777">
        <w:trPr>
          <w:cantSplit/>
        </w:trPr>
        <w:tc>
          <w:tcPr>
            <w:tcW w:w="2160" w:type="dxa"/>
          </w:tcPr>
          <w:p w14:paraId="789521B5" w14:textId="77777777" w:rsidR="008F54E3" w:rsidRDefault="008C6F2C">
            <w:r>
              <w:rPr>
                <w:sz w:val="18"/>
                <w:szCs w:val="18"/>
              </w:rPr>
              <w:t>Demand and catchment</w:t>
            </w:r>
          </w:p>
        </w:tc>
        <w:tc>
          <w:tcPr>
            <w:tcW w:w="2160" w:type="dxa"/>
          </w:tcPr>
          <w:p w14:paraId="0C3B21FB" w14:textId="77777777" w:rsidR="008F54E3" w:rsidRDefault="008C6F2C">
            <w:r>
              <w:rPr>
                <w:sz w:val="18"/>
                <w:szCs w:val="18"/>
              </w:rPr>
              <w:t>Funded Sheffield regeneration pipeline; live council and National Highways frameworks, with SDF2 Lot 2 live from 2027; two Leeds accounts and a framework contractor already working in South Yorkshire</w:t>
            </w:r>
          </w:p>
        </w:tc>
        <w:tc>
          <w:tcPr>
            <w:tcW w:w="2160" w:type="dxa"/>
          </w:tcPr>
          <w:p w14:paraId="53934C29" w14:textId="77777777" w:rsidR="008F54E3" w:rsidRDefault="008C6F2C">
            <w:r>
              <w:rPr>
                <w:sz w:val="18"/>
                <w:szCs w:val="18"/>
              </w:rPr>
              <w:t>CPA (2026); Office for National Statistics (2026); board presentation, Appendix 12; Appendix 3</w:t>
            </w:r>
          </w:p>
        </w:tc>
        <w:tc>
          <w:tcPr>
            <w:tcW w:w="2160" w:type="dxa"/>
          </w:tcPr>
          <w:p w14:paraId="54DDA0A7" w14:textId="77777777" w:rsidR="008F54E3" w:rsidRDefault="008C6F2C">
            <w:r>
              <w:rPr>
                <w:sz w:val="18"/>
                <w:szCs w:val="18"/>
              </w:rPr>
              <w:t>Named pre-sell targets for G3; [EFFECT on the infrastructure exposure score]</w:t>
            </w:r>
          </w:p>
        </w:tc>
      </w:tr>
      <w:tr w:rsidR="008F54E3" w14:paraId="3248F0A0" w14:textId="77777777">
        <w:trPr>
          <w:cantSplit/>
        </w:trPr>
        <w:tc>
          <w:tcPr>
            <w:tcW w:w="2160" w:type="dxa"/>
          </w:tcPr>
          <w:p w14:paraId="390E83D9" w14:textId="77777777" w:rsidR="008F54E3" w:rsidRDefault="008C6F2C">
            <w:r>
              <w:rPr>
                <w:sz w:val="18"/>
                <w:szCs w:val="18"/>
              </w:rPr>
              <w:t>Competition</w:t>
            </w:r>
          </w:p>
        </w:tc>
        <w:tc>
          <w:tcPr>
            <w:tcW w:w="2160" w:type="dxa"/>
          </w:tcPr>
          <w:p w14:paraId="7CE4E14A" w14:textId="77777777" w:rsidR="008F54E3" w:rsidRDefault="008C6F2C">
            <w:r>
              <w:rPr>
                <w:sz w:val="18"/>
                <w:szCs w:val="18"/>
              </w:rPr>
              <w:t>[FINDING]</w:t>
            </w:r>
          </w:p>
        </w:tc>
        <w:tc>
          <w:tcPr>
            <w:tcW w:w="2160" w:type="dxa"/>
          </w:tcPr>
          <w:p w14:paraId="73A3BC54" w14:textId="77777777" w:rsidR="008F54E3" w:rsidRDefault="008C6F2C">
            <w:r>
              <w:rPr>
                <w:sz w:val="18"/>
                <w:szCs w:val="18"/>
              </w:rPr>
              <w:t>Competitor mapping, Appendix 4</w:t>
            </w:r>
          </w:p>
        </w:tc>
        <w:tc>
          <w:tcPr>
            <w:tcW w:w="2160" w:type="dxa"/>
          </w:tcPr>
          <w:p w14:paraId="6B7CEACF" w14:textId="77777777" w:rsidR="008F54E3" w:rsidRDefault="008C6F2C">
            <w:r>
              <w:rPr>
                <w:sz w:val="18"/>
                <w:szCs w:val="18"/>
              </w:rPr>
              <w:t>Demand measured per unit of competing capacity</w:t>
            </w:r>
          </w:p>
        </w:tc>
      </w:tr>
      <w:tr w:rsidR="008F54E3" w14:paraId="489AD72C" w14:textId="77777777">
        <w:trPr>
          <w:cantSplit/>
        </w:trPr>
        <w:tc>
          <w:tcPr>
            <w:tcW w:w="2160" w:type="dxa"/>
          </w:tcPr>
          <w:p w14:paraId="3343F37B" w14:textId="77777777" w:rsidR="008F54E3" w:rsidRDefault="008C6F2C">
            <w:r>
              <w:rPr>
                <w:sz w:val="18"/>
                <w:szCs w:val="18"/>
              </w:rPr>
              <w:t>Service reliability</w:t>
            </w:r>
          </w:p>
        </w:tc>
        <w:tc>
          <w:tcPr>
            <w:tcW w:w="2160" w:type="dxa"/>
          </w:tcPr>
          <w:p w14:paraId="50E088DA" w14:textId="77777777" w:rsidR="008F54E3" w:rsidRDefault="008C6F2C">
            <w:r>
              <w:rPr>
                <w:sz w:val="18"/>
                <w:szCs w:val="18"/>
              </w:rPr>
              <w:t>22 of 27 declined enquiries (Apr–Jul 2026) were capacity-related; by volume, price losses (≥250 m³) exceeded capacity losses (75 m³)</w:t>
            </w:r>
          </w:p>
        </w:tc>
        <w:tc>
          <w:tcPr>
            <w:tcW w:w="2160" w:type="dxa"/>
          </w:tcPr>
          <w:p w14:paraId="50EF04DC" w14:textId="77777777" w:rsidR="008F54E3" w:rsidRDefault="008C6F2C">
            <w:r>
              <w:rPr>
                <w:sz w:val="18"/>
                <w:szCs w:val="18"/>
              </w:rPr>
              <w:t>Declined-work logs, Appendix 19</w:t>
            </w:r>
          </w:p>
        </w:tc>
        <w:tc>
          <w:tcPr>
            <w:tcW w:w="2160" w:type="dxa"/>
          </w:tcPr>
          <w:p w14:paraId="7C9A5AD0" w14:textId="77777777" w:rsidR="008F54E3" w:rsidRDefault="008C6F2C">
            <w:r>
              <w:rPr>
                <w:sz w:val="18"/>
                <w:szCs w:val="18"/>
              </w:rPr>
              <w:t>Capacity headroom criterion introduced at [XX]% [CHECK: keep 'introduced' only if the criterion was added after this evidence; if it was, this is the §4.3 weighting change]</w:t>
            </w:r>
          </w:p>
        </w:tc>
      </w:tr>
      <w:tr w:rsidR="008F54E3" w14:paraId="4ED5DED8" w14:textId="77777777">
        <w:trPr>
          <w:cantSplit/>
        </w:trPr>
        <w:tc>
          <w:tcPr>
            <w:tcW w:w="2160" w:type="dxa"/>
          </w:tcPr>
          <w:p w14:paraId="773D8554" w14:textId="77777777" w:rsidR="008F54E3" w:rsidRDefault="008C6F2C">
            <w:r>
              <w:rPr>
                <w:sz w:val="18"/>
                <w:szCs w:val="18"/>
              </w:rPr>
              <w:t>Cost base</w:t>
            </w:r>
          </w:p>
        </w:tc>
        <w:tc>
          <w:tcPr>
            <w:tcW w:w="2160" w:type="dxa"/>
          </w:tcPr>
          <w:p w14:paraId="0E30D943" w14:textId="77777777" w:rsidR="008F54E3" w:rsidRDefault="008C6F2C">
            <w:r>
              <w:rPr>
                <w:sz w:val="18"/>
                <w:szCs w:val="18"/>
              </w:rPr>
              <w:t>Variable cost £67.26/m³ (materials £61.26, a low-cement mix); certified (BSI) mixes average £75.68 in materials alone; post-2028 £[XX.XX]</w:t>
            </w:r>
          </w:p>
        </w:tc>
        <w:tc>
          <w:tcPr>
            <w:tcW w:w="2160" w:type="dxa"/>
          </w:tcPr>
          <w:p w14:paraId="030B88A1" w14:textId="77777777" w:rsidR="008F54E3" w:rsidRDefault="008C6F2C">
            <w:r>
              <w:rPr>
                <w:sz w:val="18"/>
                <w:szCs w:val="18"/>
              </w:rPr>
              <w:t>Board model; supplier package costs, Appendix 12</w:t>
            </w:r>
          </w:p>
        </w:tc>
        <w:tc>
          <w:tcPr>
            <w:tcW w:w="2160" w:type="dxa"/>
          </w:tcPr>
          <w:p w14:paraId="6C853F2F" w14:textId="77777777" w:rsidR="008F54E3" w:rsidRDefault="008C6F2C">
            <w:r>
              <w:rPr>
                <w:sz w:val="18"/>
                <w:szCs w:val="18"/>
              </w:rPr>
              <w:t>Mix and certification tested in sensitivity (Appendix 9); post-2028 cost to be modelled</w:t>
            </w:r>
          </w:p>
        </w:tc>
      </w:tr>
      <w:tr w:rsidR="008F54E3" w14:paraId="7CCCF411" w14:textId="77777777">
        <w:trPr>
          <w:cantSplit/>
        </w:trPr>
        <w:tc>
          <w:tcPr>
            <w:tcW w:w="2160" w:type="dxa"/>
          </w:tcPr>
          <w:p w14:paraId="7DD2DD1B" w14:textId="77777777" w:rsidR="008F54E3" w:rsidRDefault="008C6F2C">
            <w:r>
              <w:rPr>
                <w:sz w:val="18"/>
                <w:szCs w:val="18"/>
              </w:rPr>
              <w:t>Land and feasibility</w:t>
            </w:r>
          </w:p>
        </w:tc>
        <w:tc>
          <w:tcPr>
            <w:tcW w:w="2160" w:type="dxa"/>
          </w:tcPr>
          <w:p w14:paraId="1D795071" w14:textId="77777777" w:rsidR="008F54E3" w:rsidRDefault="008C6F2C">
            <w:r>
              <w:rPr>
                <w:sz w:val="18"/>
                <w:szCs w:val="18"/>
              </w:rPr>
              <w:t>Nine surfaced 1.0–1.5-acre yards in the Sheffield–Doncaster corridor at £50,000–£70,000 a year; one freehold at £1.0m</w:t>
            </w:r>
          </w:p>
        </w:tc>
        <w:tc>
          <w:tcPr>
            <w:tcW w:w="2160" w:type="dxa"/>
          </w:tcPr>
          <w:p w14:paraId="520FCDCD" w14:textId="77777777" w:rsidR="008F54E3" w:rsidRDefault="008C6F2C">
            <w:r>
              <w:rPr>
                <w:sz w:val="18"/>
                <w:szCs w:val="18"/>
              </w:rPr>
              <w:t>Land agents; planning portals; Appendix 10</w:t>
            </w:r>
          </w:p>
        </w:tc>
        <w:tc>
          <w:tcPr>
            <w:tcW w:w="2160" w:type="dxa"/>
          </w:tcPr>
          <w:p w14:paraId="435707A4" w14:textId="77777777" w:rsidR="008F54E3" w:rsidRDefault="008C6F2C">
            <w:r>
              <w:rPr>
                <w:sz w:val="18"/>
                <w:szCs w:val="18"/>
              </w:rPr>
              <w:t>Lease preferred: rent moves payback by under a month; freehold would stretch it to 43 months</w:t>
            </w:r>
          </w:p>
        </w:tc>
      </w:tr>
      <w:tr w:rsidR="008F54E3" w14:paraId="0A1B5B91" w14:textId="77777777">
        <w:trPr>
          <w:cantSplit/>
        </w:trPr>
        <w:tc>
          <w:tcPr>
            <w:tcW w:w="2160" w:type="dxa"/>
          </w:tcPr>
          <w:p w14:paraId="5DBC3A0B" w14:textId="77777777" w:rsidR="008F54E3" w:rsidRDefault="008C6F2C">
            <w:r>
              <w:rPr>
                <w:sz w:val="18"/>
                <w:szCs w:val="18"/>
              </w:rPr>
              <w:t>Regulatory</w:t>
            </w:r>
          </w:p>
        </w:tc>
        <w:tc>
          <w:tcPr>
            <w:tcW w:w="2160" w:type="dxa"/>
          </w:tcPr>
          <w:p w14:paraId="190B9A3B" w14:textId="77777777" w:rsidR="008F54E3" w:rsidRDefault="008C6F2C">
            <w:r>
              <w:rPr>
                <w:sz w:val="18"/>
                <w:szCs w:val="18"/>
              </w:rPr>
              <w:t>Payload reduction of [XX]% from 2028</w:t>
            </w:r>
          </w:p>
        </w:tc>
        <w:tc>
          <w:tcPr>
            <w:tcW w:w="2160" w:type="dxa"/>
          </w:tcPr>
          <w:p w14:paraId="6D2881ED" w14:textId="77777777" w:rsidR="008F54E3" w:rsidRDefault="008C6F2C">
            <w:r>
              <w:rPr>
                <w:sz w:val="18"/>
                <w:szCs w:val="18"/>
              </w:rPr>
              <w:t>DfT (2025a, 2025b)</w:t>
            </w:r>
          </w:p>
        </w:tc>
        <w:tc>
          <w:tcPr>
            <w:tcW w:w="2160" w:type="dxa"/>
          </w:tcPr>
          <w:p w14:paraId="460D5FA7" w14:textId="77777777" w:rsidR="008F54E3" w:rsidRDefault="008C6F2C">
            <w:r>
              <w:rPr>
                <w:sz w:val="18"/>
                <w:szCs w:val="18"/>
              </w:rPr>
              <w:t>Payload resilience criterion weighted at [XX]%</w:t>
            </w:r>
          </w:p>
        </w:tc>
      </w:tr>
    </w:tbl>
    <w:p w14:paraId="5694919B" w14:textId="77777777" w:rsidR="008F54E3" w:rsidRDefault="008C6F2C">
      <w:pPr>
        <w:pStyle w:val="Heading2"/>
      </w:pPr>
      <w:bookmarkStart w:id="13" w:name="_Toc242131775"/>
      <w:r>
        <w:t>4.4 Options analysis</w:t>
      </w:r>
      <w:bookmarkEnd w:id="13"/>
    </w:p>
    <w:p w14:paraId="1CA2CF89" w14:textId="77777777" w:rsidR="008F54E3" w:rsidRDefault="008C6F2C">
      <w:r>
        <w:t xml:space="preserve">Four options were appraised: </w:t>
      </w:r>
      <w:commentRangeStart w:id="10"/>
      <w:r>
        <w:t xml:space="preserve">two candidate catchments (A and B)</w:t>
      </w:r>
      <w:commentRangeEnd w:id="10"/>
      <w:r>
        <w:rPr>
          <w:rStyle w:val="CommentReference"/>
        </w:rPr>
        <w:commentReference w:id="10"/>
      </w:r>
      <w:r>
        <w:t xml:space="preserve">; deferral of the 2027 opening to consolidate the existing depots (C); and doing nothing, which anchors the cost of inaction. The appraisal is a two-stage cost benefit analysis: multi-criteria decision analysis ranks the options on priced and unpriced criteria, since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w:t>
      </w:r>
      <w:commentRangeStart w:id="11"/>
      <w:r>
        <w:t xml:space="preserve">[CR]</w:t>
      </w:r>
      <w:commentRangeEnd w:id="11"/>
      <w:r>
        <w:rPr>
          <w:rStyle w:val="CommentReference"/>
        </w:rPr>
        <w:commentReference w:id="11"/>
      </w:r>
      <w:r>
        <w:t xml:space="preserve"> against his 0.10 ceiling (Appendix 2).</w:t>
      </w:r>
    </w:p>
    <w:p w14:paraId="2D0087A6" w14:textId="77777777" w:rsidR="008F54E3" w:rsidRDefault="008C6F2C">
      <w:pPr>
        <w:pStyle w:val="TableCaption"/>
        <w:keepNext/>
      </w:pPr>
      <w:r>
        <w:t>Table 4. Weighted multi-criteria decision matrix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14:paraId="56E166E1" w14:textId="77777777">
        <w:trPr>
          <w:cantSplit/>
          <w:tblHeader/>
        </w:trPr>
        <w:tc>
          <w:tcPr>
            <w:tcW w:w="1234" w:type="dxa"/>
          </w:tcPr>
          <w:p w14:paraId="0860ACB9" w14:textId="77777777" w:rsidR="008F54E3" w:rsidRDefault="008C6F2C">
            <w:pPr>
              <w:keepNext/>
            </w:pPr>
            <w:r>
              <w:rPr>
                <w:b/>
                <w:sz w:val="18"/>
                <w:szCs w:val="18"/>
              </w:rPr>
              <w:t>Criterion</w:t>
            </w:r>
          </w:p>
        </w:tc>
        <w:tc>
          <w:tcPr>
            <w:tcW w:w="1234" w:type="dxa"/>
          </w:tcPr>
          <w:p w14:paraId="7FCED845" w14:textId="77777777" w:rsidR="008F54E3" w:rsidRDefault="008C6F2C">
            <w:pPr>
              <w:keepNext/>
            </w:pPr>
            <w:r>
              <w:rPr>
                <w:b/>
                <w:sz w:val="18"/>
                <w:szCs w:val="18"/>
              </w:rPr>
              <w:t>Weight %</w:t>
            </w:r>
          </w:p>
        </w:tc>
        <w:tc>
          <w:tcPr>
            <w:tcW w:w="1234" w:type="dxa"/>
          </w:tcPr>
          <w:p w14:paraId="3D4BCF92" w14:textId="77777777" w:rsidR="008F54E3" w:rsidRDefault="008C6F2C">
            <w:pPr>
              <w:keepNext/>
            </w:pPr>
            <w:r>
              <w:rPr>
                <w:b/>
                <w:sz w:val="18"/>
                <w:szCs w:val="18"/>
              </w:rPr>
              <w:t>Provenance of weight</w:t>
            </w:r>
          </w:p>
        </w:tc>
        <w:tc>
          <w:tcPr>
            <w:tcW w:w="1234" w:type="dxa"/>
          </w:tcPr>
          <w:p w14:paraId="2066DB4C" w14:textId="77777777" w:rsidR="008F54E3" w:rsidRDefault="008C6F2C">
            <w:pPr>
              <w:keepNext/>
            </w:pPr>
            <w:r>
              <w:rPr>
                <w:b/>
                <w:sz w:val="18"/>
                <w:szCs w:val="18"/>
              </w:rPr>
              <w:t>A</w:t>
            </w:r>
          </w:p>
        </w:tc>
        <w:tc>
          <w:tcPr>
            <w:tcW w:w="1234" w:type="dxa"/>
          </w:tcPr>
          <w:p w14:paraId="24F7C27C" w14:textId="77777777" w:rsidR="008F54E3" w:rsidRDefault="008C6F2C">
            <w:pPr>
              <w:keepNext/>
            </w:pPr>
            <w:r>
              <w:rPr>
                <w:b/>
                <w:sz w:val="18"/>
                <w:szCs w:val="18"/>
              </w:rPr>
              <w:t>B</w:t>
            </w:r>
          </w:p>
        </w:tc>
        <w:tc>
          <w:tcPr>
            <w:tcW w:w="1234" w:type="dxa"/>
          </w:tcPr>
          <w:p w14:paraId="4FECDAA6" w14:textId="77777777" w:rsidR="008F54E3" w:rsidRDefault="008C6F2C">
            <w:pPr>
              <w:keepNext/>
            </w:pPr>
            <w:r>
              <w:rPr>
                <w:b/>
                <w:sz w:val="18"/>
                <w:szCs w:val="18"/>
              </w:rPr>
              <w:t>C</w:t>
            </w:r>
          </w:p>
        </w:tc>
        <w:tc>
          <w:tcPr>
            <w:tcW w:w="1234" w:type="dxa"/>
          </w:tcPr>
          <w:p w14:paraId="4C8CF6B5" w14:textId="77777777" w:rsidR="008F54E3" w:rsidRDefault="008C6F2C">
            <w:pPr>
              <w:keepNext/>
            </w:pPr>
            <w:r>
              <w:rPr>
                <w:b/>
                <w:sz w:val="18"/>
                <w:szCs w:val="18"/>
              </w:rPr>
              <w:t>Baseline</w:t>
            </w:r>
          </w:p>
        </w:tc>
      </w:tr>
      <w:tr w:rsidR="008F54E3" w14:paraId="56170DB5" w14:textId="77777777">
        <w:trPr>
          <w:cantSplit/>
        </w:trPr>
        <w:tc>
          <w:tcPr>
            <w:tcW w:w="1234" w:type="dxa"/>
          </w:tcPr>
          <w:p w14:paraId="20349983" w14:textId="77777777" w:rsidR="008F54E3" w:rsidRDefault="008C6F2C">
            <w:r>
              <w:rPr>
                <w:sz w:val="18"/>
                <w:szCs w:val="18"/>
              </w:rPr>
              <w:t>Catchment demand density (8-mile radius)</w:t>
            </w:r>
          </w:p>
        </w:tc>
        <w:tc>
          <w:tcPr>
            <w:tcW w:w="1234" w:type="dxa"/>
          </w:tcPr>
          <w:p w14:paraId="1CF1ECEA" w14:textId="77777777" w:rsidR="008F54E3" w:rsidRDefault="008C6F2C">
            <w:r>
              <w:rPr>
                <w:sz w:val="18"/>
                <w:szCs w:val="18"/>
              </w:rPr>
              <w:t>[XX]</w:t>
            </w:r>
          </w:p>
        </w:tc>
        <w:tc>
          <w:tcPr>
            <w:tcW w:w="1234" w:type="dxa"/>
          </w:tcPr>
          <w:p w14:paraId="081A9AF0" w14:textId="77777777" w:rsidR="008F54E3" w:rsidRDefault="008C6F2C">
            <w:r>
              <w:rPr>
                <w:sz w:val="18"/>
                <w:szCs w:val="18"/>
              </w:rPr>
              <w:t>Church &amp; ReVelle (1974); [revised post-interview / confirmed by interviews]</w:t>
            </w:r>
          </w:p>
        </w:tc>
        <w:tc>
          <w:tcPr>
            <w:tcW w:w="1234" w:type="dxa"/>
          </w:tcPr>
          <w:p w14:paraId="7FB69910" w14:textId="77777777" w:rsidR="008F54E3" w:rsidRDefault="008C6F2C">
            <w:r>
              <w:rPr>
                <w:sz w:val="18"/>
                <w:szCs w:val="18"/>
              </w:rPr>
              <w:t>[X]</w:t>
            </w:r>
          </w:p>
        </w:tc>
        <w:tc>
          <w:tcPr>
            <w:tcW w:w="1234" w:type="dxa"/>
          </w:tcPr>
          <w:p w14:paraId="1B1AFDA4" w14:textId="77777777" w:rsidR="008F54E3" w:rsidRDefault="008C6F2C">
            <w:r>
              <w:rPr>
                <w:sz w:val="18"/>
                <w:szCs w:val="18"/>
              </w:rPr>
              <w:t>[X]</w:t>
            </w:r>
          </w:p>
        </w:tc>
        <w:tc>
          <w:tcPr>
            <w:tcW w:w="1234" w:type="dxa"/>
          </w:tcPr>
          <w:p w14:paraId="758135BF" w14:textId="77777777" w:rsidR="008F54E3" w:rsidRDefault="008C6F2C">
            <w:r>
              <w:rPr>
                <w:sz w:val="18"/>
                <w:szCs w:val="18"/>
              </w:rPr>
              <w:t>[X]</w:t>
            </w:r>
          </w:p>
        </w:tc>
        <w:tc>
          <w:tcPr>
            <w:tcW w:w="1234" w:type="dxa"/>
          </w:tcPr>
          <w:p w14:paraId="78F7D0ED" w14:textId="77777777" w:rsidR="008F54E3" w:rsidRDefault="008C6F2C">
            <w:r>
              <w:rPr>
                <w:sz w:val="18"/>
                <w:szCs w:val="18"/>
              </w:rPr>
              <w:t>[X]</w:t>
            </w:r>
          </w:p>
        </w:tc>
      </w:tr>
      <w:tr w:rsidR="008F54E3" w14:paraId="58953B07" w14:textId="77777777">
        <w:trPr>
          <w:cantSplit/>
        </w:trPr>
        <w:tc>
          <w:tcPr>
            <w:tcW w:w="1234" w:type="dxa"/>
          </w:tcPr>
          <w:p w14:paraId="4D75AB19" w14:textId="77777777" w:rsidR="008F54E3" w:rsidRDefault="008C6F2C">
            <w:r>
              <w:rPr>
                <w:sz w:val="18"/>
                <w:szCs w:val="18"/>
              </w:rPr>
              <w:t>Demand per unit of competitor capacity</w:t>
            </w:r>
          </w:p>
        </w:tc>
        <w:tc>
          <w:tcPr>
            <w:tcW w:w="1234" w:type="dxa"/>
          </w:tcPr>
          <w:p w14:paraId="3631CFD3" w14:textId="77777777" w:rsidR="008F54E3" w:rsidRDefault="008C6F2C">
            <w:r>
              <w:rPr>
                <w:sz w:val="18"/>
                <w:szCs w:val="18"/>
              </w:rPr>
              <w:t>[XX]</w:t>
            </w:r>
          </w:p>
        </w:tc>
        <w:tc>
          <w:tcPr>
            <w:tcW w:w="1234" w:type="dxa"/>
          </w:tcPr>
          <w:p w14:paraId="2FFEA127" w14:textId="77777777" w:rsidR="008F54E3" w:rsidRDefault="008C6F2C">
            <w:r>
              <w:rPr>
                <w:sz w:val="18"/>
                <w:szCs w:val="18"/>
              </w:rPr>
              <w:t>Hotelling (1929); competitor mapping</w:t>
            </w:r>
          </w:p>
        </w:tc>
        <w:tc>
          <w:tcPr>
            <w:tcW w:w="1234" w:type="dxa"/>
          </w:tcPr>
          <w:p w14:paraId="5679244B" w14:textId="77777777" w:rsidR="008F54E3" w:rsidRDefault="008C6F2C">
            <w:r>
              <w:rPr>
                <w:sz w:val="18"/>
                <w:szCs w:val="18"/>
              </w:rPr>
              <w:t>[X]</w:t>
            </w:r>
          </w:p>
        </w:tc>
        <w:tc>
          <w:tcPr>
            <w:tcW w:w="1234" w:type="dxa"/>
          </w:tcPr>
          <w:p w14:paraId="007223E5" w14:textId="77777777" w:rsidR="008F54E3" w:rsidRDefault="008C6F2C">
            <w:r>
              <w:rPr>
                <w:sz w:val="18"/>
                <w:szCs w:val="18"/>
              </w:rPr>
              <w:t>[X]</w:t>
            </w:r>
          </w:p>
        </w:tc>
        <w:tc>
          <w:tcPr>
            <w:tcW w:w="1234" w:type="dxa"/>
          </w:tcPr>
          <w:p w14:paraId="35D7C915" w14:textId="77777777" w:rsidR="008F54E3" w:rsidRDefault="008C6F2C">
            <w:r>
              <w:rPr>
                <w:sz w:val="18"/>
                <w:szCs w:val="18"/>
              </w:rPr>
              <w:t>[X]</w:t>
            </w:r>
          </w:p>
        </w:tc>
        <w:tc>
          <w:tcPr>
            <w:tcW w:w="1234" w:type="dxa"/>
          </w:tcPr>
          <w:p w14:paraId="3249E9A5" w14:textId="77777777" w:rsidR="008F54E3" w:rsidRDefault="008C6F2C">
            <w:r>
              <w:rPr>
                <w:sz w:val="18"/>
                <w:szCs w:val="18"/>
              </w:rPr>
              <w:t>[X]</w:t>
            </w:r>
          </w:p>
        </w:tc>
      </w:tr>
      <w:tr w:rsidR="008F54E3" w14:paraId="12E3D4F1" w14:textId="77777777">
        <w:trPr>
          <w:cantSplit/>
        </w:trPr>
        <w:tc>
          <w:tcPr>
            <w:tcW w:w="1234" w:type="dxa"/>
          </w:tcPr>
          <w:p w14:paraId="70065E72" w14:textId="77777777" w:rsidR="008F54E3" w:rsidRDefault="008C6F2C">
            <w:r>
              <w:rPr>
                <w:sz w:val="18"/>
                <w:szCs w:val="18"/>
              </w:rPr>
              <w:t>Post-2028 payload resilience</w:t>
            </w:r>
          </w:p>
        </w:tc>
        <w:tc>
          <w:tcPr>
            <w:tcW w:w="1234" w:type="dxa"/>
          </w:tcPr>
          <w:p w14:paraId="3F6232A0" w14:textId="77777777" w:rsidR="008F54E3" w:rsidRDefault="008C6F2C">
            <w:r>
              <w:rPr>
                <w:sz w:val="18"/>
                <w:szCs w:val="18"/>
              </w:rPr>
              <w:t>[XX]</w:t>
            </w:r>
          </w:p>
        </w:tc>
        <w:tc>
          <w:tcPr>
            <w:tcW w:w="1234" w:type="dxa"/>
          </w:tcPr>
          <w:p w14:paraId="353CFDAA" w14:textId="77777777" w:rsidR="008F54E3" w:rsidRDefault="008C6F2C">
            <w:r>
              <w:rPr>
                <w:sz w:val="18"/>
                <w:szCs w:val="18"/>
              </w:rPr>
              <w:t>DfT (2025b); Operations Manager interview</w:t>
            </w:r>
          </w:p>
        </w:tc>
        <w:tc>
          <w:tcPr>
            <w:tcW w:w="1234" w:type="dxa"/>
          </w:tcPr>
          <w:p w14:paraId="7FDC3EEB" w14:textId="77777777" w:rsidR="008F54E3" w:rsidRDefault="008C6F2C">
            <w:r>
              <w:rPr>
                <w:sz w:val="18"/>
                <w:szCs w:val="18"/>
              </w:rPr>
              <w:t>[X]</w:t>
            </w:r>
          </w:p>
        </w:tc>
        <w:tc>
          <w:tcPr>
            <w:tcW w:w="1234" w:type="dxa"/>
          </w:tcPr>
          <w:p w14:paraId="3F66A73F" w14:textId="77777777" w:rsidR="008F54E3" w:rsidRDefault="008C6F2C">
            <w:r>
              <w:rPr>
                <w:sz w:val="18"/>
                <w:szCs w:val="18"/>
              </w:rPr>
              <w:t>[X]</w:t>
            </w:r>
          </w:p>
        </w:tc>
        <w:tc>
          <w:tcPr>
            <w:tcW w:w="1234" w:type="dxa"/>
          </w:tcPr>
          <w:p w14:paraId="602AE8B0" w14:textId="77777777" w:rsidR="008F54E3" w:rsidRDefault="008C6F2C">
            <w:r>
              <w:rPr>
                <w:sz w:val="18"/>
                <w:szCs w:val="18"/>
              </w:rPr>
              <w:t>[X]</w:t>
            </w:r>
          </w:p>
        </w:tc>
        <w:tc>
          <w:tcPr>
            <w:tcW w:w="1234" w:type="dxa"/>
          </w:tcPr>
          <w:p w14:paraId="692D88BE" w14:textId="77777777" w:rsidR="008F54E3" w:rsidRDefault="008C6F2C">
            <w:r>
              <w:rPr>
                <w:sz w:val="18"/>
                <w:szCs w:val="18"/>
              </w:rPr>
              <w:t>[X]</w:t>
            </w:r>
          </w:p>
        </w:tc>
      </w:tr>
      <w:tr w:rsidR="008F54E3" w14:paraId="50577342" w14:textId="77777777">
        <w:trPr>
          <w:cantSplit/>
        </w:trPr>
        <w:tc>
          <w:tcPr>
            <w:tcW w:w="1234" w:type="dxa"/>
          </w:tcPr>
          <w:p w14:paraId="496CD4F4" w14:textId="77777777" w:rsidR="008F54E3" w:rsidRDefault="008C6F2C">
            <w:r>
              <w:rPr>
                <w:sz w:val="18"/>
                <w:szCs w:val="18"/>
              </w:rPr>
              <w:t>Infrastructure pipeline exposure</w:t>
            </w:r>
          </w:p>
        </w:tc>
        <w:tc>
          <w:tcPr>
            <w:tcW w:w="1234" w:type="dxa"/>
          </w:tcPr>
          <w:p w14:paraId="6F325F57" w14:textId="77777777" w:rsidR="008F54E3" w:rsidRDefault="008C6F2C">
            <w:r>
              <w:rPr>
                <w:sz w:val="18"/>
                <w:szCs w:val="18"/>
              </w:rPr>
              <w:t>[XX]</w:t>
            </w:r>
          </w:p>
        </w:tc>
        <w:tc>
          <w:tcPr>
            <w:tcW w:w="1234" w:type="dxa"/>
          </w:tcPr>
          <w:p w14:paraId="7A80907A" w14:textId="77777777" w:rsidR="008F54E3" w:rsidRDefault="008C6F2C">
            <w:r>
              <w:rPr>
                <w:sz w:val="18"/>
                <w:szCs w:val="18"/>
              </w:rPr>
              <w:t>CPA (2026) sectoral divergence</w:t>
            </w:r>
          </w:p>
        </w:tc>
        <w:tc>
          <w:tcPr>
            <w:tcW w:w="1234" w:type="dxa"/>
          </w:tcPr>
          <w:p w14:paraId="31338C89" w14:textId="77777777" w:rsidR="008F54E3" w:rsidRDefault="008C6F2C">
            <w:r>
              <w:rPr>
                <w:sz w:val="18"/>
                <w:szCs w:val="18"/>
              </w:rPr>
              <w:t>[X]</w:t>
            </w:r>
          </w:p>
        </w:tc>
        <w:tc>
          <w:tcPr>
            <w:tcW w:w="1234" w:type="dxa"/>
          </w:tcPr>
          <w:p w14:paraId="21A3331F" w14:textId="77777777" w:rsidR="008F54E3" w:rsidRDefault="008C6F2C">
            <w:r>
              <w:rPr>
                <w:sz w:val="18"/>
                <w:szCs w:val="18"/>
              </w:rPr>
              <w:t>[X]</w:t>
            </w:r>
          </w:p>
        </w:tc>
        <w:tc>
          <w:tcPr>
            <w:tcW w:w="1234" w:type="dxa"/>
          </w:tcPr>
          <w:p w14:paraId="0CECED74" w14:textId="77777777" w:rsidR="008F54E3" w:rsidRDefault="008C6F2C">
            <w:r>
              <w:rPr>
                <w:sz w:val="18"/>
                <w:szCs w:val="18"/>
              </w:rPr>
              <w:t>[X]</w:t>
            </w:r>
          </w:p>
        </w:tc>
        <w:tc>
          <w:tcPr>
            <w:tcW w:w="1234" w:type="dxa"/>
          </w:tcPr>
          <w:p w14:paraId="785E2FAA" w14:textId="77777777" w:rsidR="008F54E3" w:rsidRDefault="008C6F2C">
            <w:r>
              <w:rPr>
                <w:sz w:val="18"/>
                <w:szCs w:val="18"/>
              </w:rPr>
              <w:t>[X]</w:t>
            </w:r>
          </w:p>
        </w:tc>
      </w:tr>
      <w:tr w:rsidR="008F54E3" w14:paraId="7B18167B" w14:textId="77777777">
        <w:trPr>
          <w:cantSplit/>
        </w:trPr>
        <w:tc>
          <w:tcPr>
            <w:tcW w:w="1234" w:type="dxa"/>
          </w:tcPr>
          <w:p w14:paraId="45ED9766" w14:textId="77777777" w:rsidR="008F54E3" w:rsidRDefault="008C6F2C">
            <w:r>
              <w:rPr>
                <w:sz w:val="18"/>
                <w:szCs w:val="18"/>
              </w:rPr>
              <w:t>Operating cost base</w:t>
            </w:r>
          </w:p>
        </w:tc>
        <w:tc>
          <w:tcPr>
            <w:tcW w:w="1234" w:type="dxa"/>
          </w:tcPr>
          <w:p w14:paraId="46D5F786" w14:textId="77777777" w:rsidR="008F54E3" w:rsidRDefault="008C6F2C">
            <w:r>
              <w:rPr>
                <w:sz w:val="18"/>
                <w:szCs w:val="18"/>
              </w:rPr>
              <w:t>[XX]</w:t>
            </w:r>
          </w:p>
        </w:tc>
        <w:tc>
          <w:tcPr>
            <w:tcW w:w="1234" w:type="dxa"/>
          </w:tcPr>
          <w:p w14:paraId="1985B6DC" w14:textId="77777777" w:rsidR="008F54E3" w:rsidRDefault="008C6F2C">
            <w:r>
              <w:rPr>
                <w:sz w:val="18"/>
                <w:szCs w:val="18"/>
              </w:rPr>
              <w:t>Weber (1909/1929); internal cost model</w:t>
            </w:r>
          </w:p>
        </w:tc>
        <w:tc>
          <w:tcPr>
            <w:tcW w:w="1234" w:type="dxa"/>
          </w:tcPr>
          <w:p w14:paraId="39C4CDF8" w14:textId="77777777" w:rsidR="008F54E3" w:rsidRDefault="008C6F2C">
            <w:r>
              <w:rPr>
                <w:sz w:val="18"/>
                <w:szCs w:val="18"/>
              </w:rPr>
              <w:t>[X]</w:t>
            </w:r>
          </w:p>
        </w:tc>
        <w:tc>
          <w:tcPr>
            <w:tcW w:w="1234" w:type="dxa"/>
          </w:tcPr>
          <w:p w14:paraId="4E1E77D6" w14:textId="77777777" w:rsidR="008F54E3" w:rsidRDefault="008C6F2C">
            <w:r>
              <w:rPr>
                <w:sz w:val="18"/>
                <w:szCs w:val="18"/>
              </w:rPr>
              <w:t>[X]</w:t>
            </w:r>
          </w:p>
        </w:tc>
        <w:tc>
          <w:tcPr>
            <w:tcW w:w="1234" w:type="dxa"/>
          </w:tcPr>
          <w:p w14:paraId="01E8374B" w14:textId="77777777" w:rsidR="008F54E3" w:rsidRDefault="008C6F2C">
            <w:r>
              <w:rPr>
                <w:sz w:val="18"/>
                <w:szCs w:val="18"/>
              </w:rPr>
              <w:t>[X]</w:t>
            </w:r>
          </w:p>
        </w:tc>
        <w:tc>
          <w:tcPr>
            <w:tcW w:w="1234" w:type="dxa"/>
          </w:tcPr>
          <w:p w14:paraId="449DF6F6" w14:textId="77777777" w:rsidR="008F54E3" w:rsidRDefault="008C6F2C">
            <w:r>
              <w:rPr>
                <w:sz w:val="18"/>
                <w:szCs w:val="18"/>
              </w:rPr>
              <w:t>[X]</w:t>
            </w:r>
          </w:p>
        </w:tc>
      </w:tr>
      <w:tr w:rsidR="008F54E3" w14:paraId="1D30F40A" w14:textId="77777777">
        <w:trPr>
          <w:cantSplit/>
        </w:trPr>
        <w:tc>
          <w:tcPr>
            <w:tcW w:w="1234" w:type="dxa"/>
          </w:tcPr>
          <w:p w14:paraId="662358BA" w14:textId="77777777" w:rsidR="008F54E3" w:rsidRDefault="008C6F2C">
            <w:r>
              <w:rPr>
                <w:sz w:val="18"/>
                <w:szCs w:val="18"/>
              </w:rPr>
              <w:t>Land cost and availability</w:t>
            </w:r>
          </w:p>
        </w:tc>
        <w:tc>
          <w:tcPr>
            <w:tcW w:w="1234" w:type="dxa"/>
          </w:tcPr>
          <w:p w14:paraId="750FD513" w14:textId="77777777" w:rsidR="008F54E3" w:rsidRDefault="008C6F2C">
            <w:r>
              <w:rPr>
                <w:sz w:val="18"/>
                <w:szCs w:val="18"/>
              </w:rPr>
              <w:t>[XX]</w:t>
            </w:r>
          </w:p>
        </w:tc>
        <w:tc>
          <w:tcPr>
            <w:tcW w:w="1234" w:type="dxa"/>
          </w:tcPr>
          <w:p w14:paraId="7B6E1D41" w14:textId="77777777" w:rsidR="008F54E3" w:rsidRDefault="008C6F2C">
            <w:r>
              <w:rPr>
                <w:sz w:val="18"/>
                <w:szCs w:val="18"/>
              </w:rPr>
              <w:t>Land agent data; planning feasibility</w:t>
            </w:r>
          </w:p>
        </w:tc>
        <w:tc>
          <w:tcPr>
            <w:tcW w:w="1234" w:type="dxa"/>
          </w:tcPr>
          <w:p w14:paraId="4A65416C" w14:textId="77777777" w:rsidR="008F54E3" w:rsidRDefault="008C6F2C">
            <w:r>
              <w:rPr>
                <w:sz w:val="18"/>
                <w:szCs w:val="18"/>
              </w:rPr>
              <w:t>[X]</w:t>
            </w:r>
          </w:p>
        </w:tc>
        <w:tc>
          <w:tcPr>
            <w:tcW w:w="1234" w:type="dxa"/>
          </w:tcPr>
          <w:p w14:paraId="298B9AFC" w14:textId="77777777" w:rsidR="008F54E3" w:rsidRDefault="008C6F2C">
            <w:r>
              <w:rPr>
                <w:sz w:val="18"/>
                <w:szCs w:val="18"/>
              </w:rPr>
              <w:t>[X]</w:t>
            </w:r>
          </w:p>
        </w:tc>
        <w:tc>
          <w:tcPr>
            <w:tcW w:w="1234" w:type="dxa"/>
          </w:tcPr>
          <w:p w14:paraId="6BC58BB6" w14:textId="77777777" w:rsidR="008F54E3" w:rsidRDefault="008C6F2C">
            <w:r>
              <w:rPr>
                <w:sz w:val="18"/>
                <w:szCs w:val="18"/>
              </w:rPr>
              <w:t>[X]</w:t>
            </w:r>
          </w:p>
        </w:tc>
        <w:tc>
          <w:tcPr>
            <w:tcW w:w="1234" w:type="dxa"/>
          </w:tcPr>
          <w:p w14:paraId="148DC0FA" w14:textId="77777777" w:rsidR="008F54E3" w:rsidRDefault="008C6F2C">
            <w:r>
              <w:rPr>
                <w:sz w:val="18"/>
                <w:szCs w:val="18"/>
              </w:rPr>
              <w:t>[X]</w:t>
            </w:r>
          </w:p>
        </w:tc>
      </w:tr>
      <w:tr w:rsidR="008F54E3" w14:paraId="6615D340" w14:textId="77777777">
        <w:trPr>
          <w:cantSplit/>
        </w:trPr>
        <w:tc>
          <w:tcPr>
            <w:tcW w:w="1234" w:type="dxa"/>
          </w:tcPr>
          <w:p w14:paraId="7A0EE677" w14:textId="77777777" w:rsidR="008F54E3" w:rsidRDefault="008C6F2C">
            <w:r>
              <w:rPr>
                <w:sz w:val="18"/>
                <w:szCs w:val="18"/>
              </w:rPr>
              <w:t>Low-carbon supply capability</w:t>
            </w:r>
          </w:p>
        </w:tc>
        <w:tc>
          <w:tcPr>
            <w:tcW w:w="1234" w:type="dxa"/>
          </w:tcPr>
          <w:p w14:paraId="28AC6455" w14:textId="77777777" w:rsidR="008F54E3" w:rsidRDefault="008C6F2C">
            <w:r>
              <w:rPr>
                <w:sz w:val="18"/>
                <w:szCs w:val="18"/>
              </w:rPr>
              <w:t>[XX]</w:t>
            </w:r>
          </w:p>
        </w:tc>
        <w:tc>
          <w:tcPr>
            <w:tcW w:w="1234" w:type="dxa"/>
          </w:tcPr>
          <w:p w14:paraId="7891E984" w14:textId="77777777" w:rsidR="008F54E3" w:rsidRDefault="008C6F2C">
            <w:r>
              <w:rPr>
                <w:sz w:val="18"/>
                <w:szCs w:val="18"/>
              </w:rPr>
              <w:t>PAS 2080 client requirements (BSI, 2023; National Highways, 2024); UK Concrete &amp; MPA (2025); proximity to low-clinker cement and ground granulated blast-furnace slag (GGBS) supply</w:t>
            </w:r>
          </w:p>
        </w:tc>
        <w:tc>
          <w:tcPr>
            <w:tcW w:w="1234" w:type="dxa"/>
          </w:tcPr>
          <w:p w14:paraId="10B86897" w14:textId="77777777" w:rsidR="008F54E3" w:rsidRDefault="008C6F2C">
            <w:r>
              <w:rPr>
                <w:sz w:val="18"/>
                <w:szCs w:val="18"/>
              </w:rPr>
              <w:t>[X]</w:t>
            </w:r>
          </w:p>
        </w:tc>
        <w:tc>
          <w:tcPr>
            <w:tcW w:w="1234" w:type="dxa"/>
          </w:tcPr>
          <w:p w14:paraId="0D91113F" w14:textId="77777777" w:rsidR="008F54E3" w:rsidRDefault="008C6F2C">
            <w:r>
              <w:rPr>
                <w:sz w:val="18"/>
                <w:szCs w:val="18"/>
              </w:rPr>
              <w:t>[X]</w:t>
            </w:r>
          </w:p>
        </w:tc>
        <w:tc>
          <w:tcPr>
            <w:tcW w:w="1234" w:type="dxa"/>
          </w:tcPr>
          <w:p w14:paraId="114F4DB2" w14:textId="77777777" w:rsidR="008F54E3" w:rsidRDefault="008C6F2C">
            <w:r>
              <w:rPr>
                <w:sz w:val="18"/>
                <w:szCs w:val="18"/>
              </w:rPr>
              <w:t>[X]</w:t>
            </w:r>
          </w:p>
        </w:tc>
        <w:tc>
          <w:tcPr>
            <w:tcW w:w="1234" w:type="dxa"/>
          </w:tcPr>
          <w:p w14:paraId="2A6454CC" w14:textId="77777777" w:rsidR="008F54E3" w:rsidRDefault="008C6F2C">
            <w:r>
              <w:rPr>
                <w:sz w:val="18"/>
                <w:szCs w:val="18"/>
              </w:rPr>
              <w:t>[X]</w:t>
            </w:r>
          </w:p>
        </w:tc>
      </w:tr>
      <w:tr w:rsidR="008F54E3" w14:paraId="213844DD" w14:textId="77777777">
        <w:trPr>
          <w:cantSplit/>
        </w:trPr>
        <w:tc>
          <w:tcPr>
            <w:tcW w:w="1234" w:type="dxa"/>
          </w:tcPr>
          <w:p w14:paraId="6E56207A" w14:textId="77777777" w:rsidR="008F54E3" w:rsidRDefault="008C6F2C">
            <w:r>
              <w:rPr>
                <w:sz w:val="18"/>
                <w:szCs w:val="18"/>
              </w:rPr>
              <w:t>Service capacity headroom (fleet and driver availability)</w:t>
            </w:r>
          </w:p>
        </w:tc>
        <w:tc>
          <w:tcPr>
            <w:tcW w:w="1234" w:type="dxa"/>
          </w:tcPr>
          <w:p w14:paraId="7928ED8A" w14:textId="77777777" w:rsidR="008F54E3" w:rsidRDefault="008C6F2C">
            <w:r>
              <w:rPr>
                <w:sz w:val="18"/>
                <w:szCs w:val="18"/>
              </w:rPr>
              <w:t>[XX]</w:t>
            </w:r>
          </w:p>
        </w:tc>
        <w:tc>
          <w:tcPr>
            <w:tcW w:w="1234" w:type="dxa"/>
          </w:tcPr>
          <w:p w14:paraId="322DC5D6" w14:textId="77777777" w:rsidR="008F54E3" w:rsidRDefault="008C6F2C">
            <w:r>
              <w:rPr>
                <w:sz w:val="18"/>
                <w:szCs w:val="18"/>
              </w:rPr>
              <w:t>Hogan &amp; ReVelle (1986) backup coverage; declined-work logs, Appendix 19</w:t>
            </w:r>
          </w:p>
        </w:tc>
        <w:tc>
          <w:tcPr>
            <w:tcW w:w="1234" w:type="dxa"/>
          </w:tcPr>
          <w:p w14:paraId="210B8294" w14:textId="77777777" w:rsidR="008F54E3" w:rsidRDefault="008C6F2C">
            <w:r>
              <w:rPr>
                <w:sz w:val="18"/>
                <w:szCs w:val="18"/>
              </w:rPr>
              <w:t>[X]</w:t>
            </w:r>
          </w:p>
        </w:tc>
        <w:tc>
          <w:tcPr>
            <w:tcW w:w="1234" w:type="dxa"/>
          </w:tcPr>
          <w:p w14:paraId="519D2774" w14:textId="77777777" w:rsidR="008F54E3" w:rsidRDefault="008C6F2C">
            <w:r>
              <w:rPr>
                <w:sz w:val="18"/>
                <w:szCs w:val="18"/>
              </w:rPr>
              <w:t>[X]</w:t>
            </w:r>
          </w:p>
        </w:tc>
        <w:tc>
          <w:tcPr>
            <w:tcW w:w="1234" w:type="dxa"/>
          </w:tcPr>
          <w:p w14:paraId="14FF761E" w14:textId="77777777" w:rsidR="008F54E3" w:rsidRDefault="008C6F2C">
            <w:r>
              <w:rPr>
                <w:sz w:val="18"/>
                <w:szCs w:val="18"/>
              </w:rPr>
              <w:t>[X]</w:t>
            </w:r>
          </w:p>
        </w:tc>
        <w:tc>
          <w:tcPr>
            <w:tcW w:w="1234" w:type="dxa"/>
          </w:tcPr>
          <w:p w14:paraId="276322BC" w14:textId="77777777" w:rsidR="008F54E3" w:rsidRDefault="008C6F2C">
            <w:r>
              <w:rPr>
                <w:sz w:val="18"/>
                <w:szCs w:val="18"/>
              </w:rPr>
              <w:t>[X]</w:t>
            </w:r>
          </w:p>
        </w:tc>
      </w:tr>
      <w:tr w:rsidR="008F54E3" w14:paraId="68B10406" w14:textId="77777777">
        <w:trPr>
          <w:cantSplit/>
        </w:trPr>
        <w:tc>
          <w:tcPr>
            <w:tcW w:w="1234" w:type="dxa"/>
          </w:tcPr>
          <w:p w14:paraId="06B69F77" w14:textId="77777777" w:rsidR="008F54E3" w:rsidRDefault="008C6F2C">
            <w:r>
              <w:rPr>
                <w:sz w:val="18"/>
                <w:szCs w:val="18"/>
              </w:rPr>
              <w:t>Weighted total</w:t>
            </w:r>
          </w:p>
        </w:tc>
        <w:tc>
          <w:tcPr>
            <w:tcW w:w="1234" w:type="dxa"/>
          </w:tcPr>
          <w:p w14:paraId="27104F28" w14:textId="77777777" w:rsidR="008F54E3" w:rsidRDefault="008C6F2C">
            <w:r>
              <w:rPr>
                <w:sz w:val="18"/>
                <w:szCs w:val="18"/>
              </w:rPr>
              <w:t>100</w:t>
            </w:r>
          </w:p>
        </w:tc>
        <w:tc>
          <w:tcPr>
            <w:tcW w:w="1234" w:type="dxa"/>
          </w:tcPr>
          <w:p w14:paraId="37B96A7A" w14:textId="77777777" w:rsidR="008F54E3" w:rsidRDefault="008C6F2C">
            <w:r>
              <w:rPr>
                <w:sz w:val="18"/>
                <w:szCs w:val="18"/>
              </w:rPr>
              <w:t>—</w:t>
            </w:r>
          </w:p>
        </w:tc>
        <w:tc>
          <w:tcPr>
            <w:tcW w:w="1234" w:type="dxa"/>
          </w:tcPr>
          <w:p w14:paraId="5F36A5F5" w14:textId="77777777" w:rsidR="008F54E3" w:rsidRDefault="008C6F2C">
            <w:r>
              <w:rPr>
                <w:sz w:val="18"/>
                <w:szCs w:val="18"/>
              </w:rPr>
              <w:t>[XX.X]</w:t>
            </w:r>
          </w:p>
        </w:tc>
        <w:tc>
          <w:tcPr>
            <w:tcW w:w="1234" w:type="dxa"/>
          </w:tcPr>
          <w:p w14:paraId="4E898776" w14:textId="77777777" w:rsidR="008F54E3" w:rsidRDefault="008C6F2C">
            <w:r>
              <w:rPr>
                <w:sz w:val="18"/>
                <w:szCs w:val="18"/>
              </w:rPr>
              <w:t>[XX.X]</w:t>
            </w:r>
          </w:p>
        </w:tc>
        <w:tc>
          <w:tcPr>
            <w:tcW w:w="1234" w:type="dxa"/>
          </w:tcPr>
          <w:p w14:paraId="0D1EA372" w14:textId="77777777" w:rsidR="008F54E3" w:rsidRDefault="008C6F2C">
            <w:r>
              <w:rPr>
                <w:sz w:val="18"/>
                <w:szCs w:val="18"/>
              </w:rPr>
              <w:t>[XX.X]</w:t>
            </w:r>
          </w:p>
        </w:tc>
        <w:tc>
          <w:tcPr>
            <w:tcW w:w="1234" w:type="dxa"/>
          </w:tcPr>
          <w:p w14:paraId="6B70FD44" w14:textId="77777777" w:rsidR="008F54E3" w:rsidRDefault="008C6F2C">
            <w:r>
              <w:rPr>
                <w:sz w:val="18"/>
                <w:szCs w:val="18"/>
              </w:rPr>
              <w:t>[XX.X]</w:t>
            </w:r>
          </w:p>
        </w:tc>
      </w:tr>
    </w:tbl>
    <w:p w14:paraId="69F450CA" w14:textId="77777777" w:rsidR="00A05C10" w:rsidRDefault="00983170">
      <w:pPr>
        <w:pStyle w:val="TableNote"/>
      </w:pPr>
      <w:r>
        <w:rPr>
          <w:i/>
        </w:rPr>
        <w:t>Note.</w:t>
      </w:r>
      <w:r>
        <w:t xml:space="preserve"> Option C and the baseline are scored on the catchments they would continue to serve.</w:t>
      </w:r>
    </w:p>
    <w:p w14:paraId="5CCC43D3" w14:textId="77777777" w:rsidR="008F54E3" w:rsidRDefault="008C6F2C">
      <w:r>
        <w:t xml:space="preserve">The financial stage treated every option identically (Table 5), using the board's depot model, corrected after review (Table A9.4). Payback, not net present value, is the primary ranking metric, a deliberate departure from convention: because expansion funds itself sequentially, the timing of cash decides whether the 2028 depot happens at all, and an option with higher net present value but slower payback would break the chain it is meant to sustain. Payback's known weaknesses, ignoring the time value of money and cash flows after the cut-off (Drury, 2021), are contained by discounting it at [X]%, </w:t>
      </w:r>
      <w:commentRangeStart w:id="12"/>
      <w:r>
        <w:t xml:space="preserve">[DISCOUNT_RATE_BASIS, e.g. the owners' required return on retained equity]</w:t>
      </w:r>
      <w:commentRangeEnd w:id="12"/>
      <w:r>
        <w:rPr>
          <w:rStyle w:val="CommentReference"/>
        </w:rPr>
        <w:commentReference w:id="12"/>
      </w:r>
      <w:r>
        <w:t xml:space="preserve">, and by excluding any option with a negative net present value. Accounting rate of return was set aside because it ignores timing, on which the chain depends, and internal rate of return because it can mis-rank options of different scale (Drury, 2021).</w:t>
      </w:r>
    </w:p>
    <w:p w14:paraId="2352EBD1" w14:textId="77777777" w:rsidR="008F54E3" w:rsidRDefault="008C6F2C">
      <w:pPr>
        <w:pStyle w:val="TableCaption"/>
        <w:keepNext/>
      </w:pPr>
      <w:r>
        <w:t>Table 5. Financial appraisal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589965EF" w14:textId="77777777">
        <w:trPr>
          <w:cantSplit/>
          <w:tblHeader/>
        </w:trPr>
        <w:tc>
          <w:tcPr>
            <w:tcW w:w="1728" w:type="dxa"/>
          </w:tcPr>
          <w:p w14:paraId="3F2D758F" w14:textId="77777777" w:rsidR="008F54E3" w:rsidRDefault="008C6F2C">
            <w:pPr>
              <w:keepNext/>
            </w:pPr>
            <w:r>
              <w:rPr>
                <w:b/>
                <w:sz w:val="18"/>
                <w:szCs w:val="18"/>
              </w:rPr>
              <w:t>Measure</w:t>
            </w:r>
          </w:p>
        </w:tc>
        <w:tc>
          <w:tcPr>
            <w:tcW w:w="1728" w:type="dxa"/>
          </w:tcPr>
          <w:p w14:paraId="4E03D779" w14:textId="77777777" w:rsidR="008F54E3" w:rsidRDefault="008C6F2C">
            <w:pPr>
              <w:keepNext/>
            </w:pPr>
            <w:r>
              <w:rPr>
                <w:b/>
                <w:sz w:val="18"/>
                <w:szCs w:val="18"/>
              </w:rPr>
              <w:t>Option A</w:t>
            </w:r>
          </w:p>
        </w:tc>
        <w:tc>
          <w:tcPr>
            <w:tcW w:w="1728" w:type="dxa"/>
          </w:tcPr>
          <w:p w14:paraId="046E25B6" w14:textId="77777777" w:rsidR="008F54E3" w:rsidRDefault="008C6F2C">
            <w:pPr>
              <w:keepNext/>
            </w:pPr>
            <w:r>
              <w:rPr>
                <w:b/>
                <w:sz w:val="18"/>
                <w:szCs w:val="18"/>
              </w:rPr>
              <w:t>Option B</w:t>
            </w:r>
          </w:p>
        </w:tc>
        <w:tc>
          <w:tcPr>
            <w:tcW w:w="1728" w:type="dxa"/>
          </w:tcPr>
          <w:p w14:paraId="10A9680C" w14:textId="77777777" w:rsidR="008F54E3" w:rsidRDefault="008C6F2C">
            <w:pPr>
              <w:keepNext/>
            </w:pPr>
            <w:r>
              <w:rPr>
                <w:b/>
                <w:sz w:val="18"/>
                <w:szCs w:val="18"/>
              </w:rPr>
              <w:t>Option C (defer)</w:t>
            </w:r>
          </w:p>
        </w:tc>
        <w:tc>
          <w:tcPr>
            <w:tcW w:w="1728" w:type="dxa"/>
          </w:tcPr>
          <w:p w14:paraId="4E095F4A" w14:textId="77777777" w:rsidR="008F54E3" w:rsidRDefault="008C6F2C">
            <w:pPr>
              <w:keepNext/>
            </w:pPr>
            <w:r>
              <w:rPr>
                <w:b/>
                <w:sz w:val="18"/>
                <w:szCs w:val="18"/>
              </w:rPr>
              <w:t>Baseline</w:t>
            </w:r>
          </w:p>
        </w:tc>
      </w:tr>
      <w:tr w:rsidR="008F54E3" w14:paraId="150888E5" w14:textId="77777777">
        <w:trPr>
          <w:cantSplit/>
        </w:trPr>
        <w:tc>
          <w:tcPr>
            <w:tcW w:w="1728" w:type="dxa"/>
          </w:tcPr>
          <w:p w14:paraId="0FE869AE" w14:textId="77777777" w:rsidR="008F54E3" w:rsidRDefault="008C6F2C">
            <w:r>
              <w:rPr>
                <w:sz w:val="18"/>
                <w:szCs w:val="18"/>
              </w:rPr>
              <w:t>Capital requirement — fleet, plant, yard (£)</w:t>
            </w:r>
          </w:p>
        </w:tc>
        <w:tc>
          <w:tcPr>
            <w:tcW w:w="1728" w:type="dxa"/>
          </w:tcPr>
          <w:p w14:paraId="622AE23E" w14:textId="77777777" w:rsidR="008F54E3" w:rsidRDefault="008C6F2C">
            <w:r>
              <w:rPr>
                <w:sz w:val="18"/>
                <w:szCs w:val="18"/>
              </w:rPr>
              <w:t>278,520</w:t>
            </w:r>
          </w:p>
        </w:tc>
        <w:tc>
          <w:tcPr>
            <w:tcW w:w="1728" w:type="dxa"/>
          </w:tcPr>
          <w:p w14:paraId="223660E8" w14:textId="77777777" w:rsidR="008F54E3" w:rsidRDefault="008C6F2C">
            <w:r>
              <w:rPr>
                <w:sz w:val="18"/>
                <w:szCs w:val="18"/>
              </w:rPr>
              <w:t>[XXX,XXX]</w:t>
            </w:r>
          </w:p>
        </w:tc>
        <w:tc>
          <w:tcPr>
            <w:tcW w:w="1728" w:type="dxa"/>
          </w:tcPr>
          <w:p w14:paraId="1B306BD7" w14:textId="77777777" w:rsidR="008F54E3" w:rsidRDefault="008C6F2C">
            <w:r>
              <w:rPr>
                <w:sz w:val="18"/>
                <w:szCs w:val="18"/>
              </w:rPr>
              <w:t>[XX,XXX]</w:t>
            </w:r>
          </w:p>
        </w:tc>
        <w:tc>
          <w:tcPr>
            <w:tcW w:w="1728" w:type="dxa"/>
          </w:tcPr>
          <w:p w14:paraId="2BA5DC7E" w14:textId="77777777" w:rsidR="008F54E3" w:rsidRDefault="008C6F2C">
            <w:r>
              <w:rPr>
                <w:sz w:val="18"/>
                <w:szCs w:val="18"/>
              </w:rPr>
              <w:t>0</w:t>
            </w:r>
          </w:p>
        </w:tc>
      </w:tr>
      <w:tr w:rsidR="008F54E3" w14:paraId="53303740" w14:textId="77777777">
        <w:trPr>
          <w:cantSplit/>
        </w:trPr>
        <w:tc>
          <w:tcPr>
            <w:tcW w:w="1728" w:type="dxa"/>
          </w:tcPr>
          <w:p w14:paraId="037878BC" w14:textId="77777777" w:rsidR="008F54E3" w:rsidRDefault="008C6F2C">
            <w:r>
              <w:rPr>
                <w:sz w:val="18"/>
                <w:szCs w:val="18"/>
              </w:rPr>
              <w:t>Fixed operating cost p.a. (£)</w:t>
            </w:r>
          </w:p>
        </w:tc>
        <w:tc>
          <w:tcPr>
            <w:tcW w:w="1728" w:type="dxa"/>
          </w:tcPr>
          <w:p w14:paraId="3FBC78F9" w14:textId="77777777" w:rsidR="008F54E3" w:rsidRDefault="008C6F2C">
            <w:r>
              <w:rPr>
                <w:sz w:val="18"/>
                <w:szCs w:val="18"/>
              </w:rPr>
              <w:t>369,940</w:t>
            </w:r>
          </w:p>
        </w:tc>
        <w:tc>
          <w:tcPr>
            <w:tcW w:w="1728" w:type="dxa"/>
          </w:tcPr>
          <w:p w14:paraId="3C79B688" w14:textId="77777777" w:rsidR="008F54E3" w:rsidRDefault="008C6F2C">
            <w:r>
              <w:rPr>
                <w:sz w:val="18"/>
                <w:szCs w:val="18"/>
              </w:rPr>
              <w:t>[XXX,XXX]</w:t>
            </w:r>
          </w:p>
        </w:tc>
        <w:tc>
          <w:tcPr>
            <w:tcW w:w="1728" w:type="dxa"/>
          </w:tcPr>
          <w:p w14:paraId="245C6396" w14:textId="77777777" w:rsidR="008F54E3" w:rsidRDefault="008C6F2C">
            <w:r>
              <w:rPr>
                <w:sz w:val="18"/>
                <w:szCs w:val="18"/>
              </w:rPr>
              <w:t>[XX,XXX]</w:t>
            </w:r>
          </w:p>
        </w:tc>
        <w:tc>
          <w:tcPr>
            <w:tcW w:w="1728" w:type="dxa"/>
          </w:tcPr>
          <w:p w14:paraId="076545B7" w14:textId="77777777" w:rsidR="008F54E3" w:rsidRDefault="008C6F2C">
            <w:r>
              <w:rPr>
                <w:sz w:val="18"/>
                <w:szCs w:val="18"/>
              </w:rPr>
              <w:t>[XXX,XXX]</w:t>
            </w:r>
          </w:p>
        </w:tc>
      </w:tr>
      <w:tr w:rsidR="008F54E3" w14:paraId="04B33D5A" w14:textId="77777777">
        <w:trPr>
          <w:cantSplit/>
        </w:trPr>
        <w:tc>
          <w:tcPr>
            <w:tcW w:w="1728" w:type="dxa"/>
          </w:tcPr>
          <w:p w14:paraId="7BC46DCF" w14:textId="77777777" w:rsidR="008F54E3" w:rsidRDefault="008C6F2C">
            <w:r>
              <w:rPr>
                <w:sz w:val="18"/>
                <w:szCs w:val="18"/>
              </w:rPr>
              <w:t>Contribution per m³ (£)</w:t>
            </w:r>
          </w:p>
        </w:tc>
        <w:tc>
          <w:tcPr>
            <w:tcW w:w="1728" w:type="dxa"/>
          </w:tcPr>
          <w:p w14:paraId="39B59D0E" w14:textId="77777777" w:rsidR="008F54E3" w:rsidRDefault="008C6F2C">
            <w:r>
              <w:rPr>
                <w:sz w:val="18"/>
                <w:szCs w:val="18"/>
              </w:rPr>
              <w:t>51.74</w:t>
            </w:r>
          </w:p>
        </w:tc>
        <w:tc>
          <w:tcPr>
            <w:tcW w:w="1728" w:type="dxa"/>
          </w:tcPr>
          <w:p w14:paraId="0756E97F" w14:textId="77777777" w:rsidR="008F54E3" w:rsidRDefault="008C6F2C">
            <w:r>
              <w:rPr>
                <w:sz w:val="18"/>
                <w:szCs w:val="18"/>
              </w:rPr>
              <w:t>[XX.XX]</w:t>
            </w:r>
          </w:p>
        </w:tc>
        <w:tc>
          <w:tcPr>
            <w:tcW w:w="1728" w:type="dxa"/>
          </w:tcPr>
          <w:p w14:paraId="2C486496" w14:textId="77777777" w:rsidR="008F54E3" w:rsidRDefault="008C6F2C">
            <w:r>
              <w:rPr>
                <w:sz w:val="18"/>
                <w:szCs w:val="18"/>
              </w:rPr>
              <w:t>[XX.XX]</w:t>
            </w:r>
          </w:p>
        </w:tc>
        <w:tc>
          <w:tcPr>
            <w:tcW w:w="1728" w:type="dxa"/>
          </w:tcPr>
          <w:p w14:paraId="704791DA" w14:textId="77777777" w:rsidR="008F54E3" w:rsidRDefault="008C6F2C">
            <w:r>
              <w:rPr>
                <w:sz w:val="18"/>
                <w:szCs w:val="18"/>
              </w:rPr>
              <w:t>[XX.XX]</w:t>
            </w:r>
          </w:p>
        </w:tc>
      </w:tr>
      <w:tr w:rsidR="008F54E3" w14:paraId="1549B8AB" w14:textId="77777777">
        <w:trPr>
          <w:cantSplit/>
        </w:trPr>
        <w:tc>
          <w:tcPr>
            <w:tcW w:w="1728" w:type="dxa"/>
          </w:tcPr>
          <w:p w14:paraId="6B456190" w14:textId="77777777" w:rsidR="008F54E3" w:rsidRDefault="008C6F2C">
            <w:r>
              <w:rPr>
                <w:sz w:val="18"/>
                <w:szCs w:val="18"/>
              </w:rPr>
              <w:t>Break-even volume (m³/month)</w:t>
            </w:r>
          </w:p>
        </w:tc>
        <w:tc>
          <w:tcPr>
            <w:tcW w:w="1728" w:type="dxa"/>
          </w:tcPr>
          <w:p w14:paraId="5FBCB02C" w14:textId="77777777" w:rsidR="008F54E3" w:rsidRDefault="008C6F2C">
            <w:r>
              <w:rPr>
                <w:sz w:val="18"/>
                <w:szCs w:val="18"/>
              </w:rPr>
              <w:t>596</w:t>
            </w:r>
          </w:p>
        </w:tc>
        <w:tc>
          <w:tcPr>
            <w:tcW w:w="1728" w:type="dxa"/>
          </w:tcPr>
          <w:p w14:paraId="64BF6053" w14:textId="77777777" w:rsidR="008F54E3" w:rsidRDefault="008C6F2C">
            <w:r>
              <w:rPr>
                <w:sz w:val="18"/>
                <w:szCs w:val="18"/>
              </w:rPr>
              <w:t>[XXX]</w:t>
            </w:r>
          </w:p>
        </w:tc>
        <w:tc>
          <w:tcPr>
            <w:tcW w:w="1728" w:type="dxa"/>
          </w:tcPr>
          <w:p w14:paraId="1CDF2FEA" w14:textId="77777777" w:rsidR="008F54E3" w:rsidRDefault="008C6F2C">
            <w:r>
              <w:rPr>
                <w:sz w:val="18"/>
                <w:szCs w:val="18"/>
              </w:rPr>
              <w:t>n/a</w:t>
            </w:r>
          </w:p>
        </w:tc>
        <w:tc>
          <w:tcPr>
            <w:tcW w:w="1728" w:type="dxa"/>
          </w:tcPr>
          <w:p w14:paraId="393DDCBB" w14:textId="77777777" w:rsidR="008F54E3" w:rsidRDefault="008C6F2C">
            <w:r>
              <w:rPr>
                <w:sz w:val="18"/>
                <w:szCs w:val="18"/>
              </w:rPr>
              <w:t>n/a</w:t>
            </w:r>
          </w:p>
        </w:tc>
      </w:tr>
      <w:tr w:rsidR="008F54E3" w14:paraId="41CB6732" w14:textId="77777777">
        <w:trPr>
          <w:cantSplit/>
        </w:trPr>
        <w:tc>
          <w:tcPr>
            <w:tcW w:w="1728" w:type="dxa"/>
          </w:tcPr>
          <w:p w14:paraId="483E3D94" w14:textId="77777777" w:rsidR="008F54E3" w:rsidRDefault="008C6F2C">
            <w:r>
              <w:rPr>
                <w:sz w:val="18"/>
                <w:szCs w:val="18"/>
              </w:rPr>
              <w:t>Break-even volume post-2028 (m³/month)</w:t>
            </w:r>
          </w:p>
        </w:tc>
        <w:tc>
          <w:tcPr>
            <w:tcW w:w="1728" w:type="dxa"/>
          </w:tcPr>
          <w:p w14:paraId="16CD3F38" w14:textId="77777777" w:rsidR="008F54E3" w:rsidRDefault="008C6F2C">
            <w:r>
              <w:rPr>
                <w:sz w:val="18"/>
                <w:szCs w:val="18"/>
              </w:rPr>
              <w:t>761 with a third wagon (payload effect not yet modelled)</w:t>
            </w:r>
          </w:p>
        </w:tc>
        <w:tc>
          <w:tcPr>
            <w:tcW w:w="1728" w:type="dxa"/>
          </w:tcPr>
          <w:p w14:paraId="5AFF02C3" w14:textId="77777777" w:rsidR="008F54E3" w:rsidRDefault="008C6F2C">
            <w:r>
              <w:rPr>
                <w:sz w:val="18"/>
                <w:szCs w:val="18"/>
              </w:rPr>
              <w:t>[XXX]</w:t>
            </w:r>
          </w:p>
        </w:tc>
        <w:tc>
          <w:tcPr>
            <w:tcW w:w="1728" w:type="dxa"/>
          </w:tcPr>
          <w:p w14:paraId="0419CE42" w14:textId="77777777" w:rsidR="008F54E3" w:rsidRDefault="008C6F2C">
            <w:r>
              <w:rPr>
                <w:sz w:val="18"/>
                <w:szCs w:val="18"/>
              </w:rPr>
              <w:t>n/a</w:t>
            </w:r>
          </w:p>
        </w:tc>
        <w:tc>
          <w:tcPr>
            <w:tcW w:w="1728" w:type="dxa"/>
          </w:tcPr>
          <w:p w14:paraId="6D0A5E2A" w14:textId="77777777" w:rsidR="008F54E3" w:rsidRDefault="008C6F2C">
            <w:r>
              <w:rPr>
                <w:sz w:val="18"/>
                <w:szCs w:val="18"/>
              </w:rPr>
              <w:t>n/a</w:t>
            </w:r>
          </w:p>
        </w:tc>
      </w:tr>
      <w:tr w:rsidR="008F54E3" w14:paraId="11E0AD6D" w14:textId="77777777">
        <w:trPr>
          <w:cantSplit/>
        </w:trPr>
        <w:tc>
          <w:tcPr>
            <w:tcW w:w="1728" w:type="dxa"/>
          </w:tcPr>
          <w:p w14:paraId="3342BF68" w14:textId="77777777" w:rsidR="008F54E3" w:rsidRDefault="008C6F2C">
            <w:r>
              <w:rPr>
                <w:sz w:val="18"/>
                <w:szCs w:val="18"/>
              </w:rPr>
              <w:t>Operating break-even reached (month)</w:t>
            </w:r>
          </w:p>
        </w:tc>
        <w:tc>
          <w:tcPr>
            <w:tcW w:w="1728" w:type="dxa"/>
          </w:tcPr>
          <w:p w14:paraId="22B5D53F" w14:textId="77777777" w:rsidR="008F54E3" w:rsidRDefault="008C6F2C">
            <w:r>
              <w:rPr>
                <w:sz w:val="18"/>
                <w:szCs w:val="18"/>
              </w:rPr>
              <w:t>Not estimable: annual model</w:t>
            </w:r>
          </w:p>
        </w:tc>
        <w:tc>
          <w:tcPr>
            <w:tcW w:w="1728" w:type="dxa"/>
          </w:tcPr>
          <w:p w14:paraId="34C28AE8" w14:textId="77777777" w:rsidR="008F54E3" w:rsidRDefault="008C6F2C">
            <w:r>
              <w:rPr>
                <w:sz w:val="18"/>
                <w:szCs w:val="18"/>
              </w:rPr>
              <w:t>[XX]</w:t>
            </w:r>
          </w:p>
        </w:tc>
        <w:tc>
          <w:tcPr>
            <w:tcW w:w="1728" w:type="dxa"/>
          </w:tcPr>
          <w:p w14:paraId="2657C8E4" w14:textId="77777777" w:rsidR="008F54E3" w:rsidRDefault="008C6F2C">
            <w:r>
              <w:rPr>
                <w:sz w:val="18"/>
                <w:szCs w:val="18"/>
              </w:rPr>
              <w:t>n/a</w:t>
            </w:r>
          </w:p>
        </w:tc>
        <w:tc>
          <w:tcPr>
            <w:tcW w:w="1728" w:type="dxa"/>
          </w:tcPr>
          <w:p w14:paraId="10C287CE" w14:textId="77777777" w:rsidR="008F54E3" w:rsidRDefault="008C6F2C">
            <w:r>
              <w:rPr>
                <w:sz w:val="18"/>
                <w:szCs w:val="18"/>
              </w:rPr>
              <w:t>n/a</w:t>
            </w:r>
          </w:p>
        </w:tc>
      </w:tr>
      <w:tr w:rsidR="008F54E3" w14:paraId="4390C657" w14:textId="77777777">
        <w:trPr>
          <w:cantSplit/>
        </w:trPr>
        <w:tc>
          <w:tcPr>
            <w:tcW w:w="1728" w:type="dxa"/>
          </w:tcPr>
          <w:p w14:paraId="7369DBED" w14:textId="77777777" w:rsidR="008F54E3" w:rsidRDefault="008C6F2C">
            <w:r>
              <w:rPr>
                <w:sz w:val="18"/>
                <w:szCs w:val="18"/>
              </w:rPr>
              <w:t>Payback (months)</w:t>
            </w:r>
          </w:p>
        </w:tc>
        <w:tc>
          <w:tcPr>
            <w:tcW w:w="1728" w:type="dxa"/>
          </w:tcPr>
          <w:p w14:paraId="3F270F2E" w14:textId="77777777" w:rsidR="008F54E3" w:rsidRDefault="008C6F2C">
            <w:r>
              <w:rPr>
                <w:sz w:val="18"/>
                <w:szCs w:val="18"/>
              </w:rPr>
              <w:t>23</w:t>
            </w:r>
          </w:p>
        </w:tc>
        <w:tc>
          <w:tcPr>
            <w:tcW w:w="1728" w:type="dxa"/>
          </w:tcPr>
          <w:p w14:paraId="587E29C2" w14:textId="77777777" w:rsidR="008F54E3" w:rsidRDefault="008C6F2C">
            <w:r>
              <w:rPr>
                <w:sz w:val="18"/>
                <w:szCs w:val="18"/>
              </w:rPr>
              <w:t>[XX]</w:t>
            </w:r>
          </w:p>
        </w:tc>
        <w:tc>
          <w:tcPr>
            <w:tcW w:w="1728" w:type="dxa"/>
          </w:tcPr>
          <w:p w14:paraId="7B14CD57" w14:textId="77777777" w:rsidR="008F54E3" w:rsidRDefault="008C6F2C">
            <w:r>
              <w:rPr>
                <w:sz w:val="18"/>
                <w:szCs w:val="18"/>
              </w:rPr>
              <w:t>n/a</w:t>
            </w:r>
          </w:p>
        </w:tc>
        <w:tc>
          <w:tcPr>
            <w:tcW w:w="1728" w:type="dxa"/>
          </w:tcPr>
          <w:p w14:paraId="681688F3" w14:textId="77777777" w:rsidR="008F54E3" w:rsidRDefault="008C6F2C">
            <w:r>
              <w:rPr>
                <w:sz w:val="18"/>
                <w:szCs w:val="18"/>
              </w:rPr>
              <w:t>n/a</w:t>
            </w:r>
          </w:p>
        </w:tc>
      </w:tr>
      <w:tr w:rsidR="008F54E3" w14:paraId="4750A0F6" w14:textId="77777777">
        <w:trPr>
          <w:cantSplit/>
        </w:trPr>
        <w:tc>
          <w:tcPr>
            <w:tcW w:w="1728" w:type="dxa"/>
          </w:tcPr>
          <w:p w14:paraId="2415DF4F" w14:textId="77777777" w:rsidR="008F54E3" w:rsidRDefault="008C6F2C">
            <w:r>
              <w:rPr>
                <w:sz w:val="18"/>
                <w:szCs w:val="18"/>
              </w:rPr>
              <w:t>Discounted payback at [X]% (months)</w:t>
            </w:r>
          </w:p>
        </w:tc>
        <w:tc>
          <w:tcPr>
            <w:tcW w:w="1728" w:type="dxa"/>
          </w:tcPr>
          <w:p w14:paraId="76249C28" w14:textId="77777777" w:rsidR="008F54E3" w:rsidRDefault="008C6F2C">
            <w:r>
              <w:rPr>
                <w:sz w:val="18"/>
                <w:szCs w:val="18"/>
              </w:rPr>
              <w:t>24.7–25.5 at 8–12% (Table A9.3)</w:t>
            </w:r>
          </w:p>
        </w:tc>
        <w:tc>
          <w:tcPr>
            <w:tcW w:w="1728" w:type="dxa"/>
          </w:tcPr>
          <w:p w14:paraId="7587AF27" w14:textId="77777777" w:rsidR="008F54E3" w:rsidRDefault="008C6F2C">
            <w:r>
              <w:rPr>
                <w:sz w:val="18"/>
                <w:szCs w:val="18"/>
              </w:rPr>
              <w:t>[XX]</w:t>
            </w:r>
          </w:p>
        </w:tc>
        <w:tc>
          <w:tcPr>
            <w:tcW w:w="1728" w:type="dxa"/>
          </w:tcPr>
          <w:p w14:paraId="7157587C" w14:textId="77777777" w:rsidR="008F54E3" w:rsidRDefault="008C6F2C">
            <w:r>
              <w:rPr>
                <w:sz w:val="18"/>
                <w:szCs w:val="18"/>
              </w:rPr>
              <w:t>n/a</w:t>
            </w:r>
          </w:p>
        </w:tc>
        <w:tc>
          <w:tcPr>
            <w:tcW w:w="1728" w:type="dxa"/>
          </w:tcPr>
          <w:p w14:paraId="3EEA8DD9" w14:textId="77777777" w:rsidR="008F54E3" w:rsidRDefault="008C6F2C">
            <w:r>
              <w:rPr>
                <w:sz w:val="18"/>
                <w:szCs w:val="18"/>
              </w:rPr>
              <w:t>n/a</w:t>
            </w:r>
          </w:p>
        </w:tc>
      </w:tr>
      <w:tr w:rsidR="008F54E3" w14:paraId="1BA2FB67" w14:textId="77777777">
        <w:trPr>
          <w:cantSplit/>
        </w:trPr>
        <w:tc>
          <w:tcPr>
            <w:tcW w:w="1728" w:type="dxa"/>
          </w:tcPr>
          <w:p w14:paraId="7B3BE31E" w14:textId="77777777" w:rsidR="008F54E3" w:rsidRDefault="008C6F2C">
            <w:r>
              <w:rPr>
                <w:sz w:val="18"/>
                <w:szCs w:val="18"/>
              </w:rPr>
              <w:t>Cash generated by the 2028 opening (£)</w:t>
            </w:r>
          </w:p>
        </w:tc>
        <w:tc>
          <w:tcPr>
            <w:tcW w:w="1728" w:type="dxa"/>
          </w:tcPr>
          <w:p w14:paraId="4384E95D" w14:textId="77777777" w:rsidR="008F54E3" w:rsidRDefault="008C6F2C">
            <w:r>
              <w:rPr>
                <w:sz w:val="18"/>
                <w:szCs w:val="18"/>
              </w:rPr>
              <w:t>4,217 (year-1 free cash flow)</w:t>
            </w:r>
          </w:p>
        </w:tc>
        <w:tc>
          <w:tcPr>
            <w:tcW w:w="1728" w:type="dxa"/>
          </w:tcPr>
          <w:p w14:paraId="5CF96B2D" w14:textId="77777777" w:rsidR="008F54E3" w:rsidRDefault="008C6F2C">
            <w:r>
              <w:rPr>
                <w:sz w:val="18"/>
                <w:szCs w:val="18"/>
              </w:rPr>
              <w:t>[XXX,XXX]</w:t>
            </w:r>
          </w:p>
        </w:tc>
        <w:tc>
          <w:tcPr>
            <w:tcW w:w="1728" w:type="dxa"/>
          </w:tcPr>
          <w:p w14:paraId="679187BE" w14:textId="77777777" w:rsidR="008F54E3" w:rsidRDefault="008C6F2C">
            <w:r>
              <w:rPr>
                <w:sz w:val="18"/>
                <w:szCs w:val="18"/>
              </w:rPr>
              <w:t>n/a</w:t>
            </w:r>
          </w:p>
        </w:tc>
        <w:tc>
          <w:tcPr>
            <w:tcW w:w="1728" w:type="dxa"/>
          </w:tcPr>
          <w:p w14:paraId="55118187" w14:textId="77777777" w:rsidR="008F54E3" w:rsidRDefault="008C6F2C">
            <w:r>
              <w:rPr>
                <w:sz w:val="18"/>
                <w:szCs w:val="18"/>
              </w:rPr>
              <w:t>n/a</w:t>
            </w:r>
          </w:p>
        </w:tc>
      </w:tr>
      <w:tr w:rsidR="008F54E3" w14:paraId="034004D4" w14:textId="77777777">
        <w:trPr>
          <w:cantSplit/>
        </w:trPr>
        <w:tc>
          <w:tcPr>
            <w:tcW w:w="1728" w:type="dxa"/>
          </w:tcPr>
          <w:p w14:paraId="56934C59" w14:textId="77777777" w:rsidR="008F54E3" w:rsidRDefault="008C6F2C">
            <w:r>
              <w:rPr>
                <w:sz w:val="18"/>
                <w:szCs w:val="18"/>
              </w:rPr>
              <w:t>NPV at [X]% over 5 years (£)</w:t>
            </w:r>
          </w:p>
        </w:tc>
        <w:tc>
          <w:tcPr>
            <w:tcW w:w="1728" w:type="dxa"/>
          </w:tcPr>
          <w:p w14:paraId="6BE4D96E" w14:textId="77777777" w:rsidR="008F54E3" w:rsidRDefault="008C6F2C">
            <w:r>
              <w:rPr>
                <w:sz w:val="18"/>
                <w:szCs w:val="18"/>
              </w:rPr>
              <w:t>889,618–1,053,412 at 12–8% (Table A9.3)</w:t>
            </w:r>
          </w:p>
        </w:tc>
        <w:tc>
          <w:tcPr>
            <w:tcW w:w="1728" w:type="dxa"/>
          </w:tcPr>
          <w:p w14:paraId="45764EC4" w14:textId="77777777" w:rsidR="008F54E3" w:rsidRDefault="008C6F2C">
            <w:r>
              <w:rPr>
                <w:sz w:val="18"/>
                <w:szCs w:val="18"/>
              </w:rPr>
              <w:t>[XXX,XXX]</w:t>
            </w:r>
          </w:p>
        </w:tc>
        <w:tc>
          <w:tcPr>
            <w:tcW w:w="1728" w:type="dxa"/>
          </w:tcPr>
          <w:p w14:paraId="66B88E24" w14:textId="77777777" w:rsidR="008F54E3" w:rsidRDefault="008C6F2C">
            <w:r>
              <w:rPr>
                <w:sz w:val="18"/>
                <w:szCs w:val="18"/>
              </w:rPr>
              <w:t>[XX,XXX]</w:t>
            </w:r>
          </w:p>
        </w:tc>
        <w:tc>
          <w:tcPr>
            <w:tcW w:w="1728" w:type="dxa"/>
          </w:tcPr>
          <w:p w14:paraId="5131EC38" w14:textId="77777777" w:rsidR="008F54E3" w:rsidRDefault="008C6F2C">
            <w:r>
              <w:rPr>
                <w:sz w:val="18"/>
                <w:szCs w:val="18"/>
              </w:rPr>
              <w:t>0</w:t>
            </w:r>
          </w:p>
        </w:tc>
      </w:tr>
      <w:tr w:rsidR="008F54E3" w14:paraId="20CA6B18" w14:textId="77777777">
        <w:trPr>
          <w:cantSplit/>
        </w:trPr>
        <w:tc>
          <w:tcPr>
            <w:tcW w:w="1728" w:type="dxa"/>
          </w:tcPr>
          <w:p w14:paraId="4A05DC62" w14:textId="77777777" w:rsidR="008F54E3" w:rsidRDefault="008C6F2C">
            <w:r>
              <w:rPr>
                <w:sz w:val="18"/>
                <w:szCs w:val="18"/>
              </w:rPr>
              <w:t>Funds 2028 depot without external finance</w:t>
            </w:r>
          </w:p>
        </w:tc>
        <w:tc>
          <w:tcPr>
            <w:tcW w:w="1728" w:type="dxa"/>
          </w:tcPr>
          <w:p w14:paraId="5DE46B40" w14:textId="77777777" w:rsidR="008F54E3" w:rsidRDefault="008C6F2C">
            <w:r>
              <w:rPr>
                <w:sz w:val="18"/>
                <w:szCs w:val="18"/>
              </w:rPr>
              <w:t>Only with £274,303 from existing depots</w:t>
            </w:r>
          </w:p>
        </w:tc>
        <w:tc>
          <w:tcPr>
            <w:tcW w:w="1728" w:type="dxa"/>
          </w:tcPr>
          <w:p w14:paraId="1EF36A51" w14:textId="77777777" w:rsidR="008F54E3" w:rsidRDefault="008C6F2C">
            <w:r>
              <w:rPr>
                <w:sz w:val="18"/>
                <w:szCs w:val="18"/>
              </w:rPr>
              <w:t>[Y/N]</w:t>
            </w:r>
          </w:p>
        </w:tc>
        <w:tc>
          <w:tcPr>
            <w:tcW w:w="1728" w:type="dxa"/>
          </w:tcPr>
          <w:p w14:paraId="7B4266C3" w14:textId="77777777" w:rsidR="008F54E3" w:rsidRDefault="008C6F2C">
            <w:r>
              <w:rPr>
                <w:sz w:val="18"/>
                <w:szCs w:val="18"/>
              </w:rPr>
              <w:t>No</w:t>
            </w:r>
          </w:p>
        </w:tc>
        <w:tc>
          <w:tcPr>
            <w:tcW w:w="1728" w:type="dxa"/>
          </w:tcPr>
          <w:p w14:paraId="3D6D2FAA" w14:textId="77777777" w:rsidR="008F54E3" w:rsidRDefault="008C6F2C">
            <w:r>
              <w:rPr>
                <w:sz w:val="18"/>
                <w:szCs w:val="18"/>
              </w:rPr>
              <w:t>No</w:t>
            </w:r>
          </w:p>
        </w:tc>
      </w:tr>
    </w:tbl>
    <w:p w14:paraId="107B457F" w14:textId="77777777" w:rsidR="008F54E3" w:rsidRDefault="008C6F2C">
      <w:pPr>
        <w:spacing w:before="240"/>
      </w:pPr>
      <w:r>
        <w:t xml:space="preserve">Sensitivity analysis tested the three variables the interviews flagged as least certain, and price (Appendix 9). A first-year volume shortfall of 25% stretches payback from 23 to 26 months; material inflation of 10% cuts contribution to £45.61 per cubic metre and stretches it to 27; rent barely matters. Price matters most: 10% lower, payback reaches 33 months. The board plan prices 9% below the local market average, buying entry with price where Section 3.4 argues reliability should earn it, and the discount pays only if it wins </w:t>
      </w:r>
      <w:del w:id="7013" w:author="Claude (suggested edit)" w:date="2026-10-06T09:00:00Z">
        <w:r>
          <w:delText xml:space="preserve">a quarter more volume</w:delText>
        </w:r>
      </w:del>
      <w:ins w:id="7014" w:author="Claude (suggested edit)" w:date="2026-10-06T09:00:00Z">
        <w:r>
          <w:t xml:space="preserve">about 23% more volume</w:t>
        </w:r>
      </w:ins>
      <w:r>
        <w:t xml:space="preserve"> than market rates would.</w:t>
      </w:r>
    </w:p>
    <w:p w14:paraId="6425E171" w14:textId="77777777" w:rsidR="008F54E3" w:rsidRDefault="008C6F2C">
      <w:r>
        <w:t>The framework has limits of its own. Pairwise weightings are judgements expressed as numbers; the analytic hierarchy process disciplines judgement without removing it. Scoring on a common scale also imposes the commensurability this section denied, so the weighted total is a structured comparison, not a measurement. And a framework validated by internal practitioners may encode Procon's existing assumptions. It still improves on what it replaces, because it turns tacit judgement into explicit, repeatable knowledge (Nonaka, 2008): a board can argue with a weighting, but not with an intuition.</w:t>
      </w:r>
    </w:p>
    <w:p w14:paraId="1C4690C2" w14:textId="77777777" w:rsidR="008F54E3" w:rsidRDefault="008C6F2C">
      <w:pPr>
        <w:pStyle w:val="Heading1"/>
        <w:pageBreakBefore/>
      </w:pPr>
      <w:bookmarkStart w:id="14" w:name="_Toc242131776"/>
      <w:r>
        <w:t>5. Recommendations and Implementation Plan</w:t>
      </w:r>
      <w:bookmarkEnd w:id="14"/>
    </w:p>
    <w:p w14:paraId="5A2C1ABF" w14:textId="77777777" w:rsidR="008F54E3" w:rsidRDefault="008C6F2C">
      <w:pPr>
        <w:pStyle w:val="Heading2"/>
      </w:pPr>
      <w:bookmarkStart w:id="15" w:name="_Toc242131777"/>
      <w:r>
        <w:t>5.1 Recommendation</w:t>
      </w:r>
      <w:bookmarkEnd w:id="15"/>
    </w:p>
    <w:p w14:paraId="690AFB09" w14:textId="77777777" w:rsidR="008F54E3" w:rsidRDefault="008C6F2C">
      <w:r>
        <w:t xml:space="preserve">Procon should proceed with Option A, South Yorkshire, at a capital cost of £278,520. It ranks first on the weighted framework, scoring [MCDA_SCORE_A] against [MCDA_SCORE_B] for the nearest alternative; breaks even at 596 cubic metres a month, 29% below planned first-year volume; and recovers its capital in 23 months. </w:t>
      </w:r>
      <w:commentRangeStart w:id="13"/>
      <w:r>
        <w:t xml:space="preserve">It is the only option that allows the 2028 depot to open without external finance</w:t>
      </w:r>
      <w:commentRangeEnd w:id="13"/>
      <w:r>
        <w:rPr>
          <w:rStyle w:val="CommentReference"/>
        </w:rPr>
        <w:commentReference w:id="13"/>
      </w:r>
      <w:del w:id="7015" w:author="Claude (suggested edit)" w:date="2026-10-06T09:00:00Z">
        <w:r>
          <w:delText xml:space="preserve"> and remains viable under post-2028 payload limits.</w:delText>
        </w:r>
      </w:del>
      <w:ins w:id="7016" w:author="Claude (suggested edit)" w:date="2026-10-06T09:00:00Z">
        <w:r>
          <w:t xml:space="preserve">, and its 29% margin of safety must absorb the post-2028 payload effect, which is modelled before the fleet is ordered (G4).</w:t>
        </w:r>
      </w:ins>
      <w:r>
        <w:t xml:space="preserve"> Its advantage over Option B lies in [ADVANTAGE_OVER_B — the Table 4 criteria that separate them].</w:t>
      </w:r>
    </w:p>
    <w:p w14:paraId="654D6674" w14:textId="77777777" w:rsidR="008F54E3" w:rsidRDefault="008C6F2C">
      <w:pPr>
        <w:pStyle w:val="Heading2"/>
      </w:pPr>
      <w:bookmarkStart w:id="16" w:name="_Toc242131778"/>
      <w:r>
        <w:t>5.2 Funding strategy: a critical evaluation</w:t>
      </w:r>
      <w:bookmarkEnd w:id="16"/>
    </w:p>
    <w:p w14:paraId="65605657" w14:textId="77777777" w:rsidR="008F54E3" w:rsidRDefault="008C6F2C">
      <w:r>
        <w:t xml:space="preserve">The board's commitment to self-funding is consistent with pecking-order theory: firms prefer internal finance because information asymmetry makes external capital costly (Myers &amp; Majluf, 1984), and in an owner-managed business the wish to retain control reinforces the preference. But a rational preference is not necessarily optimal</w:t>
      </w:r>
      <w:del w:id="7020" w:author="Claude (suggested edit)" w:date="2026-10-06T09:00:00Z">
        <w:r>
          <w:delText xml:space="preserve">, and the board's instinct should be tested, not assumed.</w:delText>
        </w:r>
      </w:del>
      <w:ins w:id="7021" w:author="Claude (suggested edit)" w:date="2026-10-06T09:00:00Z">
        <w:r>
          <w:t xml:space="preserve">.</w:t>
        </w:r>
      </w:ins>
    </w:p>
    <w:p w14:paraId="3BDD3E84" w14:textId="77777777" w:rsidR="008F54E3" w:rsidRDefault="008C6F2C">
      <w:del w:id="7017" w:author="Claude (suggested edit)" w:date="2026-10-06T09:00:00Z">
        <w:r>
          <w:delText xml:space="preserve">Higgins (1977) makes</w:delText>
        </w:r>
      </w:del>
      <w:ins w:id="7018" w:author="Claude (suggested edit)" w:date="2026-10-06T09:00:00Z">
        <w:r>
          <w:t xml:space="preserve">Higgins's (1977) sustainable growth rate makes</w:t>
        </w:r>
      </w:ins>
      <w:r>
        <w:t xml:space="preserve"> the cost of that preference measurable: without new equity or higher gearing, growth cannot exceed the return on equity multiplied by the share of profit retained. Procon's chain sharpens the limit, because a depot that has not recovered its capital by the next opening must be underwritten by the existing three. With a 23-month payback against a twelve-month interval, the base business funds </w:t>
      </w:r>
      <w:commentRangeStart w:id="14"/>
      <w:r>
        <w:t xml:space="preserve">£274,303 of a same-cost 2028 depot</w:t>
      </w:r>
      <w:commentRangeEnd w:id="14"/>
      <w:r>
        <w:rPr>
          <w:rStyle w:val="CommentReference"/>
        </w:rPr>
        <w:commentReference w:id="14"/>
      </w:r>
      <w:r>
        <w:t xml:space="preserve">, as working capital absorbs first-year cash (Figure 1); that figure, not the board's preference, </w:t>
      </w:r>
      <w:r>
        <w:t xml:space="preserve">sets the true pace of self-funded growth.</w:t>
      </w:r>
      <w:ins w:id="7019" w:author="Claude (suggested edit)" w:date="2026-10-06T09:00:00Z">
        <w:r>
          <w:t xml:space="preserve"> The existing depots generated £[BASE_FCF] of free cash in [FY], so they [can / cannot] carry it.</w:t>
        </w:r>
      </w:ins>
    </w:p>
    <w:p w14:paraId="31B431E9" w14:textId="77777777" w:rsidR="008F54E3" w:rsidRDefault="008C6F2C">
      <w:pPr>
        <w:pStyle w:val="TableCaption"/>
        <w:keepNext/>
        <w:spacing w:before="240"/>
      </w:pPr>
      <w:r>
        <w:t>Figure 1. Cumulative cash from the South Yorkshire depot by scenario, against the 2028 opening</w:t>
      </w:r>
    </w:p>
    <w:p w14:paraId="68EB76F5" w14:textId="77777777" w:rsidR="00457F15" w:rsidRDefault="00863F0A">
      <w:pPr>
        <w:keepNext/>
      </w:pPr>
      <w:r>
        <w:rPr>
          <w:noProof/>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2C3F8180" w14:textId="77777777" w:rsidR="00457F15" w:rsidRDefault="00863F0A">
      <w:pPr>
        <w:pStyle w:val="TableNote"/>
      </w:pPr>
      <w:r>
        <w:rPr>
          <w:i/>
        </w:rPr>
        <w:t>Note.</w:t>
      </w:r>
      <w: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1B57E5F1" w14:textId="77777777" w:rsidR="008F54E3" w:rsidRDefault="008C6F2C">
      <w:r>
        <w:t xml:space="preserve">Four routes were evaluated (Table 6). Self-funding preserves control and avoids covenant exposure at a sixty-two-year volume low, but caps expansion at one depot a year, and the cap has a price: with infrastructure growing while capacity leaves the sector (CPA, 2026; MPA, 2026), today's catchments will not stay available, and </w:t>
      </w:r>
      <w:del w:id="7022" w:author="Claude (suggested edit)" w:date="2026-10-06T09:00:00Z">
        <w:r>
          <w:delText xml:space="preserve">single-depot pacing forgoes an estimated £[OPPORTUNITY_COST] in contribution.</w:delText>
        </w:r>
      </w:del>
      <w:ins w:id="7023" w:author="Claude (suggested edit)" w:date="2026-10-06T09:00:00Z">
        <w:r>
          <w:t xml:space="preserve">each year a viable catchment waits costs about £88,000 in present value at 10%, or the whole £967,841 if a competitor takes it first (Table A9.3).</w:t>
        </w:r>
      </w:ins>
      <w:del w:id="7024" w:author="Claude (suggested edit)" w:date="2026-10-06T09:00:00Z">
        <w:r>
          <w:delText xml:space="preserve"> Asset finance, secured on the vehicles rather than the base business, sits between self-funding and debt, though its fixed payments raise cash break-even during ramp-up.</w:delText>
        </w:r>
      </w:del>
    </w:p>
    <w:p w14:paraId="161D0B3F" w14:textId="77777777" w:rsidR="008F54E3" w:rsidRDefault="008C6F2C">
      <w:r>
        <w:t xml:space="preserve">Deferral is underrated in the board's framing. Under real options reasoning (Dixit &amp; Pindyck, 1994), waiting has value when uncertainty is high and commitment irreversible, and both hold here. But the option's value is falling: the CPA forecasts and the DfT's confirmed timetable have already resolved much of the uncertainty that waiting would address, while deferral means entering after competitors have absorbed the payload change. </w:t>
      </w:r>
      <w:commentRangeStart w:id="15"/>
      <w:r>
        <w:t xml:space="preserve">Nor is consolidation a clear cure</w:t>
      </w:r>
      <w:commentRangeEnd w:id="15"/>
      <w:r>
        <w:rPr>
          <w:rStyle w:val="CommentReference"/>
        </w:rPr>
        <w:commentReference w:id="15"/>
      </w:r>
      <w:r>
        <w:t xml:space="preserve"> for the capacity declines </w:t>
      </w:r>
      <w:r>
        <w:t xml:space="preserve">that make it look prudent (Section 3.4).</w:t>
      </w:r>
      <w:ins w:id="7025" w:author="Claude (suggested edit)" w:date="2026-10-06T09:00:00Z">
        <w:r>
          <w:t xml:space="preserve"> Nor would it pay on volume: every logged capacity decline together comes to about 225 cubic metres a year, some £12,000 of contribution, against £100,240 a year for another wagon and driver (Table A9.2).</w:t>
        </w:r>
      </w:ins>
      <w:r>
        <w:t xml:space="preserve"> Warrington's declines trace to vehicles off the road and driver cover, which are operating fixes, but six of the nine at Leeds record only that nothing was free before about 4pm, with no cause given (Appendix 19). [SCHEDULER_FINDING — what fills the Leeds mornings, from the Scheduler interview. If drivers or scheduling, the operating-fix argument holds for both depots; if vehicles, Leeds needs capacity, which strengthens Option C: say so and show how the recommendation absorbs it.]</w:t>
      </w:r>
    </w:p>
    <w:p w14:paraId="7345284E" w14:textId="77777777" w:rsidR="008F54E3" w:rsidRDefault="008C6F2C">
      <w:r>
        <w:t xml:space="preserve">The recommendation is to proceed self-funded for 2027 and to depart from strict self-funding only if a defined trigger is met: </w:t>
      </w:r>
      <w:commentRangeStart w:id="16"/>
      <w:r>
        <w:t xml:space="preserve">[TRIGGER, e.g. operating break-even by month [XX]</w:t>
      </w:r>
      <w:commentRangeEnd w:id="16"/>
      <w:r>
        <w:rPr>
          <w:rStyle w:val="CommentReference"/>
        </w:rPr>
        <w:commentReference w:id="16"/>
      </w:r>
      <w:r>
        <w:t xml:space="preserve"> prompts review of asset-financed acceleration of the 2029 opening, since demonstrated performance reduces the information asymmetry behind the pecking-order preference].</w:t>
      </w:r>
      <w:del w:id="7070" w:author="Claude (suggested edit)" w:date="2026-10-06T09:00:00Z">
        <w:r>
          <w:delText xml:space="preserve"> That respects the board's risk appetite while preventing a sound preference from hardening into an unexamined constraint.</w:delText>
        </w:r>
      </w:del>
    </w:p>
    <w:p w14:paraId="3F282FEC" w14:textId="77777777" w:rsidR="008F54E3" w:rsidRDefault="008C6F2C">
      <w:pPr>
        <w:pStyle w:val="TableCaption"/>
        <w:keepNext/>
      </w:pPr>
      <w: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14:paraId="50FC7664" w14:textId="77777777">
        <w:trPr>
          <w:cantSplit/>
          <w:tblHeader/>
        </w:trPr>
        <w:tc>
          <w:tcPr>
            <w:tcW w:w="2160" w:type="dxa"/>
          </w:tcPr>
          <w:p w14:paraId="03C346AE" w14:textId="77777777" w:rsidR="008F54E3" w:rsidRDefault="008C6F2C">
            <w:pPr>
              <w:keepNext/>
            </w:pPr>
            <w:r>
              <w:rPr>
                <w:b/>
                <w:sz w:val="18"/>
                <w:szCs w:val="18"/>
              </w:rPr>
              <w:t>Route</w:t>
            </w:r>
          </w:p>
        </w:tc>
        <w:tc>
          <w:tcPr>
            <w:tcW w:w="2160" w:type="dxa"/>
          </w:tcPr>
          <w:p w14:paraId="757B41CC" w14:textId="77777777" w:rsidR="008F54E3" w:rsidRDefault="008C6F2C">
            <w:pPr>
              <w:keepNext/>
            </w:pPr>
            <w:r>
              <w:rPr>
                <w:b/>
                <w:sz w:val="18"/>
                <w:szCs w:val="18"/>
              </w:rPr>
              <w:t>Advantages</w:t>
            </w:r>
          </w:p>
        </w:tc>
        <w:tc>
          <w:tcPr>
            <w:tcW w:w="2160" w:type="dxa"/>
          </w:tcPr>
          <w:p w14:paraId="14981EFB" w14:textId="77777777" w:rsidR="008F54E3" w:rsidRDefault="008C6F2C">
            <w:pPr>
              <w:keepNext/>
            </w:pPr>
            <w:r>
              <w:rPr>
                <w:b/>
                <w:sz w:val="18"/>
                <w:szCs w:val="18"/>
              </w:rPr>
              <w:t>Disadvantages</w:t>
            </w:r>
          </w:p>
        </w:tc>
        <w:tc>
          <w:tcPr>
            <w:tcW w:w="2160" w:type="dxa"/>
          </w:tcPr>
          <w:p w14:paraId="2AE93E01" w14:textId="77777777" w:rsidR="008F54E3" w:rsidRDefault="008C6F2C">
            <w:pPr>
              <w:keepNext/>
            </w:pPr>
            <w:r>
              <w:rPr>
                <w:b/>
                <w:sz w:val="18"/>
                <w:szCs w:val="18"/>
              </w:rPr>
              <w:t>Assessment</w:t>
            </w:r>
          </w:p>
        </w:tc>
      </w:tr>
      <w:tr w:rsidR="008F54E3" w14:paraId="0AE9250F" w14:textId="77777777">
        <w:trPr>
          <w:cantSplit/>
        </w:trPr>
        <w:tc>
          <w:tcPr>
            <w:tcW w:w="2160" w:type="dxa"/>
          </w:tcPr>
          <w:p w14:paraId="0056C5DB" w14:textId="77777777" w:rsidR="008F54E3" w:rsidRDefault="008C6F2C">
            <w:r>
              <w:rPr>
                <w:sz w:val="18"/>
                <w:szCs w:val="18"/>
              </w:rPr>
              <w:t>Self-fund (recommended for 2027)</w:t>
            </w:r>
          </w:p>
        </w:tc>
        <w:tc>
          <w:tcPr>
            <w:tcW w:w="2160" w:type="dxa"/>
          </w:tcPr>
          <w:p w14:paraId="1BF108C6" w14:textId="77777777" w:rsidR="008F54E3" w:rsidRDefault="008C6F2C">
            <w:r>
              <w:rPr>
                <w:sz w:val="18"/>
                <w:szCs w:val="18"/>
              </w:rPr>
              <w:t>No gearing; full control; consistent with pecking-order preference</w:t>
            </w:r>
          </w:p>
        </w:tc>
        <w:tc>
          <w:tcPr>
            <w:tcW w:w="2160" w:type="dxa"/>
          </w:tcPr>
          <w:p w14:paraId="08EA5FD6" w14:textId="77777777" w:rsidR="008F54E3" w:rsidRDefault="008C6F2C">
            <w:r>
              <w:rPr>
                <w:sz w:val="18"/>
                <w:szCs w:val="18"/>
              </w:rPr>
              <w:t xml:space="preserve">Caps growth to one depot p.a.; </w:t>
            </w:r>
            <w:del w:id="7026" w:author="Claude (suggested edit)" w:date="2026-10-06T09:00:00Z">
              <w:r>
                <w:rPr>
                  <w:sz w:val="18"/>
                  <w:szCs w:val="18"/>
                </w:rPr>
                <w:delText xml:space="preserve">opportunity cost £[OPPORTUNITY_COST]</w:delText>
              </w:r>
            </w:del>
            <w:ins w:id="7027" w:author="Claude (suggested edit)" w:date="2026-10-06T09:00:00Z">
              <w:r>
                <w:rPr>
                  <w:sz w:val="18"/>
                  <w:szCs w:val="18"/>
                </w:rPr>
                <w:t xml:space="preserve">opportunity cost about £88,000 per year of delay, or £967,841 if the catchment is lost</w:t>
              </w:r>
            </w:ins>
          </w:p>
        </w:tc>
        <w:tc>
          <w:tcPr>
            <w:tcW w:w="2160" w:type="dxa"/>
          </w:tcPr>
          <w:p w14:paraId="226B56AE" w14:textId="77777777" w:rsidR="008F54E3" w:rsidRDefault="008C6F2C">
            <w:r>
              <w:rPr>
                <w:sz w:val="18"/>
                <w:szCs w:val="18"/>
              </w:rPr>
              <w:t>Adopt for 2027, with defined trigger for review</w:t>
            </w:r>
          </w:p>
        </w:tc>
      </w:tr>
      <w:tr w:rsidR="008F54E3" w14:paraId="22B77387" w14:textId="77777777">
        <w:trPr>
          <w:cantSplit/>
        </w:trPr>
        <w:tc>
          <w:tcPr>
            <w:tcW w:w="2160" w:type="dxa"/>
          </w:tcPr>
          <w:p w14:paraId="2D3F6DBE" w14:textId="77777777" w:rsidR="008F54E3" w:rsidRDefault="008C6F2C">
            <w:r>
              <w:rPr>
                <w:sz w:val="18"/>
                <w:szCs w:val="18"/>
              </w:rPr>
              <w:t>Asset finance on fleet (hire purchase or lease)</w:t>
            </w:r>
          </w:p>
        </w:tc>
        <w:tc>
          <w:tcPr>
            <w:tcW w:w="2160" w:type="dxa"/>
          </w:tcPr>
          <w:p w14:paraId="7561DBD3" w14:textId="77777777" w:rsidR="008F54E3" w:rsidRDefault="008C6F2C">
            <w:r>
              <w:rPr>
                <w:sz w:val="18"/>
                <w:szCs w:val="18"/>
              </w:rPr>
              <w:t>Releases cash for land and working capital; secured on vehicles, not the base business; 32t-compliant specification protects residual value</w:t>
            </w:r>
          </w:p>
        </w:tc>
        <w:tc>
          <w:tcPr>
            <w:tcW w:w="2160" w:type="dxa"/>
          </w:tcPr>
          <w:p w14:paraId="463B2AA2" w14:textId="77777777" w:rsidR="008F54E3" w:rsidRDefault="008C6F2C">
            <w:r>
              <w:rPr>
                <w:sz w:val="18"/>
                <w:szCs w:val="18"/>
              </w:rPr>
              <w:t>Higher fixed payments during ramp-up raise cash break-even; finance cost £125,600 a year for two vehicles in the board model</w:t>
            </w:r>
          </w:p>
        </w:tc>
        <w:tc>
          <w:tcPr>
            <w:tcW w:w="2160" w:type="dxa"/>
          </w:tcPr>
          <w:p w14:paraId="66DF61CA" w14:textId="77777777" w:rsidR="008F54E3" w:rsidRDefault="008C6F2C">
            <w:r>
              <w:rPr>
                <w:sz w:val="18"/>
                <w:szCs w:val="18"/>
              </w:rPr>
              <w:t>Preferred acceleration route if the trigger is met</w:t>
            </w:r>
          </w:p>
        </w:tc>
      </w:tr>
      <w:tr w:rsidR="008F54E3" w14:paraId="44CF79D4" w14:textId="77777777">
        <w:trPr>
          <w:cantSplit/>
        </w:trPr>
        <w:tc>
          <w:tcPr>
            <w:tcW w:w="2160" w:type="dxa"/>
          </w:tcPr>
          <w:p w14:paraId="72D7C028" w14:textId="77777777" w:rsidR="008F54E3" w:rsidRDefault="008C6F2C">
            <w:r>
              <w:rPr>
                <w:sz w:val="18"/>
                <w:szCs w:val="18"/>
              </w:rPr>
              <w:t>Debt-funded acceleration</w:t>
            </w:r>
          </w:p>
        </w:tc>
        <w:tc>
          <w:tcPr>
            <w:tcW w:w="2160" w:type="dxa"/>
          </w:tcPr>
          <w:p w14:paraId="59F3AE9F" w14:textId="77777777" w:rsidR="008F54E3" w:rsidRDefault="008C6F2C">
            <w:r>
              <w:rPr>
                <w:sz w:val="18"/>
                <w:szCs w:val="18"/>
              </w:rPr>
              <w:t>Captures infrastructure growth window; two depots in 2027</w:t>
            </w:r>
          </w:p>
        </w:tc>
        <w:tc>
          <w:tcPr>
            <w:tcW w:w="2160" w:type="dxa"/>
          </w:tcPr>
          <w:p w14:paraId="747EFFC5" w14:textId="77777777" w:rsidR="008F54E3" w:rsidRDefault="008C6F2C">
            <w:r>
              <w:rPr>
                <w:sz w:val="18"/>
                <w:szCs w:val="18"/>
              </w:rPr>
              <w:t>Interest £[INTEREST_COST]; covenant exposure threatens base business</w:t>
            </w:r>
          </w:p>
        </w:tc>
        <w:tc>
          <w:tcPr>
            <w:tcW w:w="2160" w:type="dxa"/>
          </w:tcPr>
          <w:p w14:paraId="47272BFE" w14:textId="77777777" w:rsidR="008F54E3" w:rsidRDefault="008C6F2C">
            <w:r>
              <w:rPr>
                <w:sz w:val="18"/>
                <w:szCs w:val="18"/>
              </w:rPr>
              <w:t>Reject; asset finance preferred if trigger met</w:t>
            </w:r>
          </w:p>
        </w:tc>
      </w:tr>
      <w:tr w:rsidR="008F54E3" w14:paraId="5767DFF0" w14:textId="77777777">
        <w:trPr>
          <w:cantSplit/>
        </w:trPr>
        <w:tc>
          <w:tcPr>
            <w:tcW w:w="2160" w:type="dxa"/>
          </w:tcPr>
          <w:p w14:paraId="66818996" w14:textId="77777777" w:rsidR="008F54E3" w:rsidRDefault="008C6F2C">
            <w:r>
              <w:rPr>
                <w:sz w:val="18"/>
                <w:szCs w:val="18"/>
              </w:rPr>
              <w:t>Defer to 2028</w:t>
            </w:r>
          </w:p>
        </w:tc>
        <w:tc>
          <w:tcPr>
            <w:tcW w:w="2160" w:type="dxa"/>
          </w:tcPr>
          <w:p w14:paraId="12883BF4" w14:textId="77777777" w:rsidR="008F54E3" w:rsidRDefault="008C6F2C">
            <w:r>
              <w:rPr>
                <w:sz w:val="18"/>
                <w:szCs w:val="18"/>
              </w:rPr>
              <w:t>Real-option value under uncertainty; more data</w:t>
            </w:r>
          </w:p>
        </w:tc>
        <w:tc>
          <w:tcPr>
            <w:tcW w:w="2160" w:type="dxa"/>
          </w:tcPr>
          <w:p w14:paraId="0F70A7CE" w14:textId="77777777" w:rsidR="008F54E3" w:rsidRDefault="008C6F2C">
            <w:r>
              <w:rPr>
                <w:sz w:val="18"/>
                <w:szCs w:val="18"/>
              </w:rPr>
              <w:t>Competitors adjust first; land off cycle floor; delay compounds</w:t>
            </w:r>
          </w:p>
        </w:tc>
        <w:tc>
          <w:tcPr>
            <w:tcW w:w="2160" w:type="dxa"/>
          </w:tcPr>
          <w:p w14:paraId="6FE24B19" w14:textId="77777777" w:rsidR="008F54E3" w:rsidRDefault="008C6F2C">
            <w:r>
              <w:rPr>
                <w:sz w:val="18"/>
                <w:szCs w:val="18"/>
              </w:rPr>
              <w:t>Reject — option value declining</w:t>
            </w:r>
          </w:p>
        </w:tc>
      </w:tr>
    </w:tbl>
    <w:p w14:paraId="4706DCB8" w14:textId="77777777" w:rsidR="008F54E3" w:rsidRDefault="008C6F2C">
      <w:pPr>
        <w:pStyle w:val="Heading2"/>
      </w:pPr>
      <w:bookmarkStart w:id="17" w:name="_Toc242131779"/>
      <w:r>
        <w:t>5.3 Governance, procurement and legal requirements</w:t>
      </w:r>
      <w:bookmarkEnd w:id="17"/>
    </w:p>
    <w:p w14:paraId="6D4E5336" w14:textId="77777777" w:rsidR="008F54E3" w:rsidRDefault="008C6F2C">
      <w:r>
        <w:t xml:space="preserve">Capital release of £278,520 exceeds the Managing Director's delegated authority and requires minuted board approval. Fleet procurement must specify 32-tonne-compliant vehicles now, because Vehicle Special Orders lapse at a vehicle's twelfth anniversary of first registration regardless of the 2028 date (DfT, 2025a); buying to the expiring standard would create a depreciating compliance liability. The operator licence must be varied for the new operating centre, with maintenance arrangements evidenced before trading; the twelve Warrington enquiries lost to vehicles off the road (Appendix 19) make maintenance a reputational issue </w:t>
      </w:r>
      <w:commentRangeStart w:id="17"/>
      <w:r>
        <w:t xml:space="preserve">as well as a licence obligation.</w:t>
      </w:r>
      <w:commentRangeEnd w:id="17"/>
      <w:r>
        <w:rPr>
          <w:rStyle w:val="CommentReference"/>
        </w:rPr>
        <w:commentReference w:id="17"/>
      </w:r>
      <w:ins w:id="7028" w:author="Claude (suggested edit)" w:date="2026-10-06T09:00:00Z">
        <w:r>
          <w:t xml:space="preserve"> Bulk cement storage also needs a Part B environmental permit from the local authority (Environmental Permitting (England and Wales) Regulations 2016), so the permit joins planning consent at G2.</w:t>
        </w:r>
      </w:ins>
      <w:r>
        <w:t xml:space="preserve"> Supply agreements should run for [TERM] to hedge cement exposure, including CBAM pass-through, and secure lower-clinker cement and GGBS for clients requiring Environmental Product Declarations.</w:t>
      </w:r>
    </w:p>
    <w:p w14:paraId="70DB2CAF" w14:textId="77777777" w:rsidR="008F54E3" w:rsidRDefault="008C6F2C">
      <w:pPr>
        <w:pStyle w:val="Heading2"/>
      </w:pPr>
      <w:bookmarkStart w:id="18" w:name="_Toc242131780"/>
      <w:r>
        <w:t>5.4 Budget and resources</w:t>
      </w:r>
      <w:bookmarkEnd w:id="18"/>
    </w:p>
    <w:p w14:paraId="234E2F56" w14:textId="77777777" w:rsidR="008F54E3" w:rsidRDefault="008C6F2C">
      <w:pPr>
        <w:pStyle w:val="TableCaption"/>
        <w:keepNext/>
      </w:pPr>
      <w: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1DF8AE61" w14:textId="77777777">
        <w:trPr>
          <w:cantSplit/>
          <w:tblHeader/>
        </w:trPr>
        <w:tc>
          <w:tcPr>
            <w:tcW w:w="1728" w:type="dxa"/>
          </w:tcPr>
          <w:p w14:paraId="097AB02A" w14:textId="77777777" w:rsidR="008F54E3" w:rsidRDefault="008C6F2C">
            <w:pPr>
              <w:keepNext/>
            </w:pPr>
            <w:r>
              <w:rPr>
                <w:b/>
                <w:sz w:val="18"/>
                <w:szCs w:val="18"/>
              </w:rPr>
              <w:t>Item</w:t>
            </w:r>
          </w:p>
        </w:tc>
        <w:tc>
          <w:tcPr>
            <w:tcW w:w="1728" w:type="dxa"/>
          </w:tcPr>
          <w:p w14:paraId="42C4FE65" w14:textId="77777777" w:rsidR="008F54E3" w:rsidRDefault="008C6F2C">
            <w:pPr>
              <w:keepNext/>
            </w:pPr>
            <w:r>
              <w:rPr>
                <w:b/>
                <w:sz w:val="18"/>
                <w:szCs w:val="18"/>
              </w:rPr>
              <w:t>Cost (£)</w:t>
            </w:r>
          </w:p>
        </w:tc>
        <w:tc>
          <w:tcPr>
            <w:tcW w:w="1728" w:type="dxa"/>
          </w:tcPr>
          <w:p w14:paraId="1A6038F1" w14:textId="77777777" w:rsidR="008F54E3" w:rsidRDefault="008C6F2C">
            <w:pPr>
              <w:keepNext/>
            </w:pPr>
            <w:r>
              <w:rPr>
                <w:b/>
                <w:sz w:val="18"/>
                <w:szCs w:val="18"/>
              </w:rPr>
              <w:t>Timing</w:t>
            </w:r>
          </w:p>
        </w:tc>
        <w:tc>
          <w:tcPr>
            <w:tcW w:w="1728" w:type="dxa"/>
          </w:tcPr>
          <w:p w14:paraId="78753DA1" w14:textId="77777777" w:rsidR="008F54E3" w:rsidRDefault="008C6F2C">
            <w:pPr>
              <w:keepNext/>
            </w:pPr>
            <w:r>
              <w:rPr>
                <w:b/>
                <w:sz w:val="18"/>
                <w:szCs w:val="18"/>
              </w:rPr>
              <w:t>Funding source</w:t>
            </w:r>
          </w:p>
        </w:tc>
        <w:tc>
          <w:tcPr>
            <w:tcW w:w="1728" w:type="dxa"/>
          </w:tcPr>
          <w:p w14:paraId="44CA3FA6" w14:textId="77777777" w:rsidR="008F54E3" w:rsidRDefault="008C6F2C">
            <w:pPr>
              <w:keepNext/>
            </w:pPr>
            <w:r>
              <w:rPr>
                <w:b/>
                <w:sz w:val="18"/>
                <w:szCs w:val="18"/>
              </w:rPr>
              <w:t>Owner</w:t>
            </w:r>
          </w:p>
        </w:tc>
      </w:tr>
      <w:tr w:rsidR="008F54E3" w14:paraId="2A32E82B" w14:textId="77777777">
        <w:trPr>
          <w:cantSplit/>
        </w:trPr>
        <w:tc>
          <w:tcPr>
            <w:tcW w:w="1728" w:type="dxa"/>
          </w:tcPr>
          <w:p w14:paraId="6846885E" w14:textId="77777777" w:rsidR="008F54E3" w:rsidRDefault="008C6F2C">
            <w:r>
              <w:rPr>
                <w:sz w:val="18"/>
                <w:szCs w:val="18"/>
              </w:rPr>
              <w:t>Land acquisition / yard lease</w:t>
            </w:r>
          </w:p>
        </w:tc>
        <w:tc>
          <w:tcPr>
            <w:tcW w:w="1728" w:type="dxa"/>
          </w:tcPr>
          <w:p w14:paraId="74EA62C6" w14:textId="77777777" w:rsidR="008F54E3" w:rsidRDefault="008C6F2C">
            <w:r>
              <w:rPr>
                <w:sz w:val="18"/>
                <w:szCs w:val="18"/>
              </w:rPr>
              <w:t>0 capital; lease £60,000 a year</w:t>
            </w:r>
          </w:p>
        </w:tc>
        <w:tc>
          <w:tcPr>
            <w:tcW w:w="1728" w:type="dxa"/>
          </w:tcPr>
          <w:p w14:paraId="5EDC43F5" w14:textId="77777777" w:rsidR="008F54E3" w:rsidRDefault="008C6F2C">
            <w:r>
              <w:rPr>
                <w:sz w:val="18"/>
                <w:szCs w:val="18"/>
              </w:rPr>
              <w:t>[MONTH]</w:t>
            </w:r>
          </w:p>
        </w:tc>
        <w:tc>
          <w:tcPr>
            <w:tcW w:w="1728" w:type="dxa"/>
          </w:tcPr>
          <w:p w14:paraId="4327FBED" w14:textId="77777777" w:rsidR="008F54E3" w:rsidRDefault="008C6F2C">
            <w:r>
              <w:rPr>
                <w:sz w:val="18"/>
                <w:szCs w:val="18"/>
              </w:rPr>
              <w:t>Retained profit</w:t>
            </w:r>
          </w:p>
        </w:tc>
        <w:tc>
          <w:tcPr>
            <w:tcW w:w="1728" w:type="dxa"/>
          </w:tcPr>
          <w:p w14:paraId="6FF8787B" w14:textId="77777777" w:rsidR="008F54E3" w:rsidRDefault="008C6F2C">
            <w:r>
              <w:rPr>
                <w:sz w:val="18"/>
                <w:szCs w:val="18"/>
              </w:rPr>
              <w:t>Managing Director</w:t>
            </w:r>
          </w:p>
        </w:tc>
      </w:tr>
      <w:tr w:rsidR="008F54E3" w14:paraId="618667BB" w14:textId="77777777">
        <w:trPr>
          <w:cantSplit/>
        </w:trPr>
        <w:tc>
          <w:tcPr>
            <w:tcW w:w="1728" w:type="dxa"/>
          </w:tcPr>
          <w:p w14:paraId="7E01793B" w14:textId="77777777" w:rsidR="008F54E3" w:rsidRDefault="008C6F2C">
            <w:r>
              <w:rPr>
                <w:sz w:val="18"/>
                <w:szCs w:val="18"/>
              </w:rPr>
              <w:t xml:space="preserve">Volumetric fleet (2 units, </w:t>
            </w:r>
            <w:commentRangeStart w:id="18"/>
            <w:r>
              <w:rPr>
                <w:sz w:val="18"/>
                <w:szCs w:val="18"/>
              </w:rPr>
              <w:t xml:space="preserve">32t-compliant)</w:t>
            </w:r>
            <w:commentRangeEnd w:id="18"/>
            <w:r>
              <w:rPr>
                <w:rStyle w:val="CommentReference"/>
              </w:rPr>
              <w:commentReference w:id="18"/>
            </w:r>
          </w:p>
        </w:tc>
        <w:tc>
          <w:tcPr>
            <w:tcW w:w="1728" w:type="dxa"/>
          </w:tcPr>
          <w:p w14:paraId="1994D4CE" w14:textId="77777777" w:rsidR="008F54E3" w:rsidRDefault="008C6F2C">
            <w:r>
              <w:rPr>
                <w:sz w:val="18"/>
                <w:szCs w:val="18"/>
              </w:rPr>
              <w:t>150,000</w:t>
            </w:r>
          </w:p>
        </w:tc>
        <w:tc>
          <w:tcPr>
            <w:tcW w:w="1728" w:type="dxa"/>
          </w:tcPr>
          <w:p w14:paraId="7DB4ACC9" w14:textId="77777777" w:rsidR="008F54E3" w:rsidRDefault="008C6F2C">
            <w:r>
              <w:rPr>
                <w:sz w:val="18"/>
                <w:szCs w:val="18"/>
              </w:rPr>
              <w:t>[MONTH]</w:t>
            </w:r>
          </w:p>
        </w:tc>
        <w:tc>
          <w:tcPr>
            <w:tcW w:w="1728" w:type="dxa"/>
          </w:tcPr>
          <w:p w14:paraId="1755A5F0" w14:textId="77777777" w:rsidR="008F54E3" w:rsidRDefault="008C6F2C">
            <w:r>
              <w:rPr>
                <w:sz w:val="18"/>
                <w:szCs w:val="18"/>
              </w:rPr>
              <w:t>Retained profit</w:t>
            </w:r>
          </w:p>
        </w:tc>
        <w:tc>
          <w:tcPr>
            <w:tcW w:w="1728" w:type="dxa"/>
          </w:tcPr>
          <w:p w14:paraId="4BCBB909" w14:textId="77777777" w:rsidR="008F54E3" w:rsidRDefault="008C6F2C">
            <w:r>
              <w:rPr>
                <w:sz w:val="18"/>
                <w:szCs w:val="18"/>
              </w:rPr>
              <w:t>Business Manager</w:t>
            </w:r>
          </w:p>
        </w:tc>
      </w:tr>
      <w:tr w:rsidR="008F54E3" w14:paraId="65AE3235" w14:textId="77777777">
        <w:trPr>
          <w:cantSplit/>
        </w:trPr>
        <w:tc>
          <w:tcPr>
            <w:tcW w:w="1728" w:type="dxa"/>
          </w:tcPr>
          <w:p w14:paraId="7C466C7D" w14:textId="77777777" w:rsidR="008F54E3" w:rsidRDefault="008C6F2C">
            <w:r>
              <w:rPr>
                <w:sz w:val="18"/>
                <w:szCs w:val="18"/>
              </w:rPr>
              <w:t>Cement silo and loading shovel</w:t>
            </w:r>
          </w:p>
        </w:tc>
        <w:tc>
          <w:tcPr>
            <w:tcW w:w="1728" w:type="dxa"/>
          </w:tcPr>
          <w:p w14:paraId="34BCE568" w14:textId="77777777" w:rsidR="008F54E3" w:rsidRDefault="008C6F2C">
            <w:r>
              <w:rPr>
                <w:sz w:val="18"/>
                <w:szCs w:val="18"/>
              </w:rPr>
              <w:t>60,000</w:t>
            </w:r>
          </w:p>
        </w:tc>
        <w:tc>
          <w:tcPr>
            <w:tcW w:w="1728" w:type="dxa"/>
          </w:tcPr>
          <w:p w14:paraId="4DB99322" w14:textId="77777777" w:rsidR="008F54E3" w:rsidRDefault="008C6F2C">
            <w:r>
              <w:rPr>
                <w:sz w:val="18"/>
                <w:szCs w:val="18"/>
              </w:rPr>
              <w:t>[MONTH]</w:t>
            </w:r>
          </w:p>
        </w:tc>
        <w:tc>
          <w:tcPr>
            <w:tcW w:w="1728" w:type="dxa"/>
          </w:tcPr>
          <w:p w14:paraId="634E5CB6" w14:textId="77777777" w:rsidR="008F54E3" w:rsidRDefault="008C6F2C">
            <w:r>
              <w:rPr>
                <w:sz w:val="18"/>
                <w:szCs w:val="18"/>
              </w:rPr>
              <w:t>Retained profit</w:t>
            </w:r>
          </w:p>
        </w:tc>
        <w:tc>
          <w:tcPr>
            <w:tcW w:w="1728" w:type="dxa"/>
          </w:tcPr>
          <w:p w14:paraId="50479865" w14:textId="77777777" w:rsidR="008F54E3" w:rsidRDefault="008C6F2C">
            <w:r>
              <w:rPr>
                <w:sz w:val="18"/>
                <w:szCs w:val="18"/>
              </w:rPr>
              <w:t>Operations Manager</w:t>
            </w:r>
          </w:p>
        </w:tc>
      </w:tr>
      <w:tr w:rsidR="008F54E3" w14:paraId="67A964BD" w14:textId="77777777">
        <w:trPr>
          <w:cantSplit/>
        </w:trPr>
        <w:tc>
          <w:tcPr>
            <w:tcW w:w="1728" w:type="dxa"/>
          </w:tcPr>
          <w:p w14:paraId="66C8FB16" w14:textId="77777777" w:rsidR="008F54E3" w:rsidRDefault="008C6F2C">
            <w:r>
              <w:rPr>
                <w:sz w:val="18"/>
                <w:szCs w:val="18"/>
              </w:rPr>
              <w:t>Yard works, drainage and compliance</w:t>
            </w:r>
          </w:p>
        </w:tc>
        <w:tc>
          <w:tcPr>
            <w:tcW w:w="1728" w:type="dxa"/>
          </w:tcPr>
          <w:p w14:paraId="4755610B" w14:textId="77777777" w:rsidR="008F54E3" w:rsidRDefault="008C6F2C">
            <w:r>
              <w:rPr>
                <w:sz w:val="18"/>
                <w:szCs w:val="18"/>
              </w:rPr>
              <w:t>43,200</w:t>
            </w:r>
          </w:p>
        </w:tc>
        <w:tc>
          <w:tcPr>
            <w:tcW w:w="1728" w:type="dxa"/>
          </w:tcPr>
          <w:p w14:paraId="3178CBF9" w14:textId="77777777" w:rsidR="008F54E3" w:rsidRDefault="008C6F2C">
            <w:r>
              <w:rPr>
                <w:sz w:val="18"/>
                <w:szCs w:val="18"/>
              </w:rPr>
              <w:t>[MONTH]</w:t>
            </w:r>
          </w:p>
        </w:tc>
        <w:tc>
          <w:tcPr>
            <w:tcW w:w="1728" w:type="dxa"/>
          </w:tcPr>
          <w:p w14:paraId="0235D54B" w14:textId="77777777" w:rsidR="008F54E3" w:rsidRDefault="008C6F2C">
            <w:r>
              <w:rPr>
                <w:sz w:val="18"/>
                <w:szCs w:val="18"/>
              </w:rPr>
              <w:t>Retained profit</w:t>
            </w:r>
          </w:p>
        </w:tc>
        <w:tc>
          <w:tcPr>
            <w:tcW w:w="1728" w:type="dxa"/>
          </w:tcPr>
          <w:p w14:paraId="66445CCF" w14:textId="77777777" w:rsidR="008F54E3" w:rsidRDefault="008C6F2C">
            <w:r>
              <w:rPr>
                <w:sz w:val="18"/>
                <w:szCs w:val="18"/>
              </w:rPr>
              <w:t>Operations Manager</w:t>
            </w:r>
          </w:p>
        </w:tc>
      </w:tr>
      <w:tr w:rsidR="008F54E3" w14:paraId="07F52D7B" w14:textId="77777777">
        <w:trPr>
          <w:cantSplit/>
        </w:trPr>
        <w:tc>
          <w:tcPr>
            <w:tcW w:w="1728" w:type="dxa"/>
          </w:tcPr>
          <w:p w14:paraId="688A9AF2" w14:textId="77777777" w:rsidR="008F54E3" w:rsidRDefault="008C6F2C">
            <w:r>
              <w:rPr>
                <w:sz w:val="18"/>
                <w:szCs w:val="18"/>
              </w:rPr>
              <w:t>Working capital (45 debtor days, 30 creditor days, 7 days' stock)</w:t>
            </w:r>
          </w:p>
        </w:tc>
        <w:tc>
          <w:tcPr>
            <w:tcW w:w="1728" w:type="dxa"/>
          </w:tcPr>
          <w:p w14:paraId="28673286" w14:textId="77777777" w:rsidR="008F54E3" w:rsidRDefault="008C6F2C">
            <w:r>
              <w:rPr>
                <w:sz w:val="18"/>
                <w:szCs w:val="18"/>
              </w:rPr>
              <w:t>105,438</w:t>
            </w:r>
          </w:p>
        </w:tc>
        <w:tc>
          <w:tcPr>
            <w:tcW w:w="1728" w:type="dxa"/>
          </w:tcPr>
          <w:p w14:paraId="1A09F4C8" w14:textId="77777777" w:rsidR="008F54E3" w:rsidRDefault="008C6F2C">
            <w:r>
              <w:rPr>
                <w:sz w:val="18"/>
                <w:szCs w:val="18"/>
              </w:rPr>
              <w:t>Year 1</w:t>
            </w:r>
          </w:p>
        </w:tc>
        <w:tc>
          <w:tcPr>
            <w:tcW w:w="1728" w:type="dxa"/>
          </w:tcPr>
          <w:p w14:paraId="0B0055AE" w14:textId="77777777" w:rsidR="008F54E3" w:rsidRDefault="008C6F2C">
            <w:r>
              <w:rPr>
                <w:sz w:val="18"/>
                <w:szCs w:val="18"/>
              </w:rPr>
              <w:t>Retained profit</w:t>
            </w:r>
          </w:p>
        </w:tc>
        <w:tc>
          <w:tcPr>
            <w:tcW w:w="1728" w:type="dxa"/>
          </w:tcPr>
          <w:p w14:paraId="26E3B075" w14:textId="77777777" w:rsidR="008F54E3" w:rsidRDefault="008C6F2C">
            <w:r>
              <w:rPr>
                <w:sz w:val="18"/>
                <w:szCs w:val="18"/>
              </w:rPr>
              <w:t>Business Manager</w:t>
            </w:r>
          </w:p>
        </w:tc>
      </w:tr>
      <w:tr w:rsidR="008F54E3" w14:paraId="218646D9" w14:textId="77777777">
        <w:trPr>
          <w:cantSplit/>
        </w:trPr>
        <w:tc>
          <w:tcPr>
            <w:tcW w:w="1728" w:type="dxa"/>
          </w:tcPr>
          <w:p w14:paraId="63DE8B44" w14:textId="77777777" w:rsidR="008F54E3" w:rsidRDefault="008C6F2C">
            <w:r>
              <w:rPr>
                <w:sz w:val="18"/>
                <w:szCs w:val="18"/>
              </w:rPr>
              <w:t>Recruitment and training</w:t>
            </w:r>
          </w:p>
        </w:tc>
        <w:tc>
          <w:tcPr>
            <w:tcW w:w="1728" w:type="dxa"/>
          </w:tcPr>
          <w:p w14:paraId="6B91A9C2" w14:textId="77777777" w:rsidR="008F54E3" w:rsidRDefault="008C6F2C">
            <w:r>
              <w:rPr>
                <w:sz w:val="18"/>
                <w:szCs w:val="18"/>
              </w:rPr>
              <w:t>[XX,XXX]</w:t>
            </w:r>
          </w:p>
        </w:tc>
        <w:tc>
          <w:tcPr>
            <w:tcW w:w="1728" w:type="dxa"/>
          </w:tcPr>
          <w:p w14:paraId="4E2A738F" w14:textId="77777777" w:rsidR="008F54E3" w:rsidRDefault="008C6F2C">
            <w:r>
              <w:rPr>
                <w:sz w:val="18"/>
                <w:szCs w:val="18"/>
              </w:rPr>
              <w:t>[MONTH]</w:t>
            </w:r>
          </w:p>
        </w:tc>
        <w:tc>
          <w:tcPr>
            <w:tcW w:w="1728" w:type="dxa"/>
          </w:tcPr>
          <w:p w14:paraId="4DA006FF" w14:textId="77777777" w:rsidR="008F54E3" w:rsidRDefault="008C6F2C">
            <w:r>
              <w:rPr>
                <w:sz w:val="18"/>
                <w:szCs w:val="18"/>
              </w:rPr>
              <w:t>Retained profit</w:t>
            </w:r>
          </w:p>
        </w:tc>
        <w:tc>
          <w:tcPr>
            <w:tcW w:w="1728" w:type="dxa"/>
          </w:tcPr>
          <w:p w14:paraId="0F393A82" w14:textId="77777777" w:rsidR="008F54E3" w:rsidRDefault="008C6F2C">
            <w:r>
              <w:rPr>
                <w:sz w:val="18"/>
                <w:szCs w:val="18"/>
              </w:rPr>
              <w:t>Operations Manager</w:t>
            </w:r>
          </w:p>
        </w:tc>
      </w:tr>
      <w:tr w:rsidR="008F54E3" w14:paraId="00AB267E" w14:textId="77777777">
        <w:trPr>
          <w:cantSplit/>
        </w:trPr>
        <w:tc>
          <w:tcPr>
            <w:tcW w:w="1728" w:type="dxa"/>
          </w:tcPr>
          <w:p w14:paraId="3758C075" w14:textId="77777777" w:rsidR="008F54E3" w:rsidRDefault="008C6F2C">
            <w:r>
              <w:rPr>
                <w:sz w:val="18"/>
                <w:szCs w:val="18"/>
              </w:rPr>
              <w:t>Contingency (10%)</w:t>
            </w:r>
          </w:p>
        </w:tc>
        <w:tc>
          <w:tcPr>
            <w:tcW w:w="1728" w:type="dxa"/>
          </w:tcPr>
          <w:p w14:paraId="62DC293C" w14:textId="77777777" w:rsidR="008F54E3" w:rsidRDefault="008C6F2C">
            <w:r>
              <w:rPr>
                <w:sz w:val="18"/>
                <w:szCs w:val="18"/>
              </w:rPr>
              <w:t>25,320</w:t>
            </w:r>
          </w:p>
        </w:tc>
        <w:tc>
          <w:tcPr>
            <w:tcW w:w="1728" w:type="dxa"/>
          </w:tcPr>
          <w:p w14:paraId="3326CFBE" w14:textId="77777777" w:rsidR="008F54E3" w:rsidRDefault="008C6F2C">
            <w:r>
              <w:rPr>
                <w:sz w:val="18"/>
                <w:szCs w:val="18"/>
              </w:rPr>
              <w:t>—</w:t>
            </w:r>
          </w:p>
        </w:tc>
        <w:tc>
          <w:tcPr>
            <w:tcW w:w="1728" w:type="dxa"/>
          </w:tcPr>
          <w:p w14:paraId="72FC89E8" w14:textId="77777777" w:rsidR="008F54E3" w:rsidRDefault="008C6F2C">
            <w:r>
              <w:rPr>
                <w:sz w:val="18"/>
                <w:szCs w:val="18"/>
              </w:rPr>
              <w:t>Retained profit</w:t>
            </w:r>
          </w:p>
        </w:tc>
        <w:tc>
          <w:tcPr>
            <w:tcW w:w="1728" w:type="dxa"/>
          </w:tcPr>
          <w:p w14:paraId="5D4379F9" w14:textId="77777777" w:rsidR="008F54E3" w:rsidRDefault="008C6F2C">
            <w:r>
              <w:rPr>
                <w:sz w:val="18"/>
                <w:szCs w:val="18"/>
              </w:rPr>
              <w:t>Business Manager</w:t>
            </w:r>
          </w:p>
        </w:tc>
      </w:tr>
      <w:tr w:rsidR="008F54E3" w14:paraId="38D6D485" w14:textId="77777777">
        <w:trPr>
          <w:cantSplit/>
        </w:trPr>
        <w:tc>
          <w:tcPr>
            <w:tcW w:w="1728" w:type="dxa"/>
          </w:tcPr>
          <w:p w14:paraId="40F06BDE" w14:textId="77777777" w:rsidR="008F54E3" w:rsidRDefault="008C6F2C">
            <w:r>
              <w:rPr>
                <w:sz w:val="18"/>
                <w:szCs w:val="18"/>
              </w:rPr>
              <w:t>Total</w:t>
            </w:r>
          </w:p>
        </w:tc>
        <w:tc>
          <w:tcPr>
            <w:tcW w:w="1728" w:type="dxa"/>
          </w:tcPr>
          <w:p w14:paraId="6266F10C" w14:textId="77777777" w:rsidR="008F54E3" w:rsidRDefault="008C6F2C">
            <w:r>
              <w:rPr>
                <w:sz w:val="18"/>
                <w:szCs w:val="18"/>
              </w:rPr>
              <w:t>278,520 capital; 105,438 working capital</w:t>
            </w:r>
          </w:p>
        </w:tc>
        <w:tc>
          <w:tcPr>
            <w:tcW w:w="1728" w:type="dxa"/>
          </w:tcPr>
          <w:p w14:paraId="223A5704" w14:textId="77777777" w:rsidR="008F54E3" w:rsidRDefault="008C6F2C">
            <w:r>
              <w:rPr>
                <w:sz w:val="18"/>
                <w:szCs w:val="18"/>
              </w:rPr>
              <w:t>—</w:t>
            </w:r>
          </w:p>
        </w:tc>
        <w:tc>
          <w:tcPr>
            <w:tcW w:w="1728" w:type="dxa"/>
          </w:tcPr>
          <w:p w14:paraId="3328FF62" w14:textId="77777777" w:rsidR="008F54E3" w:rsidRDefault="008C6F2C">
            <w:r>
              <w:rPr>
                <w:sz w:val="18"/>
                <w:szCs w:val="18"/>
              </w:rPr>
              <w:t>—</w:t>
            </w:r>
          </w:p>
        </w:tc>
        <w:tc>
          <w:tcPr>
            <w:tcW w:w="1728" w:type="dxa"/>
          </w:tcPr>
          <w:p w14:paraId="46DA1EA7" w14:textId="77777777" w:rsidR="008F54E3" w:rsidRDefault="008C6F2C">
            <w:r>
              <w:rPr>
                <w:sz w:val="18"/>
                <w:szCs w:val="18"/>
              </w:rPr>
              <w:t>—</w:t>
            </w:r>
          </w:p>
        </w:tc>
      </w:tr>
    </w:tbl>
    <w:p w14:paraId="24A3C2B7" w14:textId="77777777" w:rsidR="00457F15" w:rsidRDefault="00863F0A">
      <w:pPr>
        <w:pStyle w:val="TableNote"/>
      </w:pPr>
      <w:r>
        <w:rPr>
          <w:i/>
        </w:rPr>
        <w:t>Note.</w:t>
      </w:r>
      <w: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3971BC80" w14:textId="77777777" w:rsidR="008F54E3" w:rsidRDefault="008C6F2C">
      <w:pPr>
        <w:pStyle w:val="Heading2"/>
      </w:pPr>
      <w:bookmarkStart w:id="19" w:name="_Toc242131781"/>
      <w:r>
        <w:t>5.5 Stakeholder engagement and communication</w:t>
      </w:r>
      <w:bookmarkEnd w:id="19"/>
    </w:p>
    <w:p w14:paraId="5B59420E" w14:textId="77777777" w:rsidR="008F54E3" w:rsidRDefault="008C6F2C">
      <w:commentRangeStart w:id="19"/>
      <w:r>
        <w:t xml:space="preserve">Stakeholders were mapped on the power-interest matrix</w:t>
      </w:r>
      <w:commentRangeEnd w:id="19"/>
      <w:r>
        <w:rPr>
          <w:rStyle w:val="CommentReference"/>
        </w:rPr>
        <w:commentReference w:id="19"/>
      </w:r>
      <w:r>
        <w:t xml:space="preserve"> (Whittington et al., 2023), adapted from Mendelow's (1981) power-dynamism grid, and their positions drive the communication plan (Appendix 1). Because the grid is static, salience (Mitchell et al., 1997) tracks whose claims turn urgent at each gate, such as the planning authority's at G2. The Operations and Business Development Managers, engaged participatively, supplied evidence that tested the weightings (Section 4.3), and depot teams' concern about capacity dilution is addressed directly, because unaddressed it becomes resistance.</w:t>
      </w:r>
    </w:p>
    <w:p w14:paraId="0A47FED6" w14:textId="77777777" w:rsidR="008F54E3" w:rsidRDefault="008C6F2C">
      <w:pPr>
        <w:pStyle w:val="Heading2"/>
      </w:pPr>
      <w:bookmarkStart w:id="20" w:name="_Toc242131782"/>
      <w:r>
        <w:t>5.6 Negotiation and influence</w:t>
      </w:r>
      <w:bookmarkEnd w:id="20"/>
    </w:p>
    <w:p w14:paraId="070812DD" w14:textId="77777777" w:rsidR="008F54E3" w:rsidRDefault="008C6F2C">
      <w:r>
        <w:t xml:space="preserve">Two negotiations were material to the proposal, and both used principled negotiation, </w:t>
      </w:r>
      <w:r>
        <w:t xml:space="preserve">separating stated positions from underlying interests (Fisher et al., 2012).</w:t>
      </w:r>
      <w:ins w:id="7032" w:author="Claude (suggested edit)" w:date="2026-10-06T09:00:00Z">
        <w:r>
          <w:t xml:space="preserve"> Both are repeated relationships: the board will judge four more depots, and cement is a strategic purchase (Kraljic, 1983), so a concession won now could cost supply security later.</w:t>
        </w:r>
      </w:ins>
    </w:p>
    <w:p w14:paraId="5BC867D3" w14:textId="77777777" w:rsidR="008F54E3" w:rsidRDefault="008C6F2C">
      <w:r>
        <w:t xml:space="preserve">Upwards, capital approval meant reconciling the proposal with the board's stated position that </w:t>
      </w:r>
      <w:commentRangeStart w:id="20"/>
      <w:r>
        <w:t xml:space="preserve">[BOARD_POSITION]</w:t>
      </w:r>
      <w:commentRangeEnd w:id="20"/>
      <w:r>
        <w:rPr>
          <w:rStyle w:val="CommentReference"/>
        </w:rPr>
        <w:commentReference w:id="20"/>
      </w:r>
      <w:r>
        <w:t xml:space="preserve">. What they were protecting was not the capital sum but [BOARD_INTEREST]. Recognising that turned an argument about quantum into one about [REFRAME], and the proposal was restructured to [RESTRUCTURE], meeting the interest without cutting the investment. Cialdini's (2007) commitment principle shaped the sequencing: the board endorsed the framework as a governance instrument before the site recommendation was tabled, so it had accepted the method before seeing the output.</w:t>
      </w:r>
    </w:p>
    <w:p w14:paraId="3243E4B1" w14:textId="77777777" w:rsidR="008F54E3" w:rsidRDefault="008C6F2C">
      <w:r>
        <w:t>Outwards, supplier negotiation on [MATERIAL] pricing and terms addressed the strategic exposure identified through Kraljic (1983). The supplier's stated position was [SUPPLIER_POSITION]; the underlying interest was [SUPPLIER_INTEREST]. With [BATNA, e.g. a second supplier's quotation] as Procon's best alternative to a negotiated agreement, structuring the deal as [AGREEMENT_STRUCTURE] served both interests and secured [OUTCOME — quantified].</w:t>
      </w:r>
    </w:p>
    <w:p w14:paraId="71A92860" w14:textId="77777777" w:rsidR="008F54E3" w:rsidRDefault="008C6F2C">
      <w:r>
        <w:t>[THIRD_NEGOTIATION — delete this sentence entirely if it duplicates §3.5; otherwise state role, issue, resolution, change.]</w:t>
      </w:r>
    </w:p>
    <w:p w14:paraId="017ECF0F" w14:textId="77777777" w:rsidR="008F54E3" w:rsidRDefault="008C6F2C">
      <w:pPr>
        <w:pStyle w:val="Heading2"/>
      </w:pPr>
      <w:bookmarkStart w:id="21" w:name="_Toc242131783"/>
      <w:r>
        <w:t>5.7 Implementation, change and risk</w:t>
      </w:r>
      <w:bookmarkEnd w:id="21"/>
    </w:p>
    <w:p w14:paraId="78DA2061" w14:textId="77777777" w:rsidR="008F54E3" w:rsidRDefault="008C6F2C">
      <w:commentRangeStart w:id="21"/>
      <w:r>
        <w:t xml:space="preserve">Implementation is stage-gated so that</w:t>
      </w:r>
      <w:commentRangeEnd w:id="21"/>
      <w:r>
        <w:rPr>
          <w:rStyle w:val="CommentReference"/>
        </w:rPr>
        <w:commentReference w:id="21"/>
      </w:r>
      <w:r>
        <w:t xml:space="preserve"> irreversible capital commitment follows resolution of the two dependencies most likely to invalidate the appraisal: planning consent and demand assurance (Table 8; Appendix 15). </w:t>
      </w:r>
      <w:r>
        <w:t xml:space="preserve">Because volume and price dominate the sensitivity results</w:t>
      </w:r>
      <w:ins w:id="7033" w:author="Claude (suggested edit)" w:date="2026-10-06T09:00:00Z">
        <w:r>
          <w:t xml:space="preserve">, and the full downside fails the board's own GO rule (Table A9.1)</w:t>
        </w:r>
      </w:ins>
      <w:r>
        <w:t xml:space="preserve">, pre-selling at agreed rates precedes any fleet commitment. Gates, not the Gantt chart, govern commitment, because consents lie outside Procon's control (Table A14.2).</w:t>
      </w:r>
    </w:p>
    <w:p w14:paraId="63191057" w14:textId="77777777" w:rsidR="008F54E3" w:rsidRDefault="008C6F2C">
      <w:r>
        <w:t>Adopting the framework is organisational change, moving site decisions from judgement to evidence. In Lewin's (1951) terms the margin and declined-work evidence unfreezes current practice, the 2027 decision is the change, and the board mandate refreezes the method, though its data are refreshed annually. Lewin is criticised for underplaying planning (Hayes, 2022); the stage gates make planning iterative, and G7 and G8 guard against what Kotter (1995) calls declaring victory too soon.</w:t>
      </w:r>
    </w:p>
    <w:p w14:paraId="5394BC96" w14:textId="77777777" w:rsidR="008F54E3" w:rsidRDefault="008C6F2C">
      <w:pPr>
        <w:pStyle w:val="TableCaption"/>
        <w:keepNext/>
      </w:pPr>
      <w: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6145A117" w14:textId="77777777">
        <w:trPr>
          <w:cantSplit/>
          <w:tblHeader/>
        </w:trPr>
        <w:tc>
          <w:tcPr>
            <w:tcW w:w="1728" w:type="dxa"/>
          </w:tcPr>
          <w:p w14:paraId="0C139E50" w14:textId="77777777" w:rsidR="008F54E3" w:rsidRDefault="008C6F2C">
            <w:pPr>
              <w:keepNext/>
            </w:pPr>
            <w:r>
              <w:rPr>
                <w:b/>
                <w:sz w:val="18"/>
                <w:szCs w:val="18"/>
              </w:rPr>
              <w:t>Gate</w:t>
            </w:r>
          </w:p>
        </w:tc>
        <w:tc>
          <w:tcPr>
            <w:tcW w:w="1728" w:type="dxa"/>
          </w:tcPr>
          <w:p w14:paraId="67AD120A" w14:textId="77777777" w:rsidR="008F54E3" w:rsidRDefault="008C6F2C">
            <w:pPr>
              <w:keepNext/>
            </w:pPr>
            <w:r>
              <w:rPr>
                <w:b/>
                <w:sz w:val="18"/>
                <w:szCs w:val="18"/>
              </w:rPr>
              <w:t>Milestone</w:t>
            </w:r>
          </w:p>
        </w:tc>
        <w:tc>
          <w:tcPr>
            <w:tcW w:w="1728" w:type="dxa"/>
          </w:tcPr>
          <w:p w14:paraId="759A0590" w14:textId="77777777" w:rsidR="008F54E3" w:rsidRDefault="008C6F2C">
            <w:pPr>
              <w:keepNext/>
            </w:pPr>
            <w:r>
              <w:rPr>
                <w:b/>
                <w:sz w:val="18"/>
                <w:szCs w:val="18"/>
              </w:rPr>
              <w:t>Target date</w:t>
            </w:r>
          </w:p>
        </w:tc>
        <w:tc>
          <w:tcPr>
            <w:tcW w:w="1728" w:type="dxa"/>
          </w:tcPr>
          <w:p w14:paraId="30D44FC9" w14:textId="77777777" w:rsidR="008F54E3" w:rsidRDefault="008C6F2C">
            <w:pPr>
              <w:keepNext/>
            </w:pPr>
            <w:r>
              <w:rPr>
                <w:b/>
                <w:sz w:val="18"/>
                <w:szCs w:val="18"/>
              </w:rPr>
              <w:t>Owner</w:t>
            </w:r>
          </w:p>
        </w:tc>
        <w:tc>
          <w:tcPr>
            <w:tcW w:w="1728" w:type="dxa"/>
          </w:tcPr>
          <w:p w14:paraId="5C05B034" w14:textId="77777777" w:rsidR="008F54E3" w:rsidRDefault="008C6F2C">
            <w:pPr>
              <w:keepNext/>
            </w:pPr>
            <w:r>
              <w:rPr>
                <w:b/>
                <w:sz w:val="18"/>
                <w:szCs w:val="18"/>
              </w:rPr>
              <w:t>Exit criterion</w:t>
            </w:r>
          </w:p>
        </w:tc>
      </w:tr>
      <w:tr w:rsidR="008F54E3" w14:paraId="51FD57FE" w14:textId="77777777">
        <w:trPr>
          <w:cantSplit/>
        </w:trPr>
        <w:tc>
          <w:tcPr>
            <w:tcW w:w="1728" w:type="dxa"/>
          </w:tcPr>
          <w:p w14:paraId="4741E644" w14:textId="77777777" w:rsidR="008F54E3" w:rsidRDefault="008C6F2C">
            <w:r>
              <w:rPr>
                <w:sz w:val="18"/>
                <w:szCs w:val="18"/>
              </w:rPr>
              <w:t>G0</w:t>
            </w:r>
          </w:p>
        </w:tc>
        <w:tc>
          <w:tcPr>
            <w:tcW w:w="1728" w:type="dxa"/>
          </w:tcPr>
          <w:p w14:paraId="462BA2A8" w14:textId="77777777" w:rsidR="008F54E3" w:rsidRDefault="008C6F2C">
            <w:r>
              <w:rPr>
                <w:sz w:val="18"/>
                <w:szCs w:val="18"/>
              </w:rPr>
              <w:t>Board approval of framework and capital release (board paper, Appendix 12)</w:t>
            </w:r>
          </w:p>
        </w:tc>
        <w:tc>
          <w:tcPr>
            <w:tcW w:w="1728" w:type="dxa"/>
          </w:tcPr>
          <w:p w14:paraId="130BECB6" w14:textId="77777777" w:rsidR="008F54E3" w:rsidRDefault="008C6F2C">
            <w:r>
              <w:rPr>
                <w:sz w:val="18"/>
                <w:szCs w:val="18"/>
              </w:rPr>
              <w:t>[APPROVAL_DATE]</w:t>
            </w:r>
          </w:p>
        </w:tc>
        <w:tc>
          <w:tcPr>
            <w:tcW w:w="1728" w:type="dxa"/>
          </w:tcPr>
          <w:p w14:paraId="4B84C840" w14:textId="77777777" w:rsidR="008F54E3" w:rsidRDefault="008C6F2C">
            <w:r>
              <w:rPr>
                <w:sz w:val="18"/>
                <w:szCs w:val="18"/>
              </w:rPr>
              <w:t>Managing Director</w:t>
            </w:r>
          </w:p>
        </w:tc>
        <w:tc>
          <w:tcPr>
            <w:tcW w:w="1728" w:type="dxa"/>
          </w:tcPr>
          <w:p w14:paraId="400319B0" w14:textId="77777777" w:rsidR="008F54E3" w:rsidRDefault="008C6F2C">
            <w:r>
              <w:rPr>
                <w:sz w:val="18"/>
                <w:szCs w:val="18"/>
              </w:rPr>
              <w:t>Minuted approval (Appendix 13)</w:t>
            </w:r>
          </w:p>
        </w:tc>
      </w:tr>
      <w:tr w:rsidR="008F54E3" w14:paraId="21ECBCAE" w14:textId="77777777">
        <w:trPr>
          <w:cantSplit/>
        </w:trPr>
        <w:tc>
          <w:tcPr>
            <w:tcW w:w="1728" w:type="dxa"/>
          </w:tcPr>
          <w:p w14:paraId="7F258A0E" w14:textId="77777777" w:rsidR="008F54E3" w:rsidRDefault="008C6F2C">
            <w:r>
              <w:rPr>
                <w:sz w:val="18"/>
                <w:szCs w:val="18"/>
              </w:rPr>
              <w:t>G1</w:t>
            </w:r>
          </w:p>
        </w:tc>
        <w:tc>
          <w:tcPr>
            <w:tcW w:w="1728" w:type="dxa"/>
          </w:tcPr>
          <w:p w14:paraId="5E2E32AC" w14:textId="77777777" w:rsidR="008F54E3" w:rsidRDefault="008C6F2C">
            <w:r>
              <w:rPr>
                <w:sz w:val="18"/>
                <w:szCs w:val="18"/>
              </w:rPr>
              <w:t>Site secured subject to planning; application submitted</w:t>
            </w:r>
          </w:p>
        </w:tc>
        <w:tc>
          <w:tcPr>
            <w:tcW w:w="1728" w:type="dxa"/>
          </w:tcPr>
          <w:p w14:paraId="2D5AC66E" w14:textId="77777777" w:rsidR="008F54E3" w:rsidRDefault="008C6F2C">
            <w:r>
              <w:rPr>
                <w:sz w:val="18"/>
                <w:szCs w:val="18"/>
              </w:rPr>
              <w:t>[MONTH YEAR]</w:t>
            </w:r>
          </w:p>
        </w:tc>
        <w:tc>
          <w:tcPr>
            <w:tcW w:w="1728" w:type="dxa"/>
          </w:tcPr>
          <w:p w14:paraId="0E7B2A8D" w14:textId="77777777" w:rsidR="008F54E3" w:rsidRDefault="008C6F2C">
            <w:r>
              <w:rPr>
                <w:sz w:val="18"/>
                <w:szCs w:val="18"/>
              </w:rPr>
              <w:t>Managing Director</w:t>
            </w:r>
          </w:p>
        </w:tc>
        <w:tc>
          <w:tcPr>
            <w:tcW w:w="1728" w:type="dxa"/>
          </w:tcPr>
          <w:p w14:paraId="261C2CBB" w14:textId="77777777" w:rsidR="008F54E3" w:rsidRDefault="008C6F2C">
            <w:r>
              <w:rPr>
                <w:sz w:val="18"/>
                <w:szCs w:val="18"/>
              </w:rPr>
              <w:t>Heads of terms agreed</w:t>
            </w:r>
          </w:p>
        </w:tc>
      </w:tr>
      <w:tr w:rsidR="008F54E3" w14:paraId="5DBFDE7B" w14:textId="77777777">
        <w:trPr>
          <w:cantSplit/>
        </w:trPr>
        <w:tc>
          <w:tcPr>
            <w:tcW w:w="1728" w:type="dxa"/>
          </w:tcPr>
          <w:p w14:paraId="120F2246" w14:textId="77777777" w:rsidR="008F54E3" w:rsidRDefault="008C6F2C">
            <w:r>
              <w:rPr>
                <w:sz w:val="18"/>
                <w:szCs w:val="18"/>
              </w:rPr>
              <w:t>G2</w:t>
            </w:r>
          </w:p>
        </w:tc>
        <w:tc>
          <w:tcPr>
            <w:tcW w:w="1728" w:type="dxa"/>
          </w:tcPr>
          <w:p w14:paraId="69A2A0B5" w14:textId="77777777" w:rsidR="008F54E3" w:rsidRDefault="008C6F2C">
            <w:del w:id="7029" w:author="Claude (suggested edit)" w:date="2026-10-06T09:00:00Z">
              <w:r>
                <w:rPr>
                  <w:sz w:val="18"/>
                  <w:szCs w:val="18"/>
                </w:rPr>
                <w:delText xml:space="preserve">Planning consent and O-licence variation granted</w:delText>
              </w:r>
            </w:del>
            <w:ins w:id="7030" w:author="Claude (suggested edit)" w:date="2026-10-06T09:00:00Z">
              <w:r>
                <w:rPr>
                  <w:sz w:val="18"/>
                  <w:szCs w:val="18"/>
                </w:rPr>
                <w:t xml:space="preserve">Planning consent, O-licence variation and Part B permit granted</w:t>
              </w:r>
            </w:ins>
          </w:p>
        </w:tc>
        <w:tc>
          <w:tcPr>
            <w:tcW w:w="1728" w:type="dxa"/>
          </w:tcPr>
          <w:p w14:paraId="1EFC3252" w14:textId="77777777" w:rsidR="008F54E3" w:rsidRDefault="008C6F2C">
            <w:r>
              <w:rPr>
                <w:sz w:val="18"/>
                <w:szCs w:val="18"/>
              </w:rPr>
              <w:t>[MONTH YEAR]</w:t>
            </w:r>
          </w:p>
        </w:tc>
        <w:tc>
          <w:tcPr>
            <w:tcW w:w="1728" w:type="dxa"/>
          </w:tcPr>
          <w:p w14:paraId="4C234336" w14:textId="77777777" w:rsidR="008F54E3" w:rsidRDefault="008C6F2C">
            <w:r>
              <w:rPr>
                <w:sz w:val="18"/>
                <w:szCs w:val="18"/>
              </w:rPr>
              <w:t>Managing Director</w:t>
            </w:r>
          </w:p>
        </w:tc>
        <w:tc>
          <w:tcPr>
            <w:tcW w:w="1728" w:type="dxa"/>
          </w:tcPr>
          <w:p w14:paraId="7FD65D22" w14:textId="77777777" w:rsidR="008F54E3" w:rsidRDefault="008C6F2C">
            <w:r>
              <w:rPr>
                <w:sz w:val="18"/>
                <w:szCs w:val="18"/>
              </w:rPr>
              <w:t>Consents issued; no capital released before this gate</w:t>
            </w:r>
          </w:p>
        </w:tc>
      </w:tr>
      <w:tr w:rsidR="008F54E3" w14:paraId="6DCDDAAD" w14:textId="77777777">
        <w:trPr>
          <w:cantSplit/>
        </w:trPr>
        <w:tc>
          <w:tcPr>
            <w:tcW w:w="1728" w:type="dxa"/>
          </w:tcPr>
          <w:p w14:paraId="24C6FBB6" w14:textId="77777777" w:rsidR="008F54E3" w:rsidRDefault="008C6F2C">
            <w:r>
              <w:rPr>
                <w:sz w:val="18"/>
                <w:szCs w:val="18"/>
              </w:rPr>
              <w:t>G3</w:t>
            </w:r>
          </w:p>
        </w:tc>
        <w:tc>
          <w:tcPr>
            <w:tcW w:w="1728" w:type="dxa"/>
          </w:tcPr>
          <w:p w14:paraId="00B34598" w14:textId="77777777" w:rsidR="008F54E3" w:rsidRDefault="008C6F2C">
            <w:r>
              <w:rPr>
                <w:sz w:val="18"/>
                <w:szCs w:val="18"/>
              </w:rPr>
              <w:t>Pre-sell threshold met</w:t>
            </w:r>
          </w:p>
        </w:tc>
        <w:tc>
          <w:tcPr>
            <w:tcW w:w="1728" w:type="dxa"/>
          </w:tcPr>
          <w:p w14:paraId="78818ED7" w14:textId="77777777" w:rsidR="008F54E3" w:rsidRDefault="008C6F2C">
            <w:r>
              <w:rPr>
                <w:sz w:val="18"/>
                <w:szCs w:val="18"/>
              </w:rPr>
              <w:t>[MONTH YEAR]</w:t>
            </w:r>
          </w:p>
        </w:tc>
        <w:tc>
          <w:tcPr>
            <w:tcW w:w="1728" w:type="dxa"/>
          </w:tcPr>
          <w:p w14:paraId="1D51B7E8" w14:textId="77777777" w:rsidR="008F54E3" w:rsidRDefault="008C6F2C">
            <w:r>
              <w:rPr>
                <w:sz w:val="18"/>
                <w:szCs w:val="18"/>
              </w:rPr>
              <w:t>Business Development Manager</w:t>
            </w:r>
          </w:p>
        </w:tc>
        <w:tc>
          <w:tcPr>
            <w:tcW w:w="1728" w:type="dxa"/>
          </w:tcPr>
          <w:p w14:paraId="63091094" w14:textId="77777777" w:rsidR="008F54E3" w:rsidRDefault="008C6F2C">
            <w:r>
              <w:rPr>
                <w:sz w:val="18"/>
                <w:szCs w:val="18"/>
              </w:rPr>
              <w:t xml:space="preserve">≥ </w:t>
            </w:r>
            <w:commentRangeStart w:id="22"/>
            <w:r>
              <w:rPr>
                <w:sz w:val="18"/>
                <w:szCs w:val="18"/>
              </w:rPr>
              <w:t xml:space="preserve">[XX]%</w:t>
            </w:r>
            <w:commentRangeEnd w:id="22"/>
            <w:r>
              <w:rPr>
                <w:rStyle w:val="CommentReference"/>
              </w:rPr>
              <w:commentReference w:id="22"/>
            </w:r>
            <w:r>
              <w:rPr>
                <w:sz w:val="18"/>
                <w:szCs w:val="18"/>
              </w:rPr>
              <w:t xml:space="preserve"> of break-even volume committed</w:t>
            </w:r>
          </w:p>
        </w:tc>
      </w:tr>
      <w:tr w:rsidR="008F54E3" w14:paraId="6895A415" w14:textId="77777777">
        <w:trPr>
          <w:cantSplit/>
        </w:trPr>
        <w:tc>
          <w:tcPr>
            <w:tcW w:w="1728" w:type="dxa"/>
          </w:tcPr>
          <w:p w14:paraId="0D4B01AE" w14:textId="77777777" w:rsidR="008F54E3" w:rsidRDefault="008C6F2C">
            <w:r>
              <w:rPr>
                <w:sz w:val="18"/>
                <w:szCs w:val="18"/>
              </w:rPr>
              <w:t>G4</w:t>
            </w:r>
          </w:p>
        </w:tc>
        <w:tc>
          <w:tcPr>
            <w:tcW w:w="1728" w:type="dxa"/>
          </w:tcPr>
          <w:p w14:paraId="118C3A2B" w14:textId="77777777" w:rsidR="008F54E3" w:rsidRDefault="008C6F2C">
            <w:r>
              <w:rPr>
                <w:sz w:val="18"/>
                <w:szCs w:val="18"/>
              </w:rPr>
              <w:t>Fleet and plant ordered (32t-compliant)</w:t>
            </w:r>
          </w:p>
        </w:tc>
        <w:tc>
          <w:tcPr>
            <w:tcW w:w="1728" w:type="dxa"/>
          </w:tcPr>
          <w:p w14:paraId="4BA041D0" w14:textId="77777777" w:rsidR="008F54E3" w:rsidRDefault="008C6F2C">
            <w:r>
              <w:rPr>
                <w:sz w:val="18"/>
                <w:szCs w:val="18"/>
              </w:rPr>
              <w:t>[MONTH YEAR]</w:t>
            </w:r>
          </w:p>
        </w:tc>
        <w:tc>
          <w:tcPr>
            <w:tcW w:w="1728" w:type="dxa"/>
          </w:tcPr>
          <w:p w14:paraId="5E099942" w14:textId="77777777" w:rsidR="008F54E3" w:rsidRDefault="008C6F2C">
            <w:r>
              <w:rPr>
                <w:sz w:val="18"/>
                <w:szCs w:val="18"/>
              </w:rPr>
              <w:t>Business Manager</w:t>
            </w:r>
          </w:p>
        </w:tc>
        <w:tc>
          <w:tcPr>
            <w:tcW w:w="1728" w:type="dxa"/>
          </w:tcPr>
          <w:p w14:paraId="31496ADE" w14:textId="77777777" w:rsidR="008F54E3" w:rsidRDefault="008C6F2C">
            <w:r>
              <w:rPr>
                <w:sz w:val="18"/>
                <w:szCs w:val="18"/>
              </w:rPr>
              <w:t>G2 and G3 passed</w:t>
            </w:r>
          </w:p>
        </w:tc>
      </w:tr>
      <w:tr w:rsidR="008F54E3" w14:paraId="05AA4C05" w14:textId="77777777">
        <w:trPr>
          <w:cantSplit/>
        </w:trPr>
        <w:tc>
          <w:tcPr>
            <w:tcW w:w="1728" w:type="dxa"/>
          </w:tcPr>
          <w:p w14:paraId="4FC4A6E0" w14:textId="77777777" w:rsidR="008F54E3" w:rsidRDefault="008C6F2C">
            <w:r>
              <w:rPr>
                <w:sz w:val="18"/>
                <w:szCs w:val="18"/>
              </w:rPr>
              <w:t>G5</w:t>
            </w:r>
          </w:p>
        </w:tc>
        <w:tc>
          <w:tcPr>
            <w:tcW w:w="1728" w:type="dxa"/>
          </w:tcPr>
          <w:p w14:paraId="4642B2C5" w14:textId="77777777" w:rsidR="008F54E3" w:rsidRDefault="008C6F2C">
            <w:r>
              <w:rPr>
                <w:sz w:val="18"/>
                <w:szCs w:val="18"/>
              </w:rPr>
              <w:t>Yard works, recruitment and training complete</w:t>
            </w:r>
          </w:p>
        </w:tc>
        <w:tc>
          <w:tcPr>
            <w:tcW w:w="1728" w:type="dxa"/>
          </w:tcPr>
          <w:p w14:paraId="07D10FC7" w14:textId="77777777" w:rsidR="008F54E3" w:rsidRDefault="008C6F2C">
            <w:r>
              <w:rPr>
                <w:sz w:val="18"/>
                <w:szCs w:val="18"/>
              </w:rPr>
              <w:t>[MONTH YEAR]</w:t>
            </w:r>
          </w:p>
        </w:tc>
        <w:tc>
          <w:tcPr>
            <w:tcW w:w="1728" w:type="dxa"/>
          </w:tcPr>
          <w:p w14:paraId="7A570175" w14:textId="77777777" w:rsidR="008F54E3" w:rsidRDefault="008C6F2C">
            <w:r>
              <w:rPr>
                <w:sz w:val="18"/>
                <w:szCs w:val="18"/>
              </w:rPr>
              <w:t>Operations Manager</w:t>
            </w:r>
          </w:p>
        </w:tc>
        <w:tc>
          <w:tcPr>
            <w:tcW w:w="1728" w:type="dxa"/>
          </w:tcPr>
          <w:p w14:paraId="76DFE03C" w14:textId="77777777" w:rsidR="008F54E3" w:rsidRDefault="008C6F2C">
            <w:r>
              <w:rPr>
                <w:sz w:val="18"/>
                <w:szCs w:val="18"/>
              </w:rPr>
              <w:t>Pre-opening depot audit passed; capital spend reconciled to Table 7 and variances explained (Shank &amp; Churchill, 1977)</w:t>
            </w:r>
          </w:p>
        </w:tc>
      </w:tr>
      <w:tr w:rsidR="008F54E3" w14:paraId="6760F47C" w14:textId="77777777">
        <w:trPr>
          <w:cantSplit/>
        </w:trPr>
        <w:tc>
          <w:tcPr>
            <w:tcW w:w="1728" w:type="dxa"/>
          </w:tcPr>
          <w:p w14:paraId="713316C8" w14:textId="77777777" w:rsidR="008F54E3" w:rsidRDefault="008C6F2C">
            <w:r>
              <w:rPr>
                <w:sz w:val="18"/>
                <w:szCs w:val="18"/>
              </w:rPr>
              <w:t>G6</w:t>
            </w:r>
          </w:p>
        </w:tc>
        <w:tc>
          <w:tcPr>
            <w:tcW w:w="1728" w:type="dxa"/>
          </w:tcPr>
          <w:p w14:paraId="4FFDF4FC" w14:textId="77777777" w:rsidR="008F54E3" w:rsidRDefault="008C6F2C">
            <w:r>
              <w:rPr>
                <w:sz w:val="18"/>
                <w:szCs w:val="18"/>
              </w:rPr>
              <w:t>Go-live</w:t>
            </w:r>
          </w:p>
        </w:tc>
        <w:tc>
          <w:tcPr>
            <w:tcW w:w="1728" w:type="dxa"/>
          </w:tcPr>
          <w:p w14:paraId="5CAC4AFA" w14:textId="77777777" w:rsidR="008F54E3" w:rsidRDefault="008C6F2C">
            <w:r>
              <w:rPr>
                <w:sz w:val="18"/>
                <w:szCs w:val="18"/>
              </w:rPr>
              <w:t>[MONTH 2027]</w:t>
            </w:r>
          </w:p>
        </w:tc>
        <w:tc>
          <w:tcPr>
            <w:tcW w:w="1728" w:type="dxa"/>
          </w:tcPr>
          <w:p w14:paraId="58C53415" w14:textId="77777777" w:rsidR="008F54E3" w:rsidRDefault="008C6F2C">
            <w:r>
              <w:rPr>
                <w:sz w:val="18"/>
                <w:szCs w:val="18"/>
              </w:rPr>
              <w:t>Business Manager</w:t>
            </w:r>
          </w:p>
        </w:tc>
        <w:tc>
          <w:tcPr>
            <w:tcW w:w="1728" w:type="dxa"/>
          </w:tcPr>
          <w:p w14:paraId="206BEC9D" w14:textId="77777777" w:rsidR="008F54E3" w:rsidRDefault="008C6F2C">
            <w:r>
              <w:rPr>
                <w:sz w:val="18"/>
                <w:szCs w:val="18"/>
              </w:rPr>
              <w:t>First deliveries made</w:t>
            </w:r>
          </w:p>
        </w:tc>
      </w:tr>
      <w:tr w:rsidR="008F54E3" w14:paraId="75BAB0C2" w14:textId="77777777">
        <w:trPr>
          <w:cantSplit/>
        </w:trPr>
        <w:tc>
          <w:tcPr>
            <w:tcW w:w="1728" w:type="dxa"/>
          </w:tcPr>
          <w:p w14:paraId="0D9034C2" w14:textId="77777777" w:rsidR="008F54E3" w:rsidRDefault="008C6F2C">
            <w:r>
              <w:rPr>
                <w:sz w:val="18"/>
                <w:szCs w:val="18"/>
              </w:rPr>
              <w:t>G7</w:t>
            </w:r>
          </w:p>
        </w:tc>
        <w:tc>
          <w:tcPr>
            <w:tcW w:w="1728" w:type="dxa"/>
          </w:tcPr>
          <w:p w14:paraId="7044A5AE" w14:textId="77777777" w:rsidR="008F54E3" w:rsidRDefault="008C6F2C">
            <w:r>
              <w:rPr>
                <w:sz w:val="18"/>
                <w:szCs w:val="18"/>
              </w:rPr>
              <w:t>Six-month KPI review</w:t>
            </w:r>
          </w:p>
        </w:tc>
        <w:tc>
          <w:tcPr>
            <w:tcW w:w="1728" w:type="dxa"/>
          </w:tcPr>
          <w:p w14:paraId="1494EEB0" w14:textId="77777777" w:rsidR="008F54E3" w:rsidRDefault="008C6F2C">
            <w:r>
              <w:rPr>
                <w:sz w:val="18"/>
                <w:szCs w:val="18"/>
              </w:rPr>
              <w:t>[MONTH YEAR]</w:t>
            </w:r>
          </w:p>
        </w:tc>
        <w:tc>
          <w:tcPr>
            <w:tcW w:w="1728" w:type="dxa"/>
          </w:tcPr>
          <w:p w14:paraId="30958DC3" w14:textId="77777777" w:rsidR="008F54E3" w:rsidRDefault="008C6F2C">
            <w:r>
              <w:rPr>
                <w:sz w:val="18"/>
                <w:szCs w:val="18"/>
              </w:rPr>
              <w:t>Business Manager</w:t>
            </w:r>
          </w:p>
        </w:tc>
        <w:tc>
          <w:tcPr>
            <w:tcW w:w="1728" w:type="dxa"/>
          </w:tcPr>
          <w:p w14:paraId="746C31AD" w14:textId="77777777" w:rsidR="008F54E3" w:rsidRDefault="008C6F2C">
            <w:r>
              <w:rPr>
                <w:sz w:val="18"/>
                <w:szCs w:val="18"/>
              </w:rPr>
              <w:t>Volume on or above break-even path; operating variances explained</w:t>
            </w:r>
          </w:p>
        </w:tc>
      </w:tr>
      <w:tr w:rsidR="008F54E3" w14:paraId="17F4CAA4" w14:textId="77777777">
        <w:trPr>
          <w:cantSplit/>
        </w:trPr>
        <w:tc>
          <w:tcPr>
            <w:tcW w:w="1728" w:type="dxa"/>
          </w:tcPr>
          <w:p w14:paraId="161BE682" w14:textId="77777777" w:rsidR="008F54E3" w:rsidRDefault="008C6F2C">
            <w:r>
              <w:rPr>
                <w:sz w:val="18"/>
                <w:szCs w:val="18"/>
              </w:rPr>
              <w:t>G8</w:t>
            </w:r>
          </w:p>
        </w:tc>
        <w:tc>
          <w:tcPr>
            <w:tcW w:w="1728" w:type="dxa"/>
          </w:tcPr>
          <w:p w14:paraId="4766CF96" w14:textId="77777777" w:rsidR="008F54E3" w:rsidRDefault="008C6F2C">
            <w:r>
              <w:rPr>
                <w:sz w:val="18"/>
                <w:szCs w:val="18"/>
              </w:rPr>
              <w:t>Funding-trigger review for later depots</w:t>
            </w:r>
          </w:p>
        </w:tc>
        <w:tc>
          <w:tcPr>
            <w:tcW w:w="1728" w:type="dxa"/>
          </w:tcPr>
          <w:p w14:paraId="4E367679" w14:textId="77777777" w:rsidR="008F54E3" w:rsidRDefault="008C6F2C">
            <w:r>
              <w:rPr>
                <w:sz w:val="18"/>
                <w:szCs w:val="18"/>
              </w:rPr>
              <w:t>[MONTH YEAR]</w:t>
            </w:r>
          </w:p>
        </w:tc>
        <w:tc>
          <w:tcPr>
            <w:tcW w:w="1728" w:type="dxa"/>
          </w:tcPr>
          <w:p w14:paraId="1A6BD6A7" w14:textId="77777777" w:rsidR="008F54E3" w:rsidRDefault="008C6F2C">
            <w:r>
              <w:rPr>
                <w:sz w:val="18"/>
                <w:szCs w:val="18"/>
              </w:rPr>
              <w:t>Managing Director</w:t>
            </w:r>
          </w:p>
        </w:tc>
        <w:tc>
          <w:tcPr>
            <w:tcW w:w="1728" w:type="dxa"/>
          </w:tcPr>
          <w:p w14:paraId="36167E37" w14:textId="77777777" w:rsidR="008F54E3" w:rsidRDefault="008C6F2C">
            <w:r>
              <w:rPr>
                <w:sz w:val="18"/>
                <w:szCs w:val="18"/>
              </w:rPr>
              <w:t>§5.2 trigger met or not met; decision minuted</w:t>
            </w:r>
          </w:p>
        </w:tc>
      </w:tr>
    </w:tbl>
    <w:p w14:paraId="250EB412" w14:textId="77777777" w:rsidR="008F54E3" w:rsidRDefault="008C6F2C">
      <w:pPr>
        <w:pStyle w:val="Heading2"/>
      </w:pPr>
      <w:bookmarkStart w:id="22" w:name="_Toc242131784"/>
      <w:r>
        <w:t>5.8 Progress to date</w:t>
      </w:r>
      <w:bookmarkEnd w:id="22"/>
    </w:p>
    <w:p w14:paraId="401EDCBF" w14:textId="77777777" w:rsidR="008F54E3" w:rsidRDefault="008C6F2C">
      <w:r>
        <w:t xml:space="preserve">The board approved both the framework as standard investment governance and the recommended site on [DATE] (Appendix 13). </w:t>
      </w:r>
      <w:commentRangeStart w:id="23"/>
      <w:r>
        <w:t xml:space="preserve">[EARLY_ACTIONS]</w:t>
      </w:r>
      <w:commentRangeEnd w:id="23"/>
      <w:r>
        <w:rPr>
          <w:rStyle w:val="CommentReference"/>
        </w:rPr>
        <w:commentReference w:id="23"/>
      </w:r>
      <w:r>
        <w:t xml:space="preserve">.</w:t>
      </w:r>
    </w:p>
    <w:p w14:paraId="7B076CCA" w14:textId="77777777" w:rsidR="008F54E3" w:rsidRDefault="008C6F2C">
      <w:pPr>
        <w:pStyle w:val="Heading1"/>
        <w:pageBreakBefore/>
      </w:pPr>
      <w:bookmarkStart w:id="23" w:name="_Toc242131785"/>
      <w:r>
        <w:t>6. Conclusion</w:t>
      </w:r>
      <w:bookmarkEnd w:id="23"/>
    </w:p>
    <w:p w14:paraId="66E586AE" w14:textId="77777777" w:rsidR="008F54E3" w:rsidRDefault="008C6F2C">
      <w:r>
        <w:t xml:space="preserve">Option A, South Yorkshire, is recommended because it alone </w:t>
      </w:r>
      <w:del w:id="7034" w:author="Claude (suggested edit)" w:date="2026-10-06T09:00:00Z">
        <w:r>
          <w:delText xml:space="preserve">sustains the self-funding chain through the 2028 payload change</w:delText>
        </w:r>
      </w:del>
      <w:ins w:id="7035" w:author="Claude (suggested edit)" w:date="2026-10-06T09:00:00Z">
        <w:r>
          <w:t xml:space="preserve">keeps expansion self-funded</w:t>
        </w:r>
      </w:ins>
      <w:r>
        <w:t xml:space="preserve">, with asset finance in reserve </w:t>
      </w:r>
      <w:r>
        <w:t xml:space="preserve">if the Section 5.2 trigger is met.</w:t>
      </w:r>
      <w:ins w:id="7036" w:author="Claude (suggested edit)" w:date="2026-10-06T09:00:00Z">
        <w:r>
          <w:t xml:space="preserve"> It also corrects the strategy's premise: at a 23-month payback no depot funds its successor a year later, so the existing depots underwrite £274,303 of the 2028 opening.</w:t>
        </w:r>
      </w:ins>
    </w:p>
    <w:p w14:paraId="0E6CA073" w14:textId="77777777" w:rsidR="008F54E3" w:rsidRDefault="008C6F2C">
      <w:r>
        <w:t>The framework outlives this decision, and three changes would make it compound. A post-completion audit at month twelve should compare each depot's trading with its forecast (Drury, 2021), building the reference class that Flyvbjerg (2008) shows judgement-based appraisal lacks. Enforcing the reason codes the depot logs already define (Appendix 19), and adding postcodes, would turn lost orders into a live map of unmet demand. And the framework should be re-run each [MONTH] against refreshed MPA and CPA data. Next steps are [STEPS].</w:t>
      </w:r>
    </w:p>
    <w:p w14:paraId="78540A14" w14:textId="77777777" w:rsidR="008F54E3" w:rsidRDefault="008C6F2C">
      <w:r>
        <w:t>[REFLEXIVITY_NARRATIVE — ~80 words in your own voice: one belief the evidence changed, or confirmed for unexpected reasons, and what changed in the analysis as a result. One candidate: first treating deferral as a procedural alternative, then valuing it as a real option.]</w:t>
      </w:r>
    </w:p>
    <w:p w14:paraId="4B13AB35" w14:textId="77777777" w:rsidR="008F54E3" w:rsidRDefault="008C6F2C">
      <w:r>
        <w:t>If I repeated the study, I would commission external review of the financial model from the outset and interview customers in the target catchment. Customers appear in this evidence base only indirectly, through declined-enquiry records; that is its clearest gap, and I recognised it too late to close within twelve weeks.</w:t>
      </w:r>
    </w:p>
    <w:p w14:paraId="4C9BF987" w14:textId="77777777" w:rsidR="008F54E3" w:rsidRDefault="008C6F2C">
      <w:pPr>
        <w:pStyle w:val="Heading1"/>
        <w:pageBreakBefore/>
      </w:pPr>
      <w:bookmarkStart w:id="24" w:name="_Toc242131786"/>
      <w:r>
        <w:t>References</w:t>
      </w:r>
      <w:bookmarkEnd w:id="24"/>
    </w:p>
    <w:p w14:paraId="16C091C1" w14:textId="77777777" w:rsidR="008F54E3" w:rsidRDefault="008C6F2C">
      <w:pPr>
        <w:ind w:left="720" w:hanging="720"/>
      </w:pPr>
      <w:r>
        <w:t xml:space="preserve">Barney, J. (1991). Firm resources and sustained competitive advantage. </w:t>
      </w:r>
      <w:r>
        <w:rPr>
          <w:i/>
        </w:rPr>
        <w:t>Journal of Management, 17</w:t>
      </w:r>
      <w:r>
        <w:t>(1), 99–120. https://doi.org/10.1177/014920639101700108</w:t>
      </w:r>
    </w:p>
    <w:p w14:paraId="74A44731" w14:textId="77777777" w:rsidR="008F54E3" w:rsidRDefault="008C6F2C">
      <w:pPr>
        <w:ind w:left="720" w:hanging="720"/>
      </w:pPr>
      <w:r>
        <w:t xml:space="preserve">Barney, J. B. (1995). Looking inside for competitive advantage. </w:t>
      </w:r>
      <w:r>
        <w:rPr>
          <w:i/>
        </w:rPr>
        <w:t>Academy of Management Executive, 9</w:t>
      </w:r>
      <w:r>
        <w:t>(4), 49–61. https://doi.org/10.5465/ame.1995.9512032192</w:t>
      </w:r>
    </w:p>
    <w:p w14:paraId="5D4C17D6" w14:textId="77777777" w:rsidR="008F54E3" w:rsidRDefault="008C6F2C">
      <w:pPr>
        <w:ind w:left="720" w:hanging="720"/>
      </w:pPr>
      <w:r>
        <w:t xml:space="preserve">Belton, V., &amp; Stewart, T. J. (2002). </w:t>
      </w:r>
      <w:r>
        <w:rPr>
          <w:i/>
        </w:rPr>
        <w:t>Multiple criteria decision analysis: An integrated approach</w:t>
      </w:r>
      <w:r>
        <w:t>. Kluwer Academic Publishers.</w:t>
      </w:r>
    </w:p>
    <w:p w14:paraId="4B3B6274" w14:textId="77777777" w:rsidR="008F54E3" w:rsidRDefault="008C6F2C">
      <w:pPr>
        <w:ind w:left="720" w:hanging="720"/>
      </w:pPr>
      <w:r>
        <w:t xml:space="preserve">Beverley-Jones, L. (2026). </w:t>
      </w:r>
      <w:r>
        <w:rPr>
          <w:i/>
        </w:rPr>
        <w:t>Shaping and scoping the problem</w:t>
      </w:r>
      <w:r>
        <w:t xml:space="preserve"> [PowerPoint slides]. BEMM117DA Strategic Business Proposal, University of Exeter ELE. https://ele.exeter.ac.uk/mod/resource/view.php?id=4424890</w:t>
      </w:r>
    </w:p>
    <w:p w14:paraId="403CE3B1" w14:textId="77777777" w:rsidR="008F54E3" w:rsidRDefault="008C6F2C">
      <w:pPr>
        <w:ind w:left="720" w:hanging="720"/>
      </w:pPr>
      <w:r>
        <w:t xml:space="preserve">Boddy, D. (2002). </w:t>
      </w:r>
      <w:r>
        <w:rPr>
          <w:i/>
        </w:rPr>
        <w:t>Managing projects: Building and leading the team</w:t>
      </w:r>
      <w:r>
        <w:t>. Financial Times Prentice Hall.</w:t>
      </w:r>
    </w:p>
    <w:p w14:paraId="7AF7D82F" w14:textId="77777777" w:rsidR="008F54E3" w:rsidRDefault="008C6F2C">
      <w:pPr>
        <w:ind w:left="720" w:hanging="720"/>
      </w:pPr>
      <w:r>
        <w:t xml:space="preserve">Braun, V., &amp; Clarke, V. (2006). Using thematic analysis in psychology. </w:t>
      </w:r>
      <w:r>
        <w:rPr>
          <w:i/>
        </w:rPr>
        <w:t>Qualitative Research in Psychology, 3</w:t>
      </w:r>
      <w:r>
        <w:t>(2), 77–101. https://doi.org/10.1191/1478088706qp063oa</w:t>
      </w:r>
    </w:p>
    <w:p w14:paraId="112D8FF1" w14:textId="77777777" w:rsidR="008F54E3" w:rsidRDefault="008C6F2C">
      <w:pPr>
        <w:ind w:left="720" w:hanging="720"/>
      </w:pPr>
      <w:r>
        <w:t xml:space="preserve">British Standards Institution. (2023). </w:t>
      </w:r>
      <w:r>
        <w:rPr>
          <w:i/>
        </w:rPr>
        <w:t>PAS 2080:2023 Carbon management in buildings and infrastructure</w:t>
      </w:r>
      <w:r>
        <w:t>.</w:t>
      </w:r>
    </w:p>
    <w:p w14:paraId="1BF7D69C" w14:textId="77777777" w:rsidR="008F54E3" w:rsidRDefault="008C6F2C">
      <w:pPr>
        <w:ind w:left="720" w:hanging="720"/>
      </w:pPr>
      <w:r>
        <w:t xml:space="preserve">Church, R., &amp; ReVelle, C. (1974). The maximal covering location problem. </w:t>
      </w:r>
      <w:r>
        <w:rPr>
          <w:i/>
        </w:rPr>
        <w:t>Papers of the Regional Science Association, 32</w:t>
      </w:r>
      <w:r>
        <w:t>(1), 101–118. https://doi.org/10.1007/BF01942293</w:t>
      </w:r>
    </w:p>
    <w:p w14:paraId="0DF0F225" w14:textId="77777777" w:rsidR="008F54E3" w:rsidRDefault="008C6F2C">
      <w:pPr>
        <w:ind w:left="720" w:hanging="720"/>
      </w:pPr>
      <w:r>
        <w:t xml:space="preserve">Cialdini, R. B. (2007). </w:t>
      </w:r>
      <w:r>
        <w:rPr>
          <w:i/>
        </w:rPr>
        <w:t>Influence: The psychology of persuasion</w:t>
      </w:r>
      <w:r>
        <w:t xml:space="preserve"> (Rev. ed.). Harper Business.</w:t>
      </w:r>
    </w:p>
    <w:p w14:paraId="6F863640" w14:textId="77777777" w:rsidR="008F54E3" w:rsidRDefault="008C6F2C">
      <w:pPr>
        <w:ind w:left="720" w:hanging="720"/>
      </w:pPr>
      <w:r>
        <w:t xml:space="preserve">Clancy, T. (2018). Systems thinking: Three system archetypes every manager should know. </w:t>
      </w:r>
      <w:r>
        <w:rPr>
          <w:i/>
        </w:rPr>
        <w:t>IEEE Engineering Management Review, 46</w:t>
      </w:r>
      <w:r>
        <w:t>(2), 32–41. https://doi.org/10.1109/EMR.2018.2844377</w:t>
      </w:r>
    </w:p>
    <w:p w14:paraId="0ADC3A07" w14:textId="77777777" w:rsidR="008F54E3" w:rsidRDefault="008C6F2C">
      <w:pPr>
        <w:ind w:left="720" w:hanging="720"/>
      </w:pPr>
      <w:r>
        <w:t xml:space="preserve">Coghlan, D., &amp; Brannick, T. (2014). </w:t>
      </w:r>
      <w:r>
        <w:rPr>
          <w:i/>
        </w:rPr>
        <w:t>Doing action research in your own organization</w:t>
      </w:r>
      <w:del w:id="7049" w:author="Claude (suggested edit)" w:date="2026-10-06T09:00:00Z">
        <w:r>
          <w:delText xml:space="preserve"> (4th ed.). Sage.</w:delText>
        </w:r>
      </w:del>
      <w:ins w:id="7050" w:author="Claude (suggested edit)" w:date="2026-10-06T09:00:00Z">
        <w:r>
          <w:t xml:space="preserve"> (4th ed.). SAGE.</w:t>
        </w:r>
      </w:ins>
    </w:p>
    <w:p w14:paraId="3DAACCED" w14:textId="77777777" w:rsidR="008F54E3" w:rsidRDefault="008C6F2C">
      <w:pPr>
        <w:ind w:left="720" w:hanging="720"/>
      </w:pPr>
      <w:r>
        <w:t xml:space="preserve">Competition and Markets Authority. (2021, September 20). </w:t>
      </w:r>
      <w:r>
        <w:rPr>
          <w:i/>
        </w:rPr>
        <w:t>Making environmental claims on goods and services</w:t>
      </w:r>
      <w:r>
        <w:t>. GOV.UK. https://www.gov.uk/government/publications/green-claims-code-making-environmental-claims/environmental-claims-on-goods-and-services</w:t>
      </w:r>
    </w:p>
    <w:p w14:paraId="5C846448" w14:textId="77777777" w:rsidR="008F54E3" w:rsidRDefault="008C6F2C">
      <w:pPr>
        <w:ind w:left="720" w:hanging="720"/>
      </w:pPr>
      <w:r>
        <w:t xml:space="preserve">Construction Products Association. (2026, July 27). </w:t>
      </w:r>
      <w:r>
        <w:rPr>
          <w:i/>
        </w:rPr>
        <w:t>CPA releases summer forecasts 2026</w:t>
      </w:r>
      <w:r>
        <w:t>. https://www.constructionproducts.org.uk/news-media-events/news/2026/july/cpa-releases-summer-forecasts-2026</w:t>
      </w:r>
    </w:p>
    <w:p w14:paraId="5E08033C" w14:textId="77777777" w:rsidR="008F54E3" w:rsidRDefault="008C6F2C">
      <w:pPr>
        <w:ind w:left="720" w:hanging="720"/>
      </w:pPr>
      <w:r>
        <w:t xml:space="preserve">Costley, C., Elliott, G., &amp; Gibbs, P. (2010). </w:t>
      </w:r>
      <w:r>
        <w:rPr>
          <w:i/>
        </w:rPr>
        <w:t>Doing work based research: Approaches to enquiry for insider-researchers</w:t>
      </w:r>
      <w:del w:id="7047" w:author="Claude (suggested edit)" w:date="2026-10-06T09:00:00Z">
        <w:r>
          <w:delText xml:space="preserve">. SAGE Publications.</w:delText>
        </w:r>
      </w:del>
      <w:ins w:id="7048" w:author="Claude (suggested edit)" w:date="2026-10-06T09:00:00Z">
        <w:r>
          <w:t xml:space="preserve">. SAGE.</w:t>
        </w:r>
      </w:ins>
    </w:p>
    <w:p w14:paraId="7470EFE8" w14:textId="77777777" w:rsidR="008F54E3" w:rsidRDefault="008C6F2C">
      <w:pPr>
        <w:ind w:left="720" w:hanging="720"/>
      </w:pPr>
      <w:r>
        <w:t xml:space="preserve">Department for Transport. (2023, October 19). </w:t>
      </w:r>
      <w:r>
        <w:rPr>
          <w:i/>
        </w:rPr>
        <w:t>Volumetric concrete mixers review</w:t>
      </w:r>
      <w:r>
        <w:t xml:space="preserve"> [Call for evidence]. GOV.UK. https://www.gov.uk/government/calls-for-evidence/volumetric-concrete-mixers-review/volumetric-concrete-mixers-review</w:t>
      </w:r>
    </w:p>
    <w:p w14:paraId="2BB092B1" w14:textId="77777777" w:rsidR="008F54E3" w:rsidRDefault="008C6F2C">
      <w:pPr>
        <w:ind w:left="720" w:hanging="720"/>
      </w:pPr>
      <w:r>
        <w:t xml:space="preserve">Department for Transport. (2025a, June 26). </w:t>
      </w:r>
      <w:r>
        <w:rPr>
          <w:i/>
        </w:rPr>
        <w:t>Volumetric concrete mixers: Call for evidence outcome</w:t>
      </w:r>
      <w:r>
        <w:t>. GOV.UK. https://www.gov.uk/government/calls-for-evidence/volumetric-concrete-mixers-review/outcome/volumetric-concrete-mixers-call-for-evidence-outcome</w:t>
      </w:r>
    </w:p>
    <w:p w14:paraId="2FF84A12" w14:textId="77777777" w:rsidR="008F54E3" w:rsidRDefault="008C6F2C">
      <w:pPr>
        <w:ind w:left="720" w:hanging="720"/>
      </w:pPr>
      <w:r>
        <w:t xml:space="preserve">Department for Transport. (2025b, June 26). </w:t>
      </w:r>
      <w:r>
        <w:rPr>
          <w:i/>
        </w:rPr>
        <w:t>Volumetric concrete mixers: Fact sheet March 2025</w:t>
      </w:r>
      <w:r>
        <w:t>. GOV.UK. https://www.gov.uk/government/calls-for-evidence/volumetric-concrete-mixers-review/outcome/volumetric-concrete-mixers-fact-sheet-march-2025</w:t>
      </w:r>
    </w:p>
    <w:p w14:paraId="633E701A" w14:textId="77777777" w:rsidR="008F54E3" w:rsidRDefault="008C6F2C">
      <w:pPr>
        <w:ind w:left="720" w:hanging="720"/>
      </w:pPr>
      <w:r>
        <w:t xml:space="preserve">Dixit, A. K., &amp; Pindyck, R. S. (1994). </w:t>
      </w:r>
      <w:r>
        <w:rPr>
          <w:i/>
        </w:rPr>
        <w:t>Investment under uncertainty</w:t>
      </w:r>
      <w:r>
        <w:t>. Princeton University Press.</w:t>
      </w:r>
    </w:p>
    <w:p w14:paraId="6D5F6DEF" w14:textId="77777777" w:rsidR="008F54E3" w:rsidRDefault="008C6F2C">
      <w:pPr>
        <w:ind w:left="720" w:hanging="720"/>
      </w:pPr>
      <w:r>
        <w:t xml:space="preserve">Doran, G. T. (1981). There's a S.M.A.R.T. way to write management's goals and objectives. </w:t>
      </w:r>
      <w:r>
        <w:rPr>
          <w:i/>
        </w:rPr>
        <w:t>Management Review, 70</w:t>
      </w:r>
      <w:r>
        <w:t>(11), 35–36.</w:t>
      </w:r>
    </w:p>
    <w:p w14:paraId="01095786" w14:textId="77777777" w:rsidR="008F54E3" w:rsidRDefault="008C6F2C">
      <w:pPr>
        <w:ind w:left="720" w:hanging="720"/>
      </w:pPr>
      <w:r>
        <w:t xml:space="preserve">Drury, C. (2021). </w:t>
      </w:r>
      <w:r>
        <w:rPr>
          <w:i/>
        </w:rPr>
        <w:t>Management and cost accounting</w:t>
      </w:r>
      <w:r>
        <w:t xml:space="preserve"> (11th ed.). Cengage Learning.</w:t>
      </w:r>
    </w:p>
    <w:p w14:paraId="5E6F6028" w14:textId="77777777" w:rsidR="008F54E3" w:rsidRDefault="008C6F2C">
      <w:pPr>
        <w:ind w:left="720" w:hanging="720"/>
      </w:pPr>
      <w:r>
        <w:t xml:space="preserve">Easterby-Smith, M., Jaspersen, L. J., Thorpe, R., &amp; Valizade, D. (2021). </w:t>
      </w:r>
      <w:r>
        <w:rPr>
          <w:i/>
        </w:rPr>
        <w:t>Management and business research</w:t>
      </w:r>
      <w:r>
        <w:t xml:space="preserve"> (7th ed.). SAGE.</w:t>
      </w:r>
    </w:p>
    <w:p>
      <w:pPr>
        <w:ind w:left="720" w:hanging="720"/>
        <w:rPr>
          <w:ins w:id="7053" w:author="Claude (suggested edit)" w:date="2026-10-06T09:00:00Z"/>
        </w:rPr>
      </w:pPr>
      <w:ins w:id="7054" w:author="Claude (suggested edit)" w:date="2026-10-06T09:00:00Z">
        <w:r>
          <w:t xml:space="preserve">Environmental Permitting (England and Wales) Regulations 2016, SI 2016/1154. https://www.legislation.gov.uk/uksi/2016/1154/contents</w:t>
        </w:r>
      </w:ins>
    </w:p>
    <w:p w14:paraId="71C8CC60" w14:textId="77777777" w:rsidR="008F54E3" w:rsidRDefault="008C6F2C">
      <w:pPr>
        <w:ind w:left="720" w:hanging="720"/>
      </w:pPr>
      <w:r>
        <w:t xml:space="preserve">Fisher, R., Ury, W., &amp; Patton, B. (2012). </w:t>
      </w:r>
      <w:r>
        <w:rPr>
          <w:i/>
        </w:rPr>
        <w:t>Getting to yes: Negotiating an agreement without giving in</w:t>
      </w:r>
      <w:r>
        <w:t xml:space="preserve"> (3rd ed.). Random House Business.</w:t>
      </w:r>
    </w:p>
    <w:p w14:paraId="3F556F1E" w14:textId="77777777" w:rsidR="008F54E3" w:rsidRDefault="008C6F2C">
      <w:pPr>
        <w:ind w:left="720" w:hanging="720"/>
      </w:pPr>
      <w:r>
        <w:t xml:space="preserve">Flyvbjerg, B. (2008). Curbing optimism bias and strategic misrepresentation in planning: Reference class forecasting in practice. </w:t>
      </w:r>
      <w:r>
        <w:rPr>
          <w:i/>
        </w:rPr>
        <w:t>European Planning Studies, 16</w:t>
      </w:r>
      <w:r>
        <w:t>(1), 3–21. https://doi.org/10.1080/09654310701747936</w:t>
      </w:r>
    </w:p>
    <w:p w14:paraId="4B94AFA2" w14:textId="77777777" w:rsidR="008F54E3" w:rsidRDefault="008C6F2C">
      <w:pPr>
        <w:ind w:left="720" w:hanging="720"/>
      </w:pPr>
      <w:r>
        <w:t xml:space="preserve">Flyvbjerg, B. (2021). Top ten behavioral biases in project management: An overview. </w:t>
      </w:r>
      <w:r>
        <w:rPr>
          <w:i/>
        </w:rPr>
        <w:t>Project Management Journal, 52</w:t>
      </w:r>
      <w:r>
        <w:t>(6), 531–546. https://doi.org/10.1177/87569728211049046</w:t>
      </w:r>
    </w:p>
    <w:p w14:paraId="2222BC9C" w14:textId="77777777" w:rsidR="008F54E3" w:rsidRDefault="008C6F2C">
      <w:pPr>
        <w:ind w:left="720" w:hanging="720"/>
      </w:pPr>
      <w:r>
        <w:t xml:space="preserve">Fombrun, C., &amp; Shanley, M. (1990). What's in a name? Reputation building and corporate strategy. </w:t>
      </w:r>
      <w:r>
        <w:rPr>
          <w:i/>
        </w:rPr>
        <w:t>Academy of Management Journal, 33</w:t>
      </w:r>
      <w:r>
        <w:t>(2), 233–258. https://doi.org/10.2307/256324</w:t>
      </w:r>
    </w:p>
    <w:p w14:paraId="29AA6F96" w14:textId="77777777" w:rsidR="008F54E3" w:rsidRDefault="008C6F2C">
      <w:pPr>
        <w:ind w:left="720" w:hanging="720"/>
      </w:pPr>
      <w:r>
        <w:t xml:space="preserve">Harvey, W. S., Tourky, M., Knight, E., &amp; Kitchen, P. (2017). Lens or prism? How organisations sustain multiple and competing reputations. </w:t>
      </w:r>
      <w:r>
        <w:rPr>
          <w:i/>
        </w:rPr>
        <w:t>European Journal of Marketing, 51</w:t>
      </w:r>
      <w:r>
        <w:t>(4), 821–844. https://doi.org/10.1108/EJM-03-2016-0122</w:t>
      </w:r>
    </w:p>
    <w:p w14:paraId="0A8788D7" w14:textId="77777777" w:rsidR="008F54E3" w:rsidRDefault="008C6F2C">
      <w:pPr>
        <w:ind w:left="720" w:hanging="720"/>
      </w:pPr>
      <w:r>
        <w:t xml:space="preserve">Hayes, J. (2022). </w:t>
      </w:r>
      <w:r>
        <w:rPr>
          <w:i/>
        </w:rPr>
        <w:t>The theory and practice of change management</w:t>
      </w:r>
      <w:r>
        <w:t xml:space="preserve"> (6th ed.). Red Globe Press.</w:t>
      </w:r>
    </w:p>
    <w:p w14:paraId="0C994E31" w14:textId="77777777" w:rsidR="008F54E3" w:rsidRDefault="008C6F2C">
      <w:pPr>
        <w:ind w:left="720" w:hanging="720"/>
      </w:pPr>
      <w:r>
        <w:t xml:space="preserve">Higgins, R. C. (1977). How much growth can a firm afford? </w:t>
      </w:r>
      <w:r>
        <w:rPr>
          <w:i/>
        </w:rPr>
        <w:t>Financial Management, 6</w:t>
      </w:r>
      <w:r>
        <w:t xml:space="preserve">(3), 7–16.</w:t>
      </w:r>
      <w:ins w:id="7046" w:author="Claude (suggested edit)" w:date="2026-10-06T09:00:00Z">
        <w:r>
          <w:t xml:space="preserve"> https://doi.org/10.2307/3665251</w:t>
        </w:r>
      </w:ins>
    </w:p>
    <w:p w14:paraId="7059561C" w14:textId="77777777" w:rsidR="008F54E3" w:rsidRDefault="008C6F2C">
      <w:pPr>
        <w:ind w:left="720" w:hanging="720"/>
      </w:pPr>
      <w:r>
        <w:t xml:space="preserve">HM Revenue &amp; Customs. (2025). </w:t>
      </w:r>
      <w:r>
        <w:rPr>
          <w:i/>
        </w:rPr>
        <w:t>Carbon border adjustment mechanism</w:t>
      </w:r>
      <w:r>
        <w:t xml:space="preserve"> [Policy paper]. GOV.UK. https://www.gov.uk/government/publications/introduction-of-carbon-border-adjustment-mechanism/carbon-border-adjustment-mechanism</w:t>
      </w:r>
    </w:p>
    <w:p w14:paraId="2E4965BC" w14:textId="77777777" w:rsidR="008F54E3" w:rsidRDefault="008C6F2C">
      <w:pPr>
        <w:ind w:left="720" w:hanging="720"/>
      </w:pPr>
      <w:r>
        <w:t xml:space="preserve">Hogan, K., &amp; ReVelle, C. (1986). Concepts and applications of backup coverage. </w:t>
      </w:r>
      <w:r>
        <w:rPr>
          <w:i/>
        </w:rPr>
        <w:t>Management Science, 32</w:t>
      </w:r>
      <w:r>
        <w:t xml:space="preserve">(11), 1434–1444.</w:t>
      </w:r>
      <w:ins w:id="7045" w:author="Claude (suggested edit)" w:date="2026-10-06T09:00:00Z">
        <w:r>
          <w:t xml:space="preserve"> https://doi.org/10.1287/mnsc.32.11.1434</w:t>
        </w:r>
      </w:ins>
    </w:p>
    <w:p w14:paraId="50D0B6FC" w14:textId="77777777" w:rsidR="008F54E3" w:rsidRDefault="008C6F2C">
      <w:pPr>
        <w:ind w:left="720" w:hanging="720"/>
      </w:pPr>
      <w:r>
        <w:t xml:space="preserve">Hotelling, H. (1929). Stability in competition. </w:t>
      </w:r>
      <w:r>
        <w:rPr>
          <w:i/>
        </w:rPr>
        <w:t>The Economic Journal, 39</w:t>
      </w:r>
      <w:r>
        <w:t>(153), 41–57. https://doi.org/10.2307/2224214</w:t>
      </w:r>
    </w:p>
    <w:p w14:paraId="7208CBA5" w14:textId="77777777" w:rsidR="008F54E3" w:rsidRDefault="008C6F2C">
      <w:pPr>
        <w:ind w:left="720" w:hanging="720"/>
      </w:pPr>
      <w:r>
        <w:t xml:space="preserve">Keller, K. L. (1993). Conceptualizing, measuring, and managing customer-based brand equity. </w:t>
      </w:r>
      <w:r>
        <w:rPr>
          <w:i/>
        </w:rPr>
        <w:t>Journal of Marketing, 57</w:t>
      </w:r>
      <w:r>
        <w:t>(1), 1–22. https://doi.org/10.1177/002224299305700101</w:t>
      </w:r>
    </w:p>
    <w:p w14:paraId="56795A92" w14:textId="77777777" w:rsidR="008F54E3" w:rsidRDefault="008C6F2C">
      <w:pPr>
        <w:ind w:left="720" w:hanging="720"/>
      </w:pPr>
      <w:r>
        <w:t xml:space="preserve">Kotter, J. P. (1995). Leading change: Why transformation efforts fail. </w:t>
      </w:r>
      <w:r>
        <w:rPr>
          <w:i/>
        </w:rPr>
        <w:t>Harvard Business Review, 73</w:t>
      </w:r>
      <w:r>
        <w:t>(2), 59–67.</w:t>
      </w:r>
    </w:p>
    <w:p w14:paraId="089486F5" w14:textId="77777777" w:rsidR="008F54E3" w:rsidRDefault="008C6F2C">
      <w:pPr>
        <w:ind w:left="720" w:hanging="720"/>
      </w:pPr>
      <w:r>
        <w:t xml:space="preserve">Kraljic, P. (1983). Purchasing must become supply management. </w:t>
      </w:r>
      <w:r>
        <w:rPr>
          <w:i/>
        </w:rPr>
        <w:t>Harvard Business Review, 61</w:t>
      </w:r>
      <w:r>
        <w:t>(5), 109–117.</w:t>
      </w:r>
    </w:p>
    <w:p w14:paraId="450A1868" w14:textId="77777777" w:rsidR="008F54E3" w:rsidRDefault="008C6F2C">
      <w:pPr>
        <w:ind w:left="720" w:hanging="720"/>
      </w:pPr>
      <w:r>
        <w:t xml:space="preserve">Leek, S., &amp; Christodoulides, G. (2012). A framework of brand value in B2B markets: The contributing role of functional and emotional components. </w:t>
      </w:r>
      <w:r>
        <w:rPr>
          <w:i/>
        </w:rPr>
        <w:t>Industrial Marketing Management, 41</w:t>
      </w:r>
      <w:r>
        <w:t>(1), 106–114. https://doi.org/10.1016/j.indmarman.2011.11.009</w:t>
      </w:r>
    </w:p>
    <w:p w14:paraId="2F57187C" w14:textId="77777777" w:rsidR="008F54E3" w:rsidRDefault="008C6F2C">
      <w:pPr>
        <w:ind w:left="720" w:hanging="720"/>
      </w:pPr>
      <w:r>
        <w:t xml:space="preserve">Lewin, K. (1951). </w:t>
      </w:r>
      <w:r>
        <w:rPr>
          <w:i/>
        </w:rPr>
        <w:t>Field theory in social science: Selected theoretical papers</w:t>
      </w:r>
      <w:r>
        <w:t xml:space="preserve"> (D. Cartwright, Ed.). Harper &amp; Row.</w:t>
      </w:r>
    </w:p>
    <w:p w14:paraId="3B532A8F" w14:textId="77777777" w:rsidR="008F54E3" w:rsidRDefault="008C6F2C">
      <w:pPr>
        <w:ind w:left="720" w:hanging="720"/>
      </w:pPr>
      <w:r>
        <w:t xml:space="preserve">Luchins, A. S. (1942). Mechanization in problem solving: The effect of Einstellung. </w:t>
      </w:r>
      <w:r>
        <w:rPr>
          <w:i/>
        </w:rPr>
        <w:t>Psychological Monographs, 54</w:t>
      </w:r>
      <w:r>
        <w:t>(6), i–95. https://doi.org/10.1037/h0093502</w:t>
      </w:r>
    </w:p>
    <w:p w14:paraId="00947DCE" w14:textId="77777777" w:rsidR="008F54E3" w:rsidRDefault="008C6F2C">
      <w:pPr>
        <w:ind w:left="720" w:hanging="720"/>
      </w:pPr>
      <w:r>
        <w:t xml:space="preserve">Mendelow, A. L. (1981). Environmental scanning: The impact of the stakeholder concept. In </w:t>
      </w:r>
      <w:r>
        <w:rPr>
          <w:i/>
        </w:rPr>
        <w:t>Proceedings of the Second International Conference on Information Systems</w:t>
      </w:r>
      <w:r>
        <w:t xml:space="preserve"> (pp. 407–417). Association for Information Systems. https://aisel.aisnet.org/icis1981/20</w:t>
      </w:r>
    </w:p>
    <w:p w14:paraId="5BAAF0BF" w14:textId="77777777" w:rsidR="008F54E3" w:rsidRDefault="008C6F2C">
      <w:pPr>
        <w:ind w:left="720" w:hanging="720"/>
      </w:pPr>
      <w:r>
        <w:t xml:space="preserve">Mineral Products Association. (2025a). </w:t>
      </w:r>
      <w:r>
        <w:rPr>
          <w:i/>
        </w:rPr>
        <w:t>Profile of the UK mineral products industry: 2025 edition</w:t>
      </w:r>
      <w:r>
        <w:t>. https://mineralproducts.org/MPA/media/root/Publications/2025/Profile_of_the_UK_Mineral_Products_Industry_2025.pdf</w:t>
      </w:r>
    </w:p>
    <w:p w14:paraId="47E2AFF8" w14:textId="77777777" w:rsidR="008F54E3" w:rsidRDefault="008C6F2C">
      <w:pPr>
        <w:ind w:left="720" w:hanging="720"/>
      </w:pPr>
      <w:r>
        <w:t xml:space="preserve">Mineral Products Association. (2025b, August 4). </w:t>
      </w:r>
      <w:r>
        <w:rPr>
          <w:i/>
        </w:rPr>
        <w:t>Concrete market plumbs new depths as business confidence shrivels across mineral products sector</w:t>
      </w:r>
      <w:r>
        <w:t xml:space="preserve"> [Press release]. https://mineralproducts.org/News/2025/release26.aspx</w:t>
      </w:r>
    </w:p>
    <w:p w14:paraId="5E85A791" w14:textId="77777777" w:rsidR="008F54E3" w:rsidRDefault="008C6F2C">
      <w:pPr>
        <w:ind w:left="720" w:hanging="720"/>
      </w:pPr>
      <w:r>
        <w:t xml:space="preserve">Mineral Products Association. (2026, February 2). </w:t>
      </w:r>
      <w:r>
        <w:rPr>
          <w:i/>
        </w:rPr>
        <w:t>Four years of decline in British construction demand threatens jobs and future capacity, warns MPA</w:t>
      </w:r>
      <w:r>
        <w:t xml:space="preserve"> [Press release]. https://mineralproducts.org/News/2026/release02.aspx</w:t>
      </w:r>
    </w:p>
    <w:p w14:paraId="487A43C9" w14:textId="77777777" w:rsidR="008F54E3" w:rsidRDefault="008C6F2C">
      <w:pPr>
        <w:ind w:left="720" w:hanging="720"/>
      </w:pPr>
      <w:r>
        <w:t xml:space="preserve">Minsky, L., &amp; Aron, D. (2021, February 23). Are you doing the SWOT analysis backwards? </w:t>
      </w:r>
      <w:r>
        <w:rPr>
          <w:i/>
        </w:rPr>
        <w:t>Harvard Business Review</w:t>
      </w:r>
      <w:r>
        <w:t>. https://hbr.org/2021/02/are-you-doing-the-swot-analysis-backwards</w:t>
      </w:r>
    </w:p>
    <w:p w14:paraId="15875542" w14:textId="77777777" w:rsidR="008F54E3" w:rsidRDefault="008C6F2C">
      <w:pPr>
        <w:ind w:left="720" w:hanging="720"/>
      </w:pPr>
      <w:r>
        <w:t xml:space="preserve">Mitchell, R. K., Agle, B. R., &amp; Wood, D. J. (1997). Toward a theory of stakeholder identification and salience: Defining the principle of who and what really counts. </w:t>
      </w:r>
      <w:r>
        <w:rPr>
          <w:i/>
        </w:rPr>
        <w:t>Academy of Management Review, 22</w:t>
      </w:r>
      <w:r>
        <w:t>(4), 853–886. https://doi.org/10.5465/amr.1997.9711022105</w:t>
      </w:r>
    </w:p>
    <w:p w14:paraId="03DE7349" w14:textId="77777777" w:rsidR="008F54E3" w:rsidRDefault="008C6F2C">
      <w:pPr>
        <w:ind w:left="720" w:hanging="720"/>
      </w:pPr>
      <w:r>
        <w:t xml:space="preserve">Myers, S. C., &amp; Majluf, N. S. (1984). Corporate financing and investment decisions when firms have information that investors do not have. </w:t>
      </w:r>
      <w:r>
        <w:rPr>
          <w:i/>
        </w:rPr>
        <w:t>Journal of Financial Economics, 13</w:t>
      </w:r>
      <w:r>
        <w:t>(2), 187–221. https://doi.org/10.1016/0304-405X(84)90023-0</w:t>
      </w:r>
    </w:p>
    <w:p w14:paraId="07F974BD" w14:textId="77777777" w:rsidR="008F54E3" w:rsidRDefault="008C6F2C">
      <w:pPr>
        <w:ind w:left="720" w:hanging="720"/>
      </w:pPr>
      <w:r>
        <w:t xml:space="preserve">National Highways. (2024). </w:t>
      </w:r>
      <w:r>
        <w:rPr>
          <w:i/>
        </w:rPr>
        <w:t>Net zero highways progress report 2023–2024</w:t>
      </w:r>
      <w:r>
        <w:t>. https://nationalhighways.co.uk/our-contribution/protecting-our-environment/environment/net-zero-highways-progress-report-2023-2024/</w:t>
      </w:r>
    </w:p>
    <w:p w14:paraId="08003980" w14:textId="77777777" w:rsidR="008F54E3" w:rsidRDefault="008C6F2C">
      <w:pPr>
        <w:ind w:left="720" w:hanging="720"/>
      </w:pPr>
      <w:r>
        <w:t xml:space="preserve">Nonaka, I. (2008). </w:t>
      </w:r>
      <w:r>
        <w:rPr>
          <w:i/>
        </w:rPr>
        <w:t>The knowledge-creating company</w:t>
      </w:r>
      <w:r>
        <w:t>. Harvard Business Press.</w:t>
      </w:r>
    </w:p>
    <w:p w14:paraId="0BAA97E1" w14:textId="77777777" w:rsidR="008F54E3" w:rsidRDefault="008C6F2C">
      <w:pPr>
        <w:ind w:left="720" w:hanging="720"/>
      </w:pPr>
      <w:r>
        <w:t xml:space="preserve">Office for National Statistics. (2026, [RELEASE DATE]). </w:t>
      </w:r>
      <w:r>
        <w:rPr>
          <w:i/>
        </w:rPr>
        <w:t>Construction output in Great Britain: [MONTH] 2026</w:t>
      </w:r>
      <w:r>
        <w:t xml:space="preserve"> [Statistical bulletin]. https://www.ons.gov.uk/businessindustryandtrade/constructionindustry/bulletins/constructionoutputingreatbritain/[month]2026</w:t>
      </w:r>
    </w:p>
    <w:p w14:paraId="2A9144F1" w14:textId="77777777" w:rsidR="008F54E3" w:rsidRDefault="008C6F2C">
      <w:pPr>
        <w:ind w:left="720" w:hanging="720"/>
      </w:pPr>
      <w:r>
        <w:t xml:space="preserve">Ohno, T. (1988). </w:t>
      </w:r>
      <w:r>
        <w:rPr>
          <w:i/>
        </w:rPr>
        <w:t>Toyota production system: Beyond large-scale production</w:t>
      </w:r>
      <w:r>
        <w:t>. Productivity Press.</w:t>
      </w:r>
    </w:p>
    <w:p w14:paraId="220E9FDA" w14:textId="77777777" w:rsidR="008F54E3" w:rsidRDefault="008C6F2C">
      <w:pPr>
        <w:ind w:left="720" w:hanging="720"/>
      </w:pPr>
      <w:r>
        <w:t xml:space="preserve">Porter, M. E. (2008). The five competitive forces that shape strategy. </w:t>
      </w:r>
      <w:r>
        <w:rPr>
          <w:i/>
        </w:rPr>
        <w:t>Harvard Business Review, 86</w:t>
      </w:r>
      <w:r>
        <w:t>(1), 78–93.</w:t>
      </w:r>
    </w:p>
    <w:p w14:paraId="261740EB" w14:textId="77777777" w:rsidR="008F54E3" w:rsidRDefault="008C6F2C">
      <w:pPr>
        <w:ind w:left="720" w:hanging="720"/>
      </w:pPr>
      <w:r>
        <w:t xml:space="preserve">Saaty, T. L. (2008). Decision making with the analytic hierarchy process. </w:t>
      </w:r>
      <w:r>
        <w:rPr>
          <w:i/>
        </w:rPr>
        <w:t>International Journal of Services Sciences, 1</w:t>
      </w:r>
      <w:r>
        <w:t>(1), 83–98. https://doi.org/10.1504/IJSSCI.2008.017590</w:t>
      </w:r>
    </w:p>
    <w:p w14:paraId="65223F3A" w14:textId="77777777" w:rsidR="008F54E3" w:rsidRDefault="008C6F2C">
      <w:pPr>
        <w:ind w:left="720" w:hanging="720"/>
      </w:pPr>
      <w:r>
        <w:t xml:space="preserve">Saunders, M. N. K., Lewis, P., &amp; Thornhill, A. (2019). </w:t>
      </w:r>
      <w:r>
        <w:rPr>
          <w:i/>
        </w:rPr>
        <w:t>Research methods for business students</w:t>
      </w:r>
      <w:r>
        <w:t xml:space="preserve"> (8th ed.). Pearson.</w:t>
      </w:r>
    </w:p>
    <w:p w14:paraId="6DE07553" w14:textId="77777777" w:rsidR="008F54E3" w:rsidRDefault="008C6F2C">
      <w:pPr>
        <w:ind w:left="720" w:hanging="720"/>
      </w:pPr>
      <w:r>
        <w:t xml:space="preserve">Saunders, M. N. K., &amp; Townsend, K. (2016). Reporting and justifying the number of interview participants in organization and workplace research. </w:t>
      </w:r>
      <w:r>
        <w:rPr>
          <w:i/>
        </w:rPr>
        <w:t>British Journal of Management, 27</w:t>
      </w:r>
      <w:r>
        <w:t>(4), 836–852. https://doi.org/10.1111/1467-8551.12182</w:t>
      </w:r>
    </w:p>
    <w:p w14:paraId="5701E883" w14:textId="77777777" w:rsidR="008F54E3" w:rsidRDefault="008C6F2C">
      <w:pPr>
        <w:ind w:left="720" w:hanging="720"/>
      </w:pPr>
      <w:r>
        <w:t xml:space="preserve">Senge, P. M. (2006). </w:t>
      </w:r>
      <w:r>
        <w:rPr>
          <w:i/>
        </w:rPr>
        <w:t>The fifth discipline: The art and practice of the learning organization</w:t>
      </w:r>
      <w:r>
        <w:t xml:space="preserve"> (Rev. ed.). Random House Business.</w:t>
      </w:r>
    </w:p>
    <w:p w14:paraId="7F41D110" w14:textId="77777777" w:rsidR="008F54E3" w:rsidRDefault="008C6F2C">
      <w:pPr>
        <w:ind w:left="720" w:hanging="720"/>
      </w:pPr>
      <w:r>
        <w:t xml:space="preserve">Shank, J. K., &amp; Churchill, N. C. (1977). Variance analysis: A management-oriented approach. </w:t>
      </w:r>
      <w:r>
        <w:rPr>
          <w:i/>
        </w:rPr>
        <w:t>The Accounting Review, 52</w:t>
      </w:r>
      <w:r>
        <w:t>(4), 950–957.</w:t>
      </w:r>
    </w:p>
    <w:p w14:paraId="1AFE4D19" w14:textId="77777777" w:rsidR="008F54E3" w:rsidRDefault="008C6F2C">
      <w:pPr>
        <w:ind w:left="720" w:hanging="720"/>
      </w:pPr>
      <w:r>
        <w:t xml:space="preserve">UK Concrete &amp; Mineral Products Association. (2025). </w:t>
      </w:r>
      <w:r>
        <w:rPr>
          <w:i/>
        </w:rPr>
        <w:t>UK concrete and cement industry roadmap to beyond net zero: Progress report 2025</w:t>
      </w:r>
      <w:r>
        <w:t>. https://www.thisisukconcrete.co.uk/TIC/media/root/Resources/2025-09-15-CC-Roadmap-to-Beyond-Net-Zero-final.pdf</w:t>
      </w:r>
    </w:p>
    <w:p w14:paraId="28E07C58" w14:textId="77777777" w:rsidR="008F54E3" w:rsidRDefault="008C6F2C">
      <w:pPr>
        <w:ind w:left="720" w:hanging="720"/>
      </w:pPr>
      <w:r>
        <w:t xml:space="preserve">Weber, A. (1929). </w:t>
      </w:r>
      <w:r>
        <w:rPr>
          <w:i/>
        </w:rPr>
        <w:t>Theory of the location of industries</w:t>
      </w:r>
      <w:r>
        <w:t xml:space="preserve"> (C. J. Friedrich, Trans.). University of Chicago Press. (Original work published 1909)</w:t>
      </w:r>
    </w:p>
    <w:p w14:paraId="470F01A7" w14:textId="77777777" w:rsidR="008F54E3" w:rsidRDefault="008C6F2C">
      <w:pPr>
        <w:ind w:left="720" w:hanging="720"/>
      </w:pPr>
      <w:r>
        <w:t xml:space="preserve">Whittington, R., Regnér, P., Angwin, D., Johnson, G., &amp; Scholes, K. (2023). </w:t>
      </w:r>
      <w:r>
        <w:rPr>
          <w:i/>
        </w:rPr>
        <w:t>Exploring strategy</w:t>
      </w:r>
      <w:r>
        <w:t xml:space="preserve"> (13th ed.). Pearson.</w:t>
      </w:r>
    </w:p>
    <w:p w14:paraId="25BF3AA9" w14:textId="77777777" w:rsidR="008F54E3" w:rsidRDefault="008C6F2C">
      <w:pPr>
        <w:ind w:left="720" w:hanging="720"/>
      </w:pPr>
      <w:r>
        <w:t xml:space="preserve">Yin, R. K. (2018). </w:t>
      </w:r>
      <w:r>
        <w:rPr>
          <w:i/>
        </w:rPr>
        <w:t>Case study research and applications: Design and methods</w:t>
      </w:r>
      <w:del w:id="7051" w:author="Claude (suggested edit)" w:date="2026-10-06T09:00:00Z">
        <w:r>
          <w:delText xml:space="preserve"> (6th ed.). Sage.</w:delText>
        </w:r>
      </w:del>
      <w:ins w:id="7052" w:author="Claude (suggested edit)" w:date="2026-10-06T09:00:00Z">
        <w:r>
          <w:t xml:space="preserve"> (6th ed.). SAGE.</w:t>
        </w:r>
      </w:ins>
    </w:p>
    <w:p w14:paraId="343A3AD0" w14:textId="77777777" w:rsidR="008F54E3" w:rsidRDefault="008C6F2C">
      <w:pPr>
        <w:spacing w:before="240"/>
      </w:pPr>
      <w:commentRangeStart w:id="28"/>
      <w:r>
        <w:rPr>
          <w:i/>
        </w:rPr>
        <w:t xml:space="preserve">Generative AI use:</w:t>
      </w:r>
      <w:commentRangeEnd w:id="28"/>
      <w:r>
        <w:rPr>
          <w:rStyle w:val="CommentReference"/>
        </w:rPr>
        <w:commentReference w:id="28"/>
      </w:r>
      <w:r>
        <w:rPr>
          <w:i/>
        </w:rPr>
        <w:t xml:space="preserve"> AI tools were used only for the purposes permitted by the assessment brief. Every prompt, with a hyperlink to its output, is listed in Appendix 18.</w:t>
      </w:r>
    </w:p>
    <w:p w14:paraId="38EF1A1A" w14:textId="77777777" w:rsidR="008F54E3" w:rsidRDefault="008C6F2C">
      <w:pPr>
        <w:pStyle w:val="Heading1"/>
        <w:pageBreakBefore/>
      </w:pPr>
      <w:bookmarkStart w:id="25" w:name="_Toc242131787"/>
      <w:r>
        <w:t>Appendices</w:t>
      </w:r>
      <w:bookmarkEnd w:id="25"/>
    </w:p>
    <w:p w14:paraId="47C9176F" w14:textId="77777777" w:rsidR="008F54E3" w:rsidRDefault="008C6F2C">
      <w:pPr>
        <w:pStyle w:val="TableCaption"/>
        <w:keepNext/>
      </w:pPr>
      <w:commentRangeStart w:id="29"/>
      <w:r>
        <w:t xml:space="preserve">Schedule of appendices</w:t>
      </w:r>
      <w:commentRangeEnd w:id="29"/>
      <w:r>
        <w:rPr>
          <w:rStyle w:val="CommentReference"/>
        </w:rPr>
        <w:commentReference w:id="29"/>
      </w:r>
    </w:p>
    <w:tbl>
      <w:tblPr>
        <w:tblStyle w:val="TableGrid"/>
        <w:tblW w:w="0" w:type="auto"/>
        <w:tblLook w:val="04A0" w:firstRow="1" w:lastRow="0" w:firstColumn="1" w:lastColumn="0" w:noHBand="0" w:noVBand="1"/>
      </w:tblPr>
      <w:tblGrid>
        <w:gridCol w:w="2160"/>
        <w:gridCol w:w="2160"/>
        <w:gridCol w:w="2160"/>
        <w:gridCol w:w="2160"/>
      </w:tblGrid>
      <w:tr w:rsidR="008F54E3" w14:paraId="099E06DE" w14:textId="77777777">
        <w:trPr>
          <w:cantSplit/>
          <w:tblHeader/>
        </w:trPr>
        <w:tc>
          <w:tcPr>
            <w:tcW w:w="2160" w:type="dxa"/>
          </w:tcPr>
          <w:p w14:paraId="0894DBD0" w14:textId="77777777" w:rsidR="008F54E3" w:rsidRDefault="008C6F2C">
            <w:pPr>
              <w:keepNext/>
            </w:pPr>
            <w:r>
              <w:rPr>
                <w:b/>
                <w:sz w:val="18"/>
                <w:szCs w:val="18"/>
              </w:rPr>
              <w:t>#</w:t>
            </w:r>
          </w:p>
        </w:tc>
        <w:tc>
          <w:tcPr>
            <w:tcW w:w="2160" w:type="dxa"/>
          </w:tcPr>
          <w:p w14:paraId="51C16FE9" w14:textId="77777777" w:rsidR="008F54E3" w:rsidRDefault="008C6F2C">
            <w:pPr>
              <w:keepNext/>
            </w:pPr>
            <w:r>
              <w:rPr>
                <w:b/>
                <w:sz w:val="18"/>
                <w:szCs w:val="18"/>
              </w:rPr>
              <w:t>Appendix</w:t>
            </w:r>
          </w:p>
        </w:tc>
        <w:tc>
          <w:tcPr>
            <w:tcW w:w="2160" w:type="dxa"/>
          </w:tcPr>
          <w:p w14:paraId="04EF2413" w14:textId="77777777" w:rsidR="008F54E3" w:rsidRDefault="008C6F2C">
            <w:pPr>
              <w:keepNext/>
            </w:pPr>
            <w:r>
              <w:rPr>
                <w:b/>
                <w:sz w:val="18"/>
                <w:szCs w:val="18"/>
              </w:rPr>
              <w:t>Produced</w:t>
            </w:r>
          </w:p>
        </w:tc>
        <w:tc>
          <w:tcPr>
            <w:tcW w:w="2160" w:type="dxa"/>
          </w:tcPr>
          <w:p w14:paraId="6547ABFD" w14:textId="77777777" w:rsidR="008F54E3" w:rsidRDefault="008C6F2C">
            <w:pPr>
              <w:keepNext/>
            </w:pPr>
            <w:r>
              <w:rPr>
                <w:b/>
                <w:sz w:val="18"/>
                <w:szCs w:val="18"/>
              </w:rPr>
              <w:t>Cited in</w:t>
            </w:r>
          </w:p>
        </w:tc>
      </w:tr>
      <w:tr w:rsidR="008F54E3" w14:paraId="6615E545" w14:textId="77777777">
        <w:trPr>
          <w:cantSplit/>
        </w:trPr>
        <w:tc>
          <w:tcPr>
            <w:tcW w:w="2160" w:type="dxa"/>
          </w:tcPr>
          <w:p w14:paraId="0E7A3317" w14:textId="77777777" w:rsidR="008F54E3" w:rsidRDefault="008C6F2C">
            <w:r>
              <w:rPr>
                <w:sz w:val="18"/>
                <w:szCs w:val="18"/>
              </w:rPr>
              <w:t>1</w:t>
            </w:r>
          </w:p>
        </w:tc>
        <w:tc>
          <w:tcPr>
            <w:tcW w:w="2160" w:type="dxa"/>
          </w:tcPr>
          <w:p w14:paraId="0106B4ED" w14:textId="77777777" w:rsidR="008F54E3" w:rsidRDefault="008C6F2C">
            <w:r>
              <w:rPr>
                <w:sz w:val="18"/>
                <w:szCs w:val="18"/>
              </w:rPr>
              <w:t>Stakeholder map (power-interest matrix, after Whittington et al., 2023) and communication plan</w:t>
            </w:r>
          </w:p>
        </w:tc>
        <w:tc>
          <w:tcPr>
            <w:tcW w:w="2160" w:type="dxa"/>
          </w:tcPr>
          <w:p w14:paraId="7957AB15" w14:textId="77777777" w:rsidR="008F54E3" w:rsidRDefault="008C6F2C">
            <w:r>
              <w:rPr>
                <w:sz w:val="18"/>
                <w:szCs w:val="18"/>
              </w:rPr>
              <w:t>Week 1</w:t>
            </w:r>
          </w:p>
        </w:tc>
        <w:tc>
          <w:tcPr>
            <w:tcW w:w="2160" w:type="dxa"/>
          </w:tcPr>
          <w:p w14:paraId="334B2D4E" w14:textId="77777777" w:rsidR="008F54E3" w:rsidRDefault="008C6F2C">
            <w:r>
              <w:rPr>
                <w:sz w:val="18"/>
                <w:szCs w:val="18"/>
              </w:rPr>
              <w:t>5.5</w:t>
            </w:r>
          </w:p>
        </w:tc>
      </w:tr>
      <w:tr w:rsidR="008F54E3" w14:paraId="21800CF0" w14:textId="77777777">
        <w:trPr>
          <w:cantSplit/>
        </w:trPr>
        <w:tc>
          <w:tcPr>
            <w:tcW w:w="2160" w:type="dxa"/>
          </w:tcPr>
          <w:p w14:paraId="71098365" w14:textId="77777777" w:rsidR="008F54E3" w:rsidRDefault="008C6F2C">
            <w:r>
              <w:rPr>
                <w:sz w:val="18"/>
                <w:szCs w:val="18"/>
              </w:rPr>
              <w:t>2</w:t>
            </w:r>
          </w:p>
        </w:tc>
        <w:tc>
          <w:tcPr>
            <w:tcW w:w="2160" w:type="dxa"/>
          </w:tcPr>
          <w:p w14:paraId="1502B926" w14:textId="77777777" w:rsidR="008F54E3" w:rsidRDefault="008C6F2C">
            <w:r>
              <w:rPr>
                <w:sz w:val="18"/>
                <w:szCs w:val="18"/>
              </w:rPr>
              <w:t>Criteria matrix and weightings (pre- and post-interview)</w:t>
            </w:r>
          </w:p>
        </w:tc>
        <w:tc>
          <w:tcPr>
            <w:tcW w:w="2160" w:type="dxa"/>
          </w:tcPr>
          <w:p w14:paraId="2485993C" w14:textId="77777777" w:rsidR="008F54E3" w:rsidRDefault="008C6F2C">
            <w:r>
              <w:rPr>
                <w:sz w:val="18"/>
                <w:szCs w:val="18"/>
              </w:rPr>
              <w:t>Week 2</w:t>
            </w:r>
          </w:p>
        </w:tc>
        <w:tc>
          <w:tcPr>
            <w:tcW w:w="2160" w:type="dxa"/>
          </w:tcPr>
          <w:p w14:paraId="34544FA4" w14:textId="77777777" w:rsidR="008F54E3" w:rsidRDefault="008C6F2C">
            <w:r>
              <w:rPr>
                <w:sz w:val="18"/>
                <w:szCs w:val="18"/>
              </w:rPr>
              <w:t>4.1, 4.4</w:t>
            </w:r>
          </w:p>
        </w:tc>
      </w:tr>
      <w:tr w:rsidR="008F54E3" w14:paraId="24A6AF65" w14:textId="77777777">
        <w:trPr>
          <w:cantSplit/>
        </w:trPr>
        <w:tc>
          <w:tcPr>
            <w:tcW w:w="2160" w:type="dxa"/>
          </w:tcPr>
          <w:p w14:paraId="487D1C2B" w14:textId="77777777" w:rsidR="008F54E3" w:rsidRDefault="008C6F2C">
            <w:r>
              <w:rPr>
                <w:sz w:val="18"/>
                <w:szCs w:val="18"/>
              </w:rPr>
              <w:t>3</w:t>
            </w:r>
          </w:p>
        </w:tc>
        <w:tc>
          <w:tcPr>
            <w:tcW w:w="2160" w:type="dxa"/>
          </w:tcPr>
          <w:p w14:paraId="02AE7451" w14:textId="77777777" w:rsidR="008F54E3" w:rsidRDefault="008C6F2C">
            <w:r>
              <w:rPr>
                <w:sz w:val="18"/>
                <w:szCs w:val="18"/>
              </w:rPr>
              <w:t>Demand baseline — catchment analysis</w:t>
            </w:r>
          </w:p>
        </w:tc>
        <w:tc>
          <w:tcPr>
            <w:tcW w:w="2160" w:type="dxa"/>
          </w:tcPr>
          <w:p w14:paraId="79B100F8" w14:textId="77777777" w:rsidR="008F54E3" w:rsidRDefault="008C6F2C">
            <w:r>
              <w:rPr>
                <w:sz w:val="18"/>
                <w:szCs w:val="18"/>
              </w:rPr>
              <w:t>Week 3</w:t>
            </w:r>
          </w:p>
        </w:tc>
        <w:tc>
          <w:tcPr>
            <w:tcW w:w="2160" w:type="dxa"/>
          </w:tcPr>
          <w:p w14:paraId="167F171F" w14:textId="77777777" w:rsidR="008F54E3" w:rsidRDefault="008C6F2C">
            <w:r>
              <w:rPr>
                <w:sz w:val="18"/>
                <w:szCs w:val="18"/>
              </w:rPr>
              <w:t>4.3</w:t>
            </w:r>
          </w:p>
        </w:tc>
      </w:tr>
      <w:tr w:rsidR="008F54E3" w14:paraId="77FFBE24" w14:textId="77777777">
        <w:trPr>
          <w:cantSplit/>
        </w:trPr>
        <w:tc>
          <w:tcPr>
            <w:tcW w:w="2160" w:type="dxa"/>
          </w:tcPr>
          <w:p w14:paraId="29A372D6" w14:textId="77777777" w:rsidR="008F54E3" w:rsidRDefault="008C6F2C">
            <w:r>
              <w:rPr>
                <w:sz w:val="18"/>
                <w:szCs w:val="18"/>
              </w:rPr>
              <w:t>4</w:t>
            </w:r>
          </w:p>
        </w:tc>
        <w:tc>
          <w:tcPr>
            <w:tcW w:w="2160" w:type="dxa"/>
          </w:tcPr>
          <w:p w14:paraId="7E79379B" w14:textId="77777777" w:rsidR="008F54E3" w:rsidRDefault="008C6F2C">
            <w:r>
              <w:rPr>
                <w:sz w:val="18"/>
                <w:szCs w:val="18"/>
              </w:rPr>
              <w:t>Competitor coverage map, PESTEL and SWOT</w:t>
            </w:r>
          </w:p>
        </w:tc>
        <w:tc>
          <w:tcPr>
            <w:tcW w:w="2160" w:type="dxa"/>
          </w:tcPr>
          <w:p w14:paraId="0B573A89" w14:textId="77777777" w:rsidR="008F54E3" w:rsidRDefault="008C6F2C">
            <w:r>
              <w:rPr>
                <w:sz w:val="18"/>
                <w:szCs w:val="18"/>
              </w:rPr>
              <w:t>Week 4</w:t>
            </w:r>
          </w:p>
        </w:tc>
        <w:tc>
          <w:tcPr>
            <w:tcW w:w="2160" w:type="dxa"/>
          </w:tcPr>
          <w:p w14:paraId="2C6D4BC0" w14:textId="77777777" w:rsidR="008F54E3" w:rsidRDefault="008C6F2C">
            <w:r>
              <w:rPr>
                <w:sz w:val="18"/>
                <w:szCs w:val="18"/>
              </w:rPr>
              <w:t>3.1, 4.3</w:t>
            </w:r>
          </w:p>
        </w:tc>
      </w:tr>
      <w:tr w:rsidR="008F54E3" w14:paraId="0CAB1084" w14:textId="77777777">
        <w:trPr>
          <w:cantSplit/>
        </w:trPr>
        <w:tc>
          <w:tcPr>
            <w:tcW w:w="2160" w:type="dxa"/>
          </w:tcPr>
          <w:p w14:paraId="292E7087" w14:textId="77777777" w:rsidR="008F54E3" w:rsidRDefault="008C6F2C">
            <w:r>
              <w:rPr>
                <w:sz w:val="18"/>
                <w:szCs w:val="18"/>
              </w:rPr>
              <w:t>5</w:t>
            </w:r>
          </w:p>
        </w:tc>
        <w:tc>
          <w:tcPr>
            <w:tcW w:w="2160" w:type="dxa"/>
          </w:tcPr>
          <w:p w14:paraId="759FB1D9" w14:textId="77777777" w:rsidR="008F54E3" w:rsidRDefault="008C6F2C">
            <w:r>
              <w:rPr>
                <w:sz w:val="18"/>
                <w:szCs w:val="18"/>
              </w:rPr>
              <w:t>Depot cost model extract</w:t>
            </w:r>
          </w:p>
        </w:tc>
        <w:tc>
          <w:tcPr>
            <w:tcW w:w="2160" w:type="dxa"/>
          </w:tcPr>
          <w:p w14:paraId="0A76C4A0" w14:textId="77777777" w:rsidR="008F54E3" w:rsidRDefault="008C6F2C">
            <w:r>
              <w:rPr>
                <w:sz w:val="18"/>
                <w:szCs w:val="18"/>
              </w:rPr>
              <w:t>Week 5</w:t>
            </w:r>
          </w:p>
        </w:tc>
        <w:tc>
          <w:tcPr>
            <w:tcW w:w="2160" w:type="dxa"/>
          </w:tcPr>
          <w:p w14:paraId="0961EC18" w14:textId="77777777" w:rsidR="008F54E3" w:rsidRDefault="008C6F2C">
            <w:r>
              <w:rPr>
                <w:sz w:val="18"/>
                <w:szCs w:val="18"/>
              </w:rPr>
              <w:t>4.4</w:t>
            </w:r>
          </w:p>
        </w:tc>
      </w:tr>
      <w:tr w:rsidR="008F54E3" w14:paraId="5A0D25C7" w14:textId="77777777">
        <w:trPr>
          <w:cantSplit/>
        </w:trPr>
        <w:tc>
          <w:tcPr>
            <w:tcW w:w="2160" w:type="dxa"/>
          </w:tcPr>
          <w:p w14:paraId="19A5497C" w14:textId="77777777" w:rsidR="008F54E3" w:rsidRDefault="008C6F2C">
            <w:r>
              <w:rPr>
                <w:sz w:val="18"/>
                <w:szCs w:val="18"/>
              </w:rPr>
              <w:t>6</w:t>
            </w:r>
          </w:p>
        </w:tc>
        <w:tc>
          <w:tcPr>
            <w:tcW w:w="2160" w:type="dxa"/>
          </w:tcPr>
          <w:p w14:paraId="7500CFFE" w14:textId="77777777" w:rsidR="008F54E3" w:rsidRDefault="008C6F2C">
            <w:r>
              <w:rPr>
                <w:sz w:val="18"/>
                <w:szCs w:val="18"/>
              </w:rPr>
              <w:t>Interview guide</w:t>
            </w:r>
          </w:p>
        </w:tc>
        <w:tc>
          <w:tcPr>
            <w:tcW w:w="2160" w:type="dxa"/>
          </w:tcPr>
          <w:p w14:paraId="3B383B16" w14:textId="77777777" w:rsidR="008F54E3" w:rsidRDefault="008C6F2C">
            <w:r>
              <w:rPr>
                <w:sz w:val="18"/>
                <w:szCs w:val="18"/>
              </w:rPr>
              <w:t>Week 6</w:t>
            </w:r>
          </w:p>
        </w:tc>
        <w:tc>
          <w:tcPr>
            <w:tcW w:w="2160" w:type="dxa"/>
          </w:tcPr>
          <w:p w14:paraId="773F7F8C" w14:textId="77777777" w:rsidR="008F54E3" w:rsidRDefault="008C6F2C">
            <w:r>
              <w:rPr>
                <w:sz w:val="18"/>
                <w:szCs w:val="18"/>
              </w:rPr>
              <w:t>4.1</w:t>
            </w:r>
          </w:p>
        </w:tc>
      </w:tr>
      <w:tr w:rsidR="008F54E3" w14:paraId="0ADB23EC" w14:textId="77777777">
        <w:trPr>
          <w:cantSplit/>
        </w:trPr>
        <w:tc>
          <w:tcPr>
            <w:tcW w:w="2160" w:type="dxa"/>
          </w:tcPr>
          <w:p w14:paraId="456F3050" w14:textId="77777777" w:rsidR="008F54E3" w:rsidRDefault="008C6F2C">
            <w:r>
              <w:rPr>
                <w:sz w:val="18"/>
                <w:szCs w:val="18"/>
              </w:rPr>
              <w:t>7</w:t>
            </w:r>
          </w:p>
        </w:tc>
        <w:tc>
          <w:tcPr>
            <w:tcW w:w="2160" w:type="dxa"/>
          </w:tcPr>
          <w:p w14:paraId="559D51EA" w14:textId="77777777" w:rsidR="008F54E3" w:rsidRDefault="008C6F2C">
            <w:r>
              <w:rPr>
                <w:sz w:val="18"/>
                <w:szCs w:val="18"/>
              </w:rPr>
              <w:t>Anonymised interview transcript</w:t>
            </w:r>
          </w:p>
        </w:tc>
        <w:tc>
          <w:tcPr>
            <w:tcW w:w="2160" w:type="dxa"/>
          </w:tcPr>
          <w:p w14:paraId="0F5C6A95" w14:textId="77777777" w:rsidR="008F54E3" w:rsidRDefault="008C6F2C">
            <w:r>
              <w:rPr>
                <w:sz w:val="18"/>
                <w:szCs w:val="18"/>
              </w:rPr>
              <w:t>Week 6</w:t>
            </w:r>
          </w:p>
        </w:tc>
        <w:tc>
          <w:tcPr>
            <w:tcW w:w="2160" w:type="dxa"/>
          </w:tcPr>
          <w:p w14:paraId="6771912C" w14:textId="77777777" w:rsidR="008F54E3" w:rsidRDefault="008C6F2C">
            <w:r>
              <w:rPr>
                <w:sz w:val="18"/>
                <w:szCs w:val="18"/>
              </w:rPr>
              <w:t>4.1</w:t>
            </w:r>
          </w:p>
        </w:tc>
      </w:tr>
      <w:tr w:rsidR="008F54E3" w14:paraId="166E37FC" w14:textId="77777777">
        <w:trPr>
          <w:cantSplit/>
        </w:trPr>
        <w:tc>
          <w:tcPr>
            <w:tcW w:w="2160" w:type="dxa"/>
          </w:tcPr>
          <w:p w14:paraId="13FDCD88" w14:textId="77777777" w:rsidR="008F54E3" w:rsidRDefault="008C6F2C">
            <w:r>
              <w:rPr>
                <w:sz w:val="18"/>
                <w:szCs w:val="18"/>
              </w:rPr>
              <w:t>8</w:t>
            </w:r>
          </w:p>
        </w:tc>
        <w:tc>
          <w:tcPr>
            <w:tcW w:w="2160" w:type="dxa"/>
          </w:tcPr>
          <w:p w14:paraId="0AC2A81C" w14:textId="77777777" w:rsidR="008F54E3" w:rsidRDefault="008C6F2C">
            <w:r>
              <w:rPr>
                <w:sz w:val="18"/>
                <w:szCs w:val="18"/>
              </w:rPr>
              <w:t>Break-even model</w:t>
            </w:r>
          </w:p>
        </w:tc>
        <w:tc>
          <w:tcPr>
            <w:tcW w:w="2160" w:type="dxa"/>
          </w:tcPr>
          <w:p w14:paraId="68B7FB82" w14:textId="77777777" w:rsidR="008F54E3" w:rsidRDefault="008C6F2C">
            <w:r>
              <w:rPr>
                <w:sz w:val="18"/>
                <w:szCs w:val="18"/>
              </w:rPr>
              <w:t>Week 7</w:t>
            </w:r>
          </w:p>
        </w:tc>
        <w:tc>
          <w:tcPr>
            <w:tcW w:w="2160" w:type="dxa"/>
          </w:tcPr>
          <w:p w14:paraId="7538930C" w14:textId="77777777" w:rsidR="008F54E3" w:rsidRDefault="008C6F2C">
            <w:r>
              <w:rPr>
                <w:sz w:val="18"/>
                <w:szCs w:val="18"/>
              </w:rPr>
              <w:t>4.3, 4.4</w:t>
            </w:r>
          </w:p>
        </w:tc>
      </w:tr>
      <w:tr w:rsidR="008F54E3" w14:paraId="67F296FF" w14:textId="77777777">
        <w:trPr>
          <w:cantSplit/>
        </w:trPr>
        <w:tc>
          <w:tcPr>
            <w:tcW w:w="2160" w:type="dxa"/>
          </w:tcPr>
          <w:p w14:paraId="1D668582" w14:textId="77777777" w:rsidR="008F54E3" w:rsidRDefault="008C6F2C">
            <w:r>
              <w:rPr>
                <w:sz w:val="18"/>
                <w:szCs w:val="18"/>
              </w:rPr>
              <w:t>9</w:t>
            </w:r>
          </w:p>
        </w:tc>
        <w:tc>
          <w:tcPr>
            <w:tcW w:w="2160" w:type="dxa"/>
          </w:tcPr>
          <w:p w14:paraId="011C803B" w14:textId="77777777" w:rsidR="008F54E3" w:rsidRDefault="008C6F2C">
            <w:r>
              <w:rPr>
                <w:sz w:val="18"/>
                <w:szCs w:val="18"/>
              </w:rPr>
              <w:t>Scenario and sensitivity pack</w:t>
            </w:r>
          </w:p>
        </w:tc>
        <w:tc>
          <w:tcPr>
            <w:tcW w:w="2160" w:type="dxa"/>
          </w:tcPr>
          <w:p w14:paraId="3D700D28" w14:textId="77777777" w:rsidR="008F54E3" w:rsidRDefault="008C6F2C">
            <w:r>
              <w:rPr>
                <w:sz w:val="18"/>
                <w:szCs w:val="18"/>
              </w:rPr>
              <w:t>Week 8</w:t>
            </w:r>
          </w:p>
        </w:tc>
        <w:tc>
          <w:tcPr>
            <w:tcW w:w="2160" w:type="dxa"/>
          </w:tcPr>
          <w:p w14:paraId="0EB59A71" w14:textId="77777777" w:rsidR="008F54E3" w:rsidRDefault="008C6F2C">
            <w:r>
              <w:rPr>
                <w:sz w:val="18"/>
                <w:szCs w:val="18"/>
              </w:rPr>
              <w:t>4.4, 5.2</w:t>
            </w:r>
          </w:p>
        </w:tc>
      </w:tr>
      <w:tr w:rsidR="008F54E3" w14:paraId="4DF339E6" w14:textId="77777777">
        <w:trPr>
          <w:cantSplit/>
        </w:trPr>
        <w:tc>
          <w:tcPr>
            <w:tcW w:w="2160" w:type="dxa"/>
          </w:tcPr>
          <w:p w14:paraId="6097AC72" w14:textId="77777777" w:rsidR="008F54E3" w:rsidRDefault="008C6F2C">
            <w:r>
              <w:rPr>
                <w:sz w:val="18"/>
                <w:szCs w:val="18"/>
              </w:rPr>
              <w:t>10</w:t>
            </w:r>
          </w:p>
        </w:tc>
        <w:tc>
          <w:tcPr>
            <w:tcW w:w="2160" w:type="dxa"/>
          </w:tcPr>
          <w:p w14:paraId="35BF7C43" w14:textId="77777777" w:rsidR="008F54E3" w:rsidRDefault="008C6F2C">
            <w:r>
              <w:rPr>
                <w:sz w:val="18"/>
                <w:szCs w:val="18"/>
              </w:rPr>
              <w:t>Site long-list and feasibility notes</w:t>
            </w:r>
          </w:p>
        </w:tc>
        <w:tc>
          <w:tcPr>
            <w:tcW w:w="2160" w:type="dxa"/>
          </w:tcPr>
          <w:p w14:paraId="0E0EF0EE" w14:textId="77777777" w:rsidR="008F54E3" w:rsidRDefault="008C6F2C">
            <w:r>
              <w:rPr>
                <w:sz w:val="18"/>
                <w:szCs w:val="18"/>
              </w:rPr>
              <w:t>Week 9</w:t>
            </w:r>
          </w:p>
        </w:tc>
        <w:tc>
          <w:tcPr>
            <w:tcW w:w="2160" w:type="dxa"/>
          </w:tcPr>
          <w:p w14:paraId="6E3DA516" w14:textId="77777777" w:rsidR="008F54E3" w:rsidRDefault="008C6F2C">
            <w:r>
              <w:rPr>
                <w:sz w:val="18"/>
                <w:szCs w:val="18"/>
              </w:rPr>
              <w:t>4.3</w:t>
            </w:r>
          </w:p>
        </w:tc>
      </w:tr>
      <w:tr w:rsidR="008F54E3" w14:paraId="0785ABC8" w14:textId="77777777">
        <w:trPr>
          <w:cantSplit/>
        </w:trPr>
        <w:tc>
          <w:tcPr>
            <w:tcW w:w="2160" w:type="dxa"/>
          </w:tcPr>
          <w:p w14:paraId="0700FE9B" w14:textId="77777777" w:rsidR="008F54E3" w:rsidRDefault="008C6F2C">
            <w:r>
              <w:rPr>
                <w:sz w:val="18"/>
                <w:szCs w:val="18"/>
              </w:rPr>
              <w:t>11</w:t>
            </w:r>
          </w:p>
        </w:tc>
        <w:tc>
          <w:tcPr>
            <w:tcW w:w="2160" w:type="dxa"/>
          </w:tcPr>
          <w:p w14:paraId="4C342FD0" w14:textId="77777777" w:rsidR="008F54E3" w:rsidRDefault="008C6F2C">
            <w:r>
              <w:rPr>
                <w:sz w:val="18"/>
                <w:szCs w:val="18"/>
              </w:rPr>
              <w:t>MCDA ranked shortlist</w:t>
            </w:r>
          </w:p>
        </w:tc>
        <w:tc>
          <w:tcPr>
            <w:tcW w:w="2160" w:type="dxa"/>
          </w:tcPr>
          <w:p w14:paraId="091B1E8D" w14:textId="77777777" w:rsidR="008F54E3" w:rsidRDefault="008C6F2C">
            <w:r>
              <w:rPr>
                <w:sz w:val="18"/>
                <w:szCs w:val="18"/>
              </w:rPr>
              <w:t>Week 10</w:t>
            </w:r>
          </w:p>
        </w:tc>
        <w:tc>
          <w:tcPr>
            <w:tcW w:w="2160" w:type="dxa"/>
          </w:tcPr>
          <w:p w14:paraId="706FAE7C" w14:textId="77777777" w:rsidR="008F54E3" w:rsidRDefault="008C6F2C">
            <w:r>
              <w:rPr>
                <w:sz w:val="18"/>
                <w:szCs w:val="18"/>
              </w:rPr>
              <w:t>4.4</w:t>
            </w:r>
          </w:p>
        </w:tc>
      </w:tr>
      <w:tr w:rsidR="008F54E3" w14:paraId="39DA11CA" w14:textId="77777777">
        <w:trPr>
          <w:cantSplit/>
        </w:trPr>
        <w:tc>
          <w:tcPr>
            <w:tcW w:w="2160" w:type="dxa"/>
          </w:tcPr>
          <w:p w14:paraId="2E1BDE51" w14:textId="77777777" w:rsidR="008F54E3" w:rsidRDefault="008C6F2C">
            <w:r>
              <w:rPr>
                <w:sz w:val="18"/>
                <w:szCs w:val="18"/>
              </w:rPr>
              <w:t>12</w:t>
            </w:r>
          </w:p>
        </w:tc>
        <w:tc>
          <w:tcPr>
            <w:tcW w:w="2160" w:type="dxa"/>
          </w:tcPr>
          <w:p w14:paraId="7E2C87EA" w14:textId="77777777" w:rsidR="008F54E3" w:rsidRDefault="008C6F2C">
            <w:r>
              <w:rPr>
                <w:sz w:val="18"/>
                <w:szCs w:val="18"/>
              </w:rPr>
              <w:t>Board presentation (13 slides) and depot business-case model, as presented</w:t>
            </w:r>
          </w:p>
        </w:tc>
        <w:tc>
          <w:tcPr>
            <w:tcW w:w="2160" w:type="dxa"/>
          </w:tcPr>
          <w:p w14:paraId="0D670895" w14:textId="77777777" w:rsidR="008F54E3" w:rsidRDefault="008C6F2C">
            <w:r>
              <w:rPr>
                <w:sz w:val="18"/>
                <w:szCs w:val="18"/>
              </w:rPr>
              <w:t>Week 11</w:t>
            </w:r>
          </w:p>
        </w:tc>
        <w:tc>
          <w:tcPr>
            <w:tcW w:w="2160" w:type="dxa"/>
          </w:tcPr>
          <w:p w14:paraId="44C0F73F" w14:textId="77777777" w:rsidR="008F54E3" w:rsidRDefault="008C6F2C">
            <w:r>
              <w:rPr>
                <w:sz w:val="18"/>
                <w:szCs w:val="18"/>
              </w:rPr>
              <w:t>4.3, 4.4, 5.7</w:t>
            </w:r>
          </w:p>
        </w:tc>
      </w:tr>
      <w:tr w:rsidR="008F54E3" w14:paraId="0BB3A1CB" w14:textId="77777777">
        <w:trPr>
          <w:cantSplit/>
        </w:trPr>
        <w:tc>
          <w:tcPr>
            <w:tcW w:w="2160" w:type="dxa"/>
          </w:tcPr>
          <w:p w14:paraId="7DE94D6B" w14:textId="77777777" w:rsidR="008F54E3" w:rsidRDefault="008C6F2C">
            <w:r>
              <w:rPr>
                <w:sz w:val="18"/>
                <w:szCs w:val="18"/>
              </w:rPr>
              <w:t>13</w:t>
            </w:r>
          </w:p>
        </w:tc>
        <w:tc>
          <w:tcPr>
            <w:tcW w:w="2160" w:type="dxa"/>
          </w:tcPr>
          <w:p w14:paraId="7A4BF64E" w14:textId="77777777" w:rsidR="008F54E3" w:rsidRDefault="008C6F2C">
            <w:r>
              <w:rPr>
                <w:sz w:val="18"/>
                <w:szCs w:val="18"/>
              </w:rPr>
              <w:t>Board approval evidence (minutes)</w:t>
            </w:r>
          </w:p>
        </w:tc>
        <w:tc>
          <w:tcPr>
            <w:tcW w:w="2160" w:type="dxa"/>
          </w:tcPr>
          <w:p w14:paraId="4F351907" w14:textId="77777777" w:rsidR="008F54E3" w:rsidRDefault="008C6F2C">
            <w:r>
              <w:rPr>
                <w:sz w:val="18"/>
                <w:szCs w:val="18"/>
              </w:rPr>
              <w:t>Week 12</w:t>
            </w:r>
          </w:p>
        </w:tc>
        <w:tc>
          <w:tcPr>
            <w:tcW w:w="2160" w:type="dxa"/>
          </w:tcPr>
          <w:p w14:paraId="430E03C6" w14:textId="77777777" w:rsidR="008F54E3" w:rsidRDefault="008C6F2C">
            <w:r>
              <w:rPr>
                <w:sz w:val="18"/>
                <w:szCs w:val="18"/>
              </w:rPr>
              <w:t>5.8 — required for S2</w:t>
            </w:r>
          </w:p>
        </w:tc>
      </w:tr>
      <w:tr w:rsidR="008F54E3" w14:paraId="1F6E461E" w14:textId="77777777">
        <w:trPr>
          <w:cantSplit/>
        </w:trPr>
        <w:tc>
          <w:tcPr>
            <w:tcW w:w="2160" w:type="dxa"/>
          </w:tcPr>
          <w:p w14:paraId="05529A94" w14:textId="77777777" w:rsidR="008F54E3" w:rsidRDefault="008C6F2C">
            <w:r>
              <w:rPr>
                <w:sz w:val="18"/>
                <w:szCs w:val="18"/>
              </w:rPr>
              <w:t>14</w:t>
            </w:r>
          </w:p>
        </w:tc>
        <w:tc>
          <w:tcPr>
            <w:tcW w:w="2160" w:type="dxa"/>
          </w:tcPr>
          <w:p w14:paraId="4D00CB39" w14:textId="77777777" w:rsidR="008F54E3" w:rsidRDefault="008C6F2C">
            <w:r>
              <w:rPr>
                <w:sz w:val="18"/>
                <w:szCs w:val="18"/>
              </w:rPr>
              <w:t>Project and implementation Gantt charts; RACI matrix; planning tools evaluated</w:t>
            </w:r>
          </w:p>
        </w:tc>
        <w:tc>
          <w:tcPr>
            <w:tcW w:w="2160" w:type="dxa"/>
          </w:tcPr>
          <w:p w14:paraId="32813109" w14:textId="77777777" w:rsidR="008F54E3" w:rsidRDefault="008C6F2C">
            <w:r>
              <w:rPr>
                <w:sz w:val="18"/>
                <w:szCs w:val="18"/>
              </w:rPr>
              <w:t>Ongoing</w:t>
            </w:r>
          </w:p>
        </w:tc>
        <w:tc>
          <w:tcPr>
            <w:tcW w:w="2160" w:type="dxa"/>
          </w:tcPr>
          <w:p w14:paraId="2142EC41" w14:textId="77777777" w:rsidR="008F54E3" w:rsidRDefault="008C6F2C">
            <w:r>
              <w:rPr>
                <w:sz w:val="18"/>
                <w:szCs w:val="18"/>
              </w:rPr>
              <w:t>5.7</w:t>
            </w:r>
          </w:p>
        </w:tc>
      </w:tr>
      <w:tr w:rsidR="008F54E3" w14:paraId="5185E20C" w14:textId="77777777">
        <w:trPr>
          <w:cantSplit/>
        </w:trPr>
        <w:tc>
          <w:tcPr>
            <w:tcW w:w="2160" w:type="dxa"/>
          </w:tcPr>
          <w:p w14:paraId="6484B1D5" w14:textId="77777777" w:rsidR="008F54E3" w:rsidRDefault="008C6F2C">
            <w:r>
              <w:rPr>
                <w:sz w:val="18"/>
                <w:szCs w:val="18"/>
              </w:rPr>
              <w:t>15</w:t>
            </w:r>
          </w:p>
        </w:tc>
        <w:tc>
          <w:tcPr>
            <w:tcW w:w="2160" w:type="dxa"/>
          </w:tcPr>
          <w:p w14:paraId="51A7166A" w14:textId="77777777" w:rsidR="008F54E3" w:rsidRDefault="008C6F2C">
            <w:r>
              <w:rPr>
                <w:sz w:val="18"/>
                <w:szCs w:val="18"/>
              </w:rPr>
              <w:t>RAID log: risks, opportunities, assumptions, issues and dependencies</w:t>
            </w:r>
          </w:p>
        </w:tc>
        <w:tc>
          <w:tcPr>
            <w:tcW w:w="2160" w:type="dxa"/>
          </w:tcPr>
          <w:p w14:paraId="1213B8C7" w14:textId="77777777" w:rsidR="008F54E3" w:rsidRDefault="008C6F2C">
            <w:r>
              <w:rPr>
                <w:sz w:val="18"/>
                <w:szCs w:val="18"/>
              </w:rPr>
              <w:t>From week 1</w:t>
            </w:r>
          </w:p>
        </w:tc>
        <w:tc>
          <w:tcPr>
            <w:tcW w:w="2160" w:type="dxa"/>
          </w:tcPr>
          <w:p w14:paraId="19A45CB9" w14:textId="77777777" w:rsidR="008F54E3" w:rsidRDefault="008C6F2C">
            <w:r>
              <w:rPr>
                <w:sz w:val="18"/>
                <w:szCs w:val="18"/>
              </w:rPr>
              <w:t>5.7</w:t>
            </w:r>
          </w:p>
        </w:tc>
      </w:tr>
      <w:tr w:rsidR="008F54E3" w14:paraId="3146BE53" w14:textId="77777777">
        <w:trPr>
          <w:cantSplit/>
        </w:trPr>
        <w:tc>
          <w:tcPr>
            <w:tcW w:w="2160" w:type="dxa"/>
          </w:tcPr>
          <w:p w14:paraId="183DD315" w14:textId="77777777" w:rsidR="008F54E3" w:rsidRDefault="008C6F2C">
            <w:r>
              <w:rPr>
                <w:sz w:val="18"/>
                <w:szCs w:val="18"/>
              </w:rPr>
              <w:t>16</w:t>
            </w:r>
          </w:p>
        </w:tc>
        <w:tc>
          <w:tcPr>
            <w:tcW w:w="2160" w:type="dxa"/>
          </w:tcPr>
          <w:p w14:paraId="16D7959D" w14:textId="77777777" w:rsidR="008F54E3" w:rsidRDefault="008C6F2C">
            <w:r>
              <w:rPr>
                <w:sz w:val="18"/>
                <w:szCs w:val="18"/>
              </w:rPr>
              <w:t>KSB mapping document</w:t>
            </w:r>
          </w:p>
        </w:tc>
        <w:tc>
          <w:tcPr>
            <w:tcW w:w="2160" w:type="dxa"/>
          </w:tcPr>
          <w:p w14:paraId="6793585D" w14:textId="77777777" w:rsidR="008F54E3" w:rsidRDefault="008C6F2C">
            <w:r>
              <w:rPr>
                <w:sz w:val="18"/>
                <w:szCs w:val="18"/>
              </w:rPr>
              <w:t>Week 12</w:t>
            </w:r>
          </w:p>
        </w:tc>
        <w:tc>
          <w:tcPr>
            <w:tcW w:w="2160" w:type="dxa"/>
          </w:tcPr>
          <w:p w14:paraId="1AB1C7B2" w14:textId="77777777" w:rsidR="008F54E3" w:rsidRDefault="008C6F2C">
            <w:r>
              <w:rPr>
                <w:sz w:val="18"/>
                <w:szCs w:val="18"/>
              </w:rPr>
              <w:t>Mandatory; section-by-section KSB evidence</w:t>
            </w:r>
          </w:p>
        </w:tc>
      </w:tr>
      <w:tr w:rsidR="008F54E3" w14:paraId="41A435AE" w14:textId="77777777">
        <w:trPr>
          <w:cantSplit/>
        </w:trPr>
        <w:tc>
          <w:tcPr>
            <w:tcW w:w="2160" w:type="dxa"/>
          </w:tcPr>
          <w:p w14:paraId="020034A6" w14:textId="77777777" w:rsidR="008F54E3" w:rsidRDefault="008C6F2C">
            <w:r>
              <w:rPr>
                <w:sz w:val="18"/>
                <w:szCs w:val="18"/>
              </w:rPr>
              <w:t>17</w:t>
            </w:r>
          </w:p>
        </w:tc>
        <w:tc>
          <w:tcPr>
            <w:tcW w:w="2160" w:type="dxa"/>
          </w:tcPr>
          <w:p w14:paraId="5CF06426" w14:textId="77777777" w:rsidR="008F54E3" w:rsidRDefault="008C6F2C">
            <w:r>
              <w:rPr>
                <w:sz w:val="18"/>
                <w:szCs w:val="18"/>
              </w:rPr>
              <w:t>Employer authenticity statement</w:t>
            </w:r>
          </w:p>
        </w:tc>
        <w:tc>
          <w:tcPr>
            <w:tcW w:w="2160" w:type="dxa"/>
          </w:tcPr>
          <w:p w14:paraId="0D3EE738" w14:textId="77777777" w:rsidR="008F54E3" w:rsidRDefault="008C6F2C">
            <w:r>
              <w:rPr>
                <w:sz w:val="18"/>
                <w:szCs w:val="18"/>
              </w:rPr>
              <w:t>Week 12</w:t>
            </w:r>
          </w:p>
        </w:tc>
        <w:tc>
          <w:tcPr>
            <w:tcW w:w="2160" w:type="dxa"/>
          </w:tcPr>
          <w:p w14:paraId="4138F88E" w14:textId="77777777" w:rsidR="008F54E3" w:rsidRDefault="008C6F2C">
            <w:r>
              <w:rPr>
                <w:sz w:val="18"/>
                <w:szCs w:val="18"/>
              </w:rPr>
              <w:t>Mandatory</w:t>
            </w:r>
          </w:p>
        </w:tc>
      </w:tr>
      <w:tr w:rsidR="008F54E3" w14:paraId="4DAE1998" w14:textId="77777777">
        <w:trPr>
          <w:cantSplit/>
        </w:trPr>
        <w:tc>
          <w:tcPr>
            <w:tcW w:w="2160" w:type="dxa"/>
          </w:tcPr>
          <w:p w14:paraId="53AC22BC" w14:textId="77777777" w:rsidR="008F54E3" w:rsidRDefault="008C6F2C">
            <w:r>
              <w:rPr>
                <w:sz w:val="18"/>
                <w:szCs w:val="18"/>
              </w:rPr>
              <w:t>18</w:t>
            </w:r>
          </w:p>
        </w:tc>
        <w:tc>
          <w:tcPr>
            <w:tcW w:w="2160" w:type="dxa"/>
          </w:tcPr>
          <w:p w14:paraId="0DBD6DED" w14:textId="77777777" w:rsidR="008F54E3" w:rsidRDefault="008C6F2C">
            <w:r>
              <w:rPr>
                <w:sz w:val="18"/>
                <w:szCs w:val="18"/>
              </w:rPr>
              <w:t>AI-use log</w:t>
            </w:r>
          </w:p>
        </w:tc>
        <w:tc>
          <w:tcPr>
            <w:tcW w:w="2160" w:type="dxa"/>
          </w:tcPr>
          <w:p w14:paraId="372ED897" w14:textId="77777777" w:rsidR="008F54E3" w:rsidRDefault="008C6F2C">
            <w:r>
              <w:rPr>
                <w:sz w:val="18"/>
                <w:szCs w:val="18"/>
              </w:rPr>
              <w:t>From day one</w:t>
            </w:r>
          </w:p>
        </w:tc>
        <w:tc>
          <w:tcPr>
            <w:tcW w:w="2160" w:type="dxa"/>
          </w:tcPr>
          <w:p w14:paraId="1B37FB3D" w14:textId="77777777" w:rsidR="008F54E3" w:rsidRDefault="008C6F2C">
            <w:r>
              <w:rPr>
                <w:sz w:val="18"/>
                <w:szCs w:val="18"/>
              </w:rPr>
              <w:t>Mandatory</w:t>
            </w:r>
          </w:p>
        </w:tc>
      </w:tr>
      <w:tr w:rsidR="008F54E3" w14:paraId="0734CD1C" w14:textId="77777777">
        <w:trPr>
          <w:cantSplit/>
        </w:trPr>
        <w:tc>
          <w:tcPr>
            <w:tcW w:w="2160" w:type="dxa"/>
          </w:tcPr>
          <w:p w14:paraId="2B18AC2B" w14:textId="77777777" w:rsidR="008F54E3" w:rsidRDefault="008C6F2C">
            <w:r>
              <w:rPr>
                <w:sz w:val="18"/>
                <w:szCs w:val="18"/>
              </w:rPr>
              <w:t>19</w:t>
            </w:r>
          </w:p>
        </w:tc>
        <w:tc>
          <w:tcPr>
            <w:tcW w:w="2160" w:type="dxa"/>
          </w:tcPr>
          <w:p w14:paraId="6C91C031" w14:textId="77777777" w:rsidR="008F54E3" w:rsidRDefault="008C6F2C">
            <w:r>
              <w:rPr>
                <w:sz w:val="18"/>
                <w:szCs w:val="18"/>
              </w:rPr>
              <w:t>Declined-work analysis, Leeds and Warrington (Apr–Jul 2026)</w:t>
            </w:r>
          </w:p>
        </w:tc>
        <w:tc>
          <w:tcPr>
            <w:tcW w:w="2160" w:type="dxa"/>
          </w:tcPr>
          <w:p w14:paraId="2E86F816" w14:textId="77777777" w:rsidR="008F54E3" w:rsidRDefault="008C6F2C">
            <w:r>
              <w:rPr>
                <w:sz w:val="18"/>
                <w:szCs w:val="18"/>
              </w:rPr>
              <w:t>Week [X]</w:t>
            </w:r>
          </w:p>
        </w:tc>
        <w:tc>
          <w:tcPr>
            <w:tcW w:w="2160" w:type="dxa"/>
          </w:tcPr>
          <w:p w14:paraId="0AE82735" w14:textId="77777777" w:rsidR="008F54E3" w:rsidRDefault="008C6F2C">
            <w:r>
              <w:rPr>
                <w:sz w:val="18"/>
                <w:szCs w:val="18"/>
              </w:rPr>
              <w:t>3.1, 3.4, 4.3, 5.2, 5.3, 6</w:t>
            </w:r>
          </w:p>
        </w:tc>
      </w:tr>
    </w:tbl>
    <w:p w14:paraId="0FAD6F23" w14:textId="77777777" w:rsidR="008F54E3" w:rsidRDefault="008C6F2C">
      <w:pPr>
        <w:pStyle w:val="Heading2"/>
        <w:pageBreakBefore/>
      </w:pPr>
      <w:bookmarkStart w:id="26" w:name="_Toc242131788"/>
      <w:r>
        <w:t>Appendix 1. Stakeholder map and communication plan</w:t>
      </w:r>
      <w:bookmarkEnd w:id="26"/>
    </w:p>
    <w:p w14:paraId="0B8D3B87" w14:textId="77777777" w:rsidR="008F54E3" w:rsidRDefault="008C6F2C">
      <w:r>
        <w:t>[INSERT: power-interest matrix of the stakeholder set (after Whittington et al., 2023)]</w:t>
      </w:r>
    </w:p>
    <w:p w14:paraId="44316B28" w14:textId="77777777" w:rsidR="008F54E3" w:rsidRDefault="008C6F2C">
      <w:pPr>
        <w:pStyle w:val="TableCaption"/>
        <w:keepNext/>
      </w:pPr>
      <w: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259"/>
        <w:gridCol w:w="1334"/>
        <w:gridCol w:w="1426"/>
        <w:gridCol w:w="1104"/>
        <w:gridCol w:w="1158"/>
        <w:gridCol w:w="1097"/>
        <w:gridCol w:w="1262"/>
      </w:tblGrid>
      <w:tr w:rsidR="008F54E3" w14:paraId="68472C46" w14:textId="77777777">
        <w:trPr>
          <w:cantSplit/>
          <w:tblHeader/>
        </w:trPr>
        <w:tc>
          <w:tcPr>
            <w:tcW w:w="1259" w:type="dxa"/>
          </w:tcPr>
          <w:p w14:paraId="36E8B174" w14:textId="77777777" w:rsidR="008F54E3" w:rsidRDefault="008C6F2C">
            <w:pPr>
              <w:keepNext/>
            </w:pPr>
            <w:r>
              <w:rPr>
                <w:b/>
                <w:sz w:val="17"/>
              </w:rPr>
              <w:t>Stakeholder</w:t>
            </w:r>
          </w:p>
        </w:tc>
        <w:tc>
          <w:tcPr>
            <w:tcW w:w="1334" w:type="dxa"/>
          </w:tcPr>
          <w:p w14:paraId="17EC7367" w14:textId="77777777" w:rsidR="008F54E3" w:rsidRDefault="008C6F2C">
            <w:pPr>
              <w:keepNext/>
            </w:pPr>
            <w:r>
              <w:rPr>
                <w:b/>
                <w:sz w:val="17"/>
              </w:rPr>
              <w:t>Power / interest; salience</w:t>
            </w:r>
          </w:p>
        </w:tc>
        <w:tc>
          <w:tcPr>
            <w:tcW w:w="1426" w:type="dxa"/>
          </w:tcPr>
          <w:p w14:paraId="6513FC19" w14:textId="77777777" w:rsidR="008F54E3" w:rsidRDefault="008C6F2C">
            <w:pPr>
              <w:keepNext/>
            </w:pPr>
            <w:r>
              <w:rPr>
                <w:b/>
                <w:sz w:val="17"/>
              </w:rPr>
              <w:t>Strategy and tactics</w:t>
            </w:r>
          </w:p>
        </w:tc>
        <w:tc>
          <w:tcPr>
            <w:tcW w:w="1104" w:type="dxa"/>
          </w:tcPr>
          <w:p w14:paraId="4ABB4870" w14:textId="77777777" w:rsidR="008F54E3" w:rsidRDefault="008C6F2C">
            <w:pPr>
              <w:keepNext/>
            </w:pPr>
            <w:r>
              <w:rPr>
                <w:b/>
                <w:sz w:val="17"/>
              </w:rPr>
              <w:t>Key message</w:t>
            </w:r>
          </w:p>
        </w:tc>
        <w:tc>
          <w:tcPr>
            <w:tcW w:w="1158" w:type="dxa"/>
          </w:tcPr>
          <w:p w14:paraId="0DD6C61C" w14:textId="77777777" w:rsidR="008F54E3" w:rsidRDefault="008C6F2C">
            <w:pPr>
              <w:keepNext/>
            </w:pPr>
            <w:r>
              <w:rPr>
                <w:b/>
                <w:sz w:val="17"/>
              </w:rPr>
              <w:t>Channel</w:t>
            </w:r>
          </w:p>
        </w:tc>
        <w:tc>
          <w:tcPr>
            <w:tcW w:w="1097" w:type="dxa"/>
          </w:tcPr>
          <w:p w14:paraId="037AD659" w14:textId="77777777" w:rsidR="008F54E3" w:rsidRDefault="008C6F2C">
            <w:pPr>
              <w:keepNext/>
            </w:pPr>
            <w:r>
              <w:rPr>
                <w:b/>
                <w:sz w:val="17"/>
              </w:rPr>
              <w:t>Frequency</w:t>
            </w:r>
          </w:p>
        </w:tc>
        <w:tc>
          <w:tcPr>
            <w:tcW w:w="1262" w:type="dxa"/>
          </w:tcPr>
          <w:p w14:paraId="1A7DD453" w14:textId="77777777" w:rsidR="008F54E3" w:rsidRDefault="008C6F2C">
            <w:pPr>
              <w:keepNext/>
            </w:pPr>
            <w:r>
              <w:rPr>
                <w:b/>
                <w:sz w:val="17"/>
              </w:rPr>
              <w:t>Owner</w:t>
            </w:r>
          </w:p>
        </w:tc>
      </w:tr>
      <w:tr w:rsidR="008F54E3" w14:paraId="3BFF8BD0" w14:textId="77777777">
        <w:trPr>
          <w:cantSplit/>
        </w:trPr>
        <w:tc>
          <w:tcPr>
            <w:tcW w:w="1259" w:type="dxa"/>
          </w:tcPr>
          <w:p w14:paraId="0D7A5525" w14:textId="77777777" w:rsidR="008F54E3" w:rsidRDefault="008C6F2C">
            <w:r>
              <w:rPr>
                <w:sz w:val="17"/>
              </w:rPr>
              <w:t>MD and board</w:t>
            </w:r>
          </w:p>
        </w:tc>
        <w:tc>
          <w:tcPr>
            <w:tcW w:w="1334" w:type="dxa"/>
          </w:tcPr>
          <w:p w14:paraId="29212C82" w14:textId="77777777" w:rsidR="008F54E3" w:rsidRDefault="008C6F2C">
            <w:r>
              <w:rPr>
                <w:sz w:val="17"/>
              </w:rPr>
              <w:t>High / High; definitive</w:t>
            </w:r>
          </w:p>
        </w:tc>
        <w:tc>
          <w:tcPr>
            <w:tcW w:w="1426" w:type="dxa"/>
          </w:tcPr>
          <w:p w14:paraId="78B53650" w14:textId="77777777" w:rsidR="008F54E3" w:rsidRDefault="008C6F2C">
            <w:r>
              <w:rPr>
                <w:sz w:val="17"/>
              </w:rPr>
              <w:t>Manage closely: rational persuasion, consultation</w:t>
            </w:r>
          </w:p>
        </w:tc>
        <w:tc>
          <w:tcPr>
            <w:tcW w:w="1104" w:type="dxa"/>
          </w:tcPr>
          <w:p w14:paraId="5AF19904" w14:textId="77777777" w:rsidR="008F54E3" w:rsidRDefault="008C6F2C">
            <w:r>
              <w:rPr>
                <w:sz w:val="17"/>
              </w:rPr>
              <w:t>[MESSAGE]</w:t>
            </w:r>
          </w:p>
        </w:tc>
        <w:tc>
          <w:tcPr>
            <w:tcW w:w="1158" w:type="dxa"/>
          </w:tcPr>
          <w:p w14:paraId="01881555" w14:textId="77777777" w:rsidR="008F54E3" w:rsidRDefault="008C6F2C">
            <w:r>
              <w:rPr>
                <w:sz w:val="17"/>
              </w:rPr>
              <w:t>Sponsor review; board paper</w:t>
            </w:r>
          </w:p>
        </w:tc>
        <w:tc>
          <w:tcPr>
            <w:tcW w:w="1097" w:type="dxa"/>
          </w:tcPr>
          <w:p w14:paraId="5CA7206A" w14:textId="77777777" w:rsidR="008F54E3" w:rsidRDefault="008C6F2C">
            <w:r>
              <w:rPr>
                <w:sz w:val="17"/>
              </w:rPr>
              <w:t>Fortnightly</w:t>
            </w:r>
          </w:p>
        </w:tc>
        <w:tc>
          <w:tcPr>
            <w:tcW w:w="1262" w:type="dxa"/>
          </w:tcPr>
          <w:p w14:paraId="129367BD" w14:textId="77777777" w:rsidR="008F54E3" w:rsidRDefault="008C6F2C">
            <w:r>
              <w:rPr>
                <w:sz w:val="17"/>
              </w:rPr>
              <w:t>Business Manager</w:t>
            </w:r>
          </w:p>
        </w:tc>
      </w:tr>
      <w:tr w:rsidR="008F54E3" w14:paraId="2483E356" w14:textId="77777777">
        <w:trPr>
          <w:cantSplit/>
        </w:trPr>
        <w:tc>
          <w:tcPr>
            <w:tcW w:w="1259" w:type="dxa"/>
          </w:tcPr>
          <w:p w14:paraId="55A36F58" w14:textId="77777777" w:rsidR="008F54E3" w:rsidRDefault="008C6F2C">
            <w:r>
              <w:rPr>
                <w:sz w:val="17"/>
              </w:rPr>
              <w:t>Operations Manager</w:t>
            </w:r>
          </w:p>
        </w:tc>
        <w:tc>
          <w:tcPr>
            <w:tcW w:w="1334" w:type="dxa"/>
          </w:tcPr>
          <w:p w14:paraId="79F3796D" w14:textId="77777777" w:rsidR="008F54E3" w:rsidRDefault="008C6F2C">
            <w:r>
              <w:rPr>
                <w:sz w:val="17"/>
              </w:rPr>
              <w:t>Medium / High; dominant, definitive at G5</w:t>
            </w:r>
          </w:p>
        </w:tc>
        <w:tc>
          <w:tcPr>
            <w:tcW w:w="1426" w:type="dxa"/>
          </w:tcPr>
          <w:p w14:paraId="0C865179" w14:textId="77777777" w:rsidR="008F54E3" w:rsidRDefault="008C6F2C">
            <w:r>
              <w:rPr>
                <w:sz w:val="17"/>
              </w:rPr>
              <w:t>Engage participatively: consultation</w:t>
            </w:r>
          </w:p>
        </w:tc>
        <w:tc>
          <w:tcPr>
            <w:tcW w:w="1104" w:type="dxa"/>
          </w:tcPr>
          <w:p w14:paraId="17F040A3" w14:textId="77777777" w:rsidR="008F54E3" w:rsidRDefault="008C6F2C">
            <w:r>
              <w:rPr>
                <w:sz w:val="17"/>
              </w:rPr>
              <w:t>[MESSAGE]</w:t>
            </w:r>
          </w:p>
        </w:tc>
        <w:tc>
          <w:tcPr>
            <w:tcW w:w="1158" w:type="dxa"/>
          </w:tcPr>
          <w:p w14:paraId="76EC7119" w14:textId="77777777" w:rsidR="008F54E3" w:rsidRDefault="008C6F2C">
            <w:r>
              <w:rPr>
                <w:sz w:val="17"/>
              </w:rPr>
              <w:t>Working session</w:t>
            </w:r>
          </w:p>
        </w:tc>
        <w:tc>
          <w:tcPr>
            <w:tcW w:w="1097" w:type="dxa"/>
          </w:tcPr>
          <w:p w14:paraId="67BBBBA6" w14:textId="77777777" w:rsidR="008F54E3" w:rsidRDefault="008C6F2C">
            <w:r>
              <w:rPr>
                <w:sz w:val="17"/>
              </w:rPr>
              <w:t>Weekly</w:t>
            </w:r>
          </w:p>
        </w:tc>
        <w:tc>
          <w:tcPr>
            <w:tcW w:w="1262" w:type="dxa"/>
          </w:tcPr>
          <w:p w14:paraId="281ABAFA" w14:textId="77777777" w:rsidR="008F54E3" w:rsidRDefault="008C6F2C">
            <w:r>
              <w:rPr>
                <w:sz w:val="17"/>
              </w:rPr>
              <w:t>Business Manager</w:t>
            </w:r>
          </w:p>
        </w:tc>
      </w:tr>
      <w:tr w:rsidR="008F54E3" w14:paraId="62A5231B" w14:textId="77777777">
        <w:trPr>
          <w:cantSplit/>
        </w:trPr>
        <w:tc>
          <w:tcPr>
            <w:tcW w:w="1259" w:type="dxa"/>
          </w:tcPr>
          <w:p w14:paraId="72B51DE6" w14:textId="77777777" w:rsidR="008F54E3" w:rsidRDefault="008C6F2C">
            <w:r>
              <w:rPr>
                <w:sz w:val="17"/>
              </w:rPr>
              <w:t>Business Development Manager</w:t>
            </w:r>
          </w:p>
        </w:tc>
        <w:tc>
          <w:tcPr>
            <w:tcW w:w="1334" w:type="dxa"/>
          </w:tcPr>
          <w:p w14:paraId="29490195" w14:textId="77777777" w:rsidR="008F54E3" w:rsidRDefault="008C6F2C">
            <w:r>
              <w:rPr>
                <w:sz w:val="17"/>
              </w:rPr>
              <w:t>Medium / High; dominant, definitive at G3</w:t>
            </w:r>
          </w:p>
        </w:tc>
        <w:tc>
          <w:tcPr>
            <w:tcW w:w="1426" w:type="dxa"/>
          </w:tcPr>
          <w:p w14:paraId="70CE82DF" w14:textId="77777777" w:rsidR="008F54E3" w:rsidRDefault="008C6F2C">
            <w:r>
              <w:rPr>
                <w:sz w:val="17"/>
              </w:rPr>
              <w:t>Engage participatively: consultation</w:t>
            </w:r>
          </w:p>
        </w:tc>
        <w:tc>
          <w:tcPr>
            <w:tcW w:w="1104" w:type="dxa"/>
          </w:tcPr>
          <w:p w14:paraId="3D7FABBC" w14:textId="77777777" w:rsidR="008F54E3" w:rsidRDefault="008C6F2C">
            <w:r>
              <w:rPr>
                <w:sz w:val="17"/>
              </w:rPr>
              <w:t>[MESSAGE]</w:t>
            </w:r>
          </w:p>
        </w:tc>
        <w:tc>
          <w:tcPr>
            <w:tcW w:w="1158" w:type="dxa"/>
          </w:tcPr>
          <w:p w14:paraId="65EC158C" w14:textId="77777777" w:rsidR="008F54E3" w:rsidRDefault="008C6F2C">
            <w:r>
              <w:rPr>
                <w:sz w:val="17"/>
              </w:rPr>
              <w:t>Working session</w:t>
            </w:r>
          </w:p>
        </w:tc>
        <w:tc>
          <w:tcPr>
            <w:tcW w:w="1097" w:type="dxa"/>
          </w:tcPr>
          <w:p w14:paraId="2D039C4A" w14:textId="77777777" w:rsidR="008F54E3" w:rsidRDefault="008C6F2C">
            <w:r>
              <w:rPr>
                <w:sz w:val="17"/>
              </w:rPr>
              <w:t>Weekly</w:t>
            </w:r>
          </w:p>
        </w:tc>
        <w:tc>
          <w:tcPr>
            <w:tcW w:w="1262" w:type="dxa"/>
          </w:tcPr>
          <w:p w14:paraId="7E8F8318" w14:textId="77777777" w:rsidR="008F54E3" w:rsidRDefault="008C6F2C">
            <w:r>
              <w:rPr>
                <w:sz w:val="17"/>
              </w:rPr>
              <w:t>Business Manager</w:t>
            </w:r>
          </w:p>
        </w:tc>
      </w:tr>
      <w:tr w:rsidR="008F54E3" w14:paraId="66CBC578" w14:textId="77777777">
        <w:trPr>
          <w:cantSplit/>
        </w:trPr>
        <w:tc>
          <w:tcPr>
            <w:tcW w:w="1259" w:type="dxa"/>
          </w:tcPr>
          <w:p w14:paraId="7440B885" w14:textId="77777777" w:rsidR="008F54E3" w:rsidRDefault="008C6F2C">
            <w:r>
              <w:rPr>
                <w:sz w:val="17"/>
              </w:rPr>
              <w:t>Scheduler</w:t>
            </w:r>
          </w:p>
        </w:tc>
        <w:tc>
          <w:tcPr>
            <w:tcW w:w="1334" w:type="dxa"/>
          </w:tcPr>
          <w:p w14:paraId="71F3ADDD" w14:textId="77777777" w:rsidR="008F54E3" w:rsidRDefault="008C6F2C">
            <w:r>
              <w:rPr>
                <w:sz w:val="17"/>
              </w:rPr>
              <w:t>Low / High; discretionary, dependent at G6</w:t>
            </w:r>
          </w:p>
        </w:tc>
        <w:tc>
          <w:tcPr>
            <w:tcW w:w="1426" w:type="dxa"/>
          </w:tcPr>
          <w:p w14:paraId="2C61F8B0" w14:textId="77777777" w:rsidR="008F54E3" w:rsidRDefault="008C6F2C">
            <w:r>
              <w:rPr>
                <w:sz w:val="17"/>
              </w:rPr>
              <w:t>Keep informed: rational persuasion</w:t>
            </w:r>
          </w:p>
        </w:tc>
        <w:tc>
          <w:tcPr>
            <w:tcW w:w="1104" w:type="dxa"/>
          </w:tcPr>
          <w:p w14:paraId="458E4616" w14:textId="77777777" w:rsidR="008F54E3" w:rsidRDefault="008C6F2C">
            <w:r>
              <w:rPr>
                <w:sz w:val="17"/>
              </w:rPr>
              <w:t>[MESSAGE]</w:t>
            </w:r>
          </w:p>
        </w:tc>
        <w:tc>
          <w:tcPr>
            <w:tcW w:w="1158" w:type="dxa"/>
          </w:tcPr>
          <w:p w14:paraId="7E23A523" w14:textId="77777777" w:rsidR="008F54E3" w:rsidRDefault="008C6F2C">
            <w:r>
              <w:rPr>
                <w:sz w:val="17"/>
              </w:rPr>
              <w:t>Briefing</w:t>
            </w:r>
          </w:p>
        </w:tc>
        <w:tc>
          <w:tcPr>
            <w:tcW w:w="1097" w:type="dxa"/>
          </w:tcPr>
          <w:p w14:paraId="3883262D" w14:textId="77777777" w:rsidR="008F54E3" w:rsidRDefault="008C6F2C">
            <w:r>
              <w:rPr>
                <w:sz w:val="17"/>
              </w:rPr>
              <w:t>Fortnightly</w:t>
            </w:r>
          </w:p>
        </w:tc>
        <w:tc>
          <w:tcPr>
            <w:tcW w:w="1262" w:type="dxa"/>
          </w:tcPr>
          <w:p w14:paraId="1A5C6CEF" w14:textId="77777777" w:rsidR="008F54E3" w:rsidRDefault="008C6F2C">
            <w:r>
              <w:rPr>
                <w:sz w:val="17"/>
              </w:rPr>
              <w:t>Operations Manager</w:t>
            </w:r>
          </w:p>
        </w:tc>
      </w:tr>
      <w:tr w:rsidR="008F54E3" w14:paraId="3D445CA4" w14:textId="77777777">
        <w:trPr>
          <w:cantSplit/>
        </w:trPr>
        <w:tc>
          <w:tcPr>
            <w:tcW w:w="1259" w:type="dxa"/>
          </w:tcPr>
          <w:p w14:paraId="326372B9" w14:textId="77777777" w:rsidR="008F54E3" w:rsidRDefault="008C6F2C">
            <w:r>
              <w:rPr>
                <w:sz w:val="17"/>
              </w:rPr>
              <w:t>Material suppliers</w:t>
            </w:r>
          </w:p>
        </w:tc>
        <w:tc>
          <w:tcPr>
            <w:tcW w:w="1334" w:type="dxa"/>
          </w:tcPr>
          <w:p w14:paraId="2C34ECCA" w14:textId="77777777" w:rsidR="008F54E3" w:rsidRDefault="008C6F2C">
            <w:r>
              <w:rPr>
                <w:sz w:val="17"/>
              </w:rPr>
              <w:t>Medium / Medium; dominant, definitive at G6</w:t>
            </w:r>
          </w:p>
        </w:tc>
        <w:tc>
          <w:tcPr>
            <w:tcW w:w="1426" w:type="dxa"/>
          </w:tcPr>
          <w:p w14:paraId="056CC319" w14:textId="77777777" w:rsidR="008F54E3" w:rsidRDefault="008C6F2C">
            <w:r>
              <w:rPr>
                <w:sz w:val="17"/>
              </w:rPr>
              <w:t>Keep satisfied: exchange</w:t>
            </w:r>
          </w:p>
        </w:tc>
        <w:tc>
          <w:tcPr>
            <w:tcW w:w="1104" w:type="dxa"/>
          </w:tcPr>
          <w:p w14:paraId="38855506" w14:textId="77777777" w:rsidR="008F54E3" w:rsidRDefault="008C6F2C">
            <w:r>
              <w:rPr>
                <w:sz w:val="17"/>
              </w:rPr>
              <w:t>[MESSAGE]</w:t>
            </w:r>
          </w:p>
        </w:tc>
        <w:tc>
          <w:tcPr>
            <w:tcW w:w="1158" w:type="dxa"/>
          </w:tcPr>
          <w:p w14:paraId="6E1B90D5" w14:textId="77777777" w:rsidR="008F54E3" w:rsidRDefault="008C6F2C">
            <w:r>
              <w:rPr>
                <w:sz w:val="17"/>
              </w:rPr>
              <w:t>Commercial meeting</w:t>
            </w:r>
          </w:p>
        </w:tc>
        <w:tc>
          <w:tcPr>
            <w:tcW w:w="1097" w:type="dxa"/>
          </w:tcPr>
          <w:p w14:paraId="32902A6C" w14:textId="77777777" w:rsidR="008F54E3" w:rsidRDefault="008C6F2C">
            <w:r>
              <w:rPr>
                <w:sz w:val="17"/>
              </w:rPr>
              <w:t>Monthly</w:t>
            </w:r>
          </w:p>
        </w:tc>
        <w:tc>
          <w:tcPr>
            <w:tcW w:w="1262" w:type="dxa"/>
          </w:tcPr>
          <w:p w14:paraId="5FB85291" w14:textId="77777777" w:rsidR="008F54E3" w:rsidRDefault="008C6F2C">
            <w:r>
              <w:rPr>
                <w:sz w:val="17"/>
              </w:rPr>
              <w:t>Business Manager</w:t>
            </w:r>
          </w:p>
        </w:tc>
      </w:tr>
      <w:tr w:rsidR="008F54E3" w14:paraId="0F804AA6" w14:textId="77777777">
        <w:trPr>
          <w:cantSplit/>
        </w:trPr>
        <w:tc>
          <w:tcPr>
            <w:tcW w:w="1259" w:type="dxa"/>
          </w:tcPr>
          <w:p w14:paraId="02A2E2DD" w14:textId="77777777" w:rsidR="008F54E3" w:rsidRDefault="008C6F2C">
            <w:r>
              <w:rPr>
                <w:sz w:val="17"/>
              </w:rPr>
              <w:t>Depot teams</w:t>
            </w:r>
          </w:p>
        </w:tc>
        <w:tc>
          <w:tcPr>
            <w:tcW w:w="1334" w:type="dxa"/>
          </w:tcPr>
          <w:p w14:paraId="3DE5DF40" w14:textId="77777777" w:rsidR="008F54E3" w:rsidRDefault="008C6F2C">
            <w:r>
              <w:rPr>
                <w:sz w:val="17"/>
              </w:rPr>
              <w:t>Low / High; discretionary, dependent at G6</w:t>
            </w:r>
          </w:p>
        </w:tc>
        <w:tc>
          <w:tcPr>
            <w:tcW w:w="1426" w:type="dxa"/>
          </w:tcPr>
          <w:p w14:paraId="36B25F1D" w14:textId="77777777" w:rsidR="008F54E3" w:rsidRDefault="008C6F2C">
            <w:r>
              <w:rPr>
                <w:sz w:val="17"/>
              </w:rPr>
              <w:t>Keep informed; address capacity concern: consultation</w:t>
            </w:r>
          </w:p>
        </w:tc>
        <w:tc>
          <w:tcPr>
            <w:tcW w:w="1104" w:type="dxa"/>
          </w:tcPr>
          <w:p w14:paraId="73F7A33D" w14:textId="77777777" w:rsidR="008F54E3" w:rsidRDefault="008C6F2C">
            <w:r>
              <w:rPr>
                <w:sz w:val="17"/>
              </w:rPr>
              <w:t>[MESSAGE]</w:t>
            </w:r>
          </w:p>
        </w:tc>
        <w:tc>
          <w:tcPr>
            <w:tcW w:w="1158" w:type="dxa"/>
          </w:tcPr>
          <w:p w14:paraId="7E3E54D7" w14:textId="77777777" w:rsidR="008F54E3" w:rsidRDefault="008C6F2C">
            <w:r>
              <w:rPr>
                <w:sz w:val="17"/>
              </w:rPr>
              <w:t>Toolbox talk</w:t>
            </w:r>
          </w:p>
        </w:tc>
        <w:tc>
          <w:tcPr>
            <w:tcW w:w="1097" w:type="dxa"/>
          </w:tcPr>
          <w:p w14:paraId="3849BBB6" w14:textId="77777777" w:rsidR="008F54E3" w:rsidRDefault="008C6F2C">
            <w:r>
              <w:rPr>
                <w:sz w:val="17"/>
              </w:rPr>
              <w:t>Monthly</w:t>
            </w:r>
          </w:p>
        </w:tc>
        <w:tc>
          <w:tcPr>
            <w:tcW w:w="1262" w:type="dxa"/>
          </w:tcPr>
          <w:p w14:paraId="7FB2F57A" w14:textId="77777777" w:rsidR="008F54E3" w:rsidRDefault="008C6F2C">
            <w:r>
              <w:rPr>
                <w:sz w:val="17"/>
              </w:rPr>
              <w:t>Operations Manager</w:t>
            </w:r>
          </w:p>
        </w:tc>
      </w:tr>
      <w:tr w:rsidR="008F54E3" w14:paraId="38E8E283" w14:textId="77777777">
        <w:trPr>
          <w:cantSplit/>
        </w:trPr>
        <w:tc>
          <w:tcPr>
            <w:tcW w:w="1259" w:type="dxa"/>
          </w:tcPr>
          <w:p w14:paraId="47BC8990" w14:textId="77777777" w:rsidR="008F54E3" w:rsidRDefault="008C6F2C">
            <w:r>
              <w:rPr>
                <w:sz w:val="17"/>
              </w:rPr>
              <w:t>Target catchment customers</w:t>
            </w:r>
          </w:p>
        </w:tc>
        <w:tc>
          <w:tcPr>
            <w:tcW w:w="1334" w:type="dxa"/>
          </w:tcPr>
          <w:p w14:paraId="26F62930" w14:textId="77777777" w:rsidR="008F54E3" w:rsidRDefault="008C6F2C">
            <w:r>
              <w:rPr>
                <w:sz w:val="17"/>
              </w:rPr>
              <w:t>Medium / Low; dominant, definitive at G3</w:t>
            </w:r>
          </w:p>
        </w:tc>
        <w:tc>
          <w:tcPr>
            <w:tcW w:w="1426" w:type="dxa"/>
          </w:tcPr>
          <w:p w14:paraId="4C96E20A" w14:textId="77777777" w:rsidR="008F54E3" w:rsidRDefault="008C6F2C">
            <w:r>
              <w:rPr>
                <w:sz w:val="17"/>
              </w:rPr>
              <w:t>Monitor; pre-sell: rational persuasion</w:t>
            </w:r>
          </w:p>
        </w:tc>
        <w:tc>
          <w:tcPr>
            <w:tcW w:w="1104" w:type="dxa"/>
          </w:tcPr>
          <w:p w14:paraId="536A7E09" w14:textId="77777777" w:rsidR="008F54E3" w:rsidRDefault="008C6F2C">
            <w:r>
              <w:rPr>
                <w:sz w:val="17"/>
              </w:rPr>
              <w:t>[MESSAGE]</w:t>
            </w:r>
          </w:p>
        </w:tc>
        <w:tc>
          <w:tcPr>
            <w:tcW w:w="1158" w:type="dxa"/>
          </w:tcPr>
          <w:p w14:paraId="37720865" w14:textId="77777777" w:rsidR="008F54E3" w:rsidRDefault="008C6F2C">
            <w:r>
              <w:rPr>
                <w:sz w:val="17"/>
              </w:rPr>
              <w:t>Direct sales contact</w:t>
            </w:r>
          </w:p>
        </w:tc>
        <w:tc>
          <w:tcPr>
            <w:tcW w:w="1097" w:type="dxa"/>
          </w:tcPr>
          <w:p w14:paraId="2CB8DE76" w14:textId="77777777" w:rsidR="008F54E3" w:rsidRDefault="008C6F2C">
            <w:r>
              <w:rPr>
                <w:sz w:val="17"/>
              </w:rPr>
              <w:t>[FREQ]</w:t>
            </w:r>
          </w:p>
        </w:tc>
        <w:tc>
          <w:tcPr>
            <w:tcW w:w="1262" w:type="dxa"/>
          </w:tcPr>
          <w:p w14:paraId="4B3B318E" w14:textId="77777777" w:rsidR="008F54E3" w:rsidRDefault="008C6F2C">
            <w:r>
              <w:rPr>
                <w:sz w:val="17"/>
              </w:rPr>
              <w:t>Business Development Manager</w:t>
            </w:r>
          </w:p>
        </w:tc>
      </w:tr>
      <w:tr w:rsidR="008F54E3" w14:paraId="7B89122B" w14:textId="77777777">
        <w:trPr>
          <w:cantSplit/>
        </w:trPr>
        <w:tc>
          <w:tcPr>
            <w:tcW w:w="1259" w:type="dxa"/>
          </w:tcPr>
          <w:p w14:paraId="594691D5" w14:textId="77777777" w:rsidR="008F54E3" w:rsidRDefault="008C6F2C">
            <w:r>
              <w:rPr>
                <w:sz w:val="17"/>
              </w:rPr>
              <w:t>Planning authority</w:t>
            </w:r>
          </w:p>
        </w:tc>
        <w:tc>
          <w:tcPr>
            <w:tcW w:w="1334" w:type="dxa"/>
          </w:tcPr>
          <w:p w14:paraId="035574D8" w14:textId="77777777" w:rsidR="008F54E3" w:rsidRDefault="008C6F2C">
            <w:r>
              <w:rPr>
                <w:sz w:val="17"/>
              </w:rPr>
              <w:t>High / Low; dominant, definitive at G2</w:t>
            </w:r>
          </w:p>
        </w:tc>
        <w:tc>
          <w:tcPr>
            <w:tcW w:w="1426" w:type="dxa"/>
          </w:tcPr>
          <w:p w14:paraId="00703B7E" w14:textId="77777777" w:rsidR="008F54E3" w:rsidRDefault="008C6F2C">
            <w:r>
              <w:rPr>
                <w:sz w:val="17"/>
              </w:rPr>
              <w:t>Keep satisfied: legitimating</w:t>
            </w:r>
          </w:p>
        </w:tc>
        <w:tc>
          <w:tcPr>
            <w:tcW w:w="1104" w:type="dxa"/>
          </w:tcPr>
          <w:p w14:paraId="6CA70D03" w14:textId="77777777" w:rsidR="008F54E3" w:rsidRDefault="008C6F2C">
            <w:r>
              <w:rPr>
                <w:sz w:val="17"/>
              </w:rPr>
              <w:t>[MESSAGE]</w:t>
            </w:r>
          </w:p>
        </w:tc>
        <w:tc>
          <w:tcPr>
            <w:tcW w:w="1158" w:type="dxa"/>
          </w:tcPr>
          <w:p w14:paraId="5FAB2DCA" w14:textId="77777777" w:rsidR="008F54E3" w:rsidRDefault="008C6F2C">
            <w:r>
              <w:rPr>
                <w:sz w:val="17"/>
              </w:rPr>
              <w:t>Formal submission</w:t>
            </w:r>
          </w:p>
        </w:tc>
        <w:tc>
          <w:tcPr>
            <w:tcW w:w="1097" w:type="dxa"/>
          </w:tcPr>
          <w:p w14:paraId="450893F2" w14:textId="77777777" w:rsidR="008F54E3" w:rsidRDefault="008C6F2C">
            <w:r>
              <w:rPr>
                <w:sz w:val="17"/>
              </w:rPr>
              <w:t>As required</w:t>
            </w:r>
          </w:p>
        </w:tc>
        <w:tc>
          <w:tcPr>
            <w:tcW w:w="1262" w:type="dxa"/>
          </w:tcPr>
          <w:p w14:paraId="75208486" w14:textId="77777777" w:rsidR="008F54E3" w:rsidRDefault="008C6F2C">
            <w:r>
              <w:rPr>
                <w:sz w:val="17"/>
              </w:rPr>
              <w:t>Managing Director</w:t>
            </w:r>
          </w:p>
        </w:tc>
      </w:tr>
    </w:tbl>
    <w:p w14:paraId="548B07D0" w14:textId="77777777" w:rsidR="008F54E3" w:rsidRDefault="008C6F2C">
      <w:pPr>
        <w:pStyle w:val="Heading2"/>
        <w:pageBreakBefore/>
      </w:pPr>
      <w:bookmarkStart w:id="27" w:name="_Toc242131789"/>
      <w:r>
        <w:t>Appendix 4. Competitor coverage map, PESTEL and SWOT</w:t>
      </w:r>
      <w:bookmarkEnd w:id="27"/>
    </w:p>
    <w:p w14:paraId="74B78AB4" w14:textId="77777777" w:rsidR="008F54E3" w:rsidRDefault="008C6F2C">
      <w:r>
        <w:t>[INSERT: competitor coverage map, showing competing plants inside the eight-mile radius of each candidate catchment]</w:t>
      </w:r>
    </w:p>
    <w:p w14:paraId="40511AEB" w14:textId="77777777" w:rsidR="008F54E3" w:rsidRDefault="008C6F2C">
      <w:pPr>
        <w:pStyle w:val="TableCaption"/>
        <w:keepNext/>
      </w:pPr>
      <w: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14:paraId="5721ED99" w14:textId="77777777">
        <w:trPr>
          <w:cantSplit/>
          <w:tblHeader/>
        </w:trPr>
        <w:tc>
          <w:tcPr>
            <w:tcW w:w="1524" w:type="dxa"/>
          </w:tcPr>
          <w:p w14:paraId="02828935" w14:textId="77777777" w:rsidR="008F54E3" w:rsidRDefault="008C6F2C">
            <w:pPr>
              <w:keepNext/>
            </w:pPr>
            <w:r>
              <w:rPr>
                <w:b/>
                <w:sz w:val="18"/>
              </w:rPr>
              <w:t>Domain</w:t>
            </w:r>
          </w:p>
        </w:tc>
        <w:tc>
          <w:tcPr>
            <w:tcW w:w="2797" w:type="dxa"/>
          </w:tcPr>
          <w:p w14:paraId="64D675F1" w14:textId="77777777" w:rsidR="008F54E3" w:rsidRDefault="008C6F2C">
            <w:pPr>
              <w:keepNext/>
            </w:pPr>
            <w:r>
              <w:rPr>
                <w:b/>
                <w:sz w:val="18"/>
              </w:rPr>
              <w:t>Factor</w:t>
            </w:r>
          </w:p>
        </w:tc>
        <w:tc>
          <w:tcPr>
            <w:tcW w:w="1870" w:type="dxa"/>
          </w:tcPr>
          <w:p w14:paraId="12778788" w14:textId="77777777" w:rsidR="008F54E3" w:rsidRDefault="008C6F2C">
            <w:pPr>
              <w:keepNext/>
            </w:pPr>
            <w:r>
              <w:rPr>
                <w:b/>
                <w:sz w:val="18"/>
              </w:rPr>
              <w:t>Evidence</w:t>
            </w:r>
          </w:p>
        </w:tc>
        <w:tc>
          <w:tcPr>
            <w:tcW w:w="2449" w:type="dxa"/>
          </w:tcPr>
          <w:p w14:paraId="0E9722E2" w14:textId="77777777" w:rsidR="008F54E3" w:rsidRDefault="008C6F2C">
            <w:pPr>
              <w:keepNext/>
            </w:pPr>
            <w:r>
              <w:rPr>
                <w:b/>
                <w:sz w:val="18"/>
              </w:rPr>
              <w:t>Discriminates between catchments?</w:t>
            </w:r>
          </w:p>
        </w:tc>
      </w:tr>
      <w:tr w:rsidR="008F54E3" w14:paraId="4624CBA5" w14:textId="77777777">
        <w:trPr>
          <w:cantSplit/>
        </w:trPr>
        <w:tc>
          <w:tcPr>
            <w:tcW w:w="1524" w:type="dxa"/>
          </w:tcPr>
          <w:p w14:paraId="4BA4FAF2" w14:textId="77777777" w:rsidR="008F54E3" w:rsidRDefault="008C6F2C">
            <w:r>
              <w:rPr>
                <w:sz w:val="18"/>
              </w:rPr>
              <w:t>Political</w:t>
            </w:r>
          </w:p>
        </w:tc>
        <w:tc>
          <w:tcPr>
            <w:tcW w:w="2797" w:type="dxa"/>
          </w:tcPr>
          <w:p w14:paraId="133BF321" w14:textId="77777777" w:rsidR="008F54E3" w:rsidRDefault="008C6F2C">
            <w:r>
              <w:rPr>
                <w:sz w:val="18"/>
              </w:rPr>
              <w:t>UK carbon border adjustment mechanism taxes imported cement, 32% of the UK market, from January 2027</w:t>
            </w:r>
          </w:p>
        </w:tc>
        <w:tc>
          <w:tcPr>
            <w:tcW w:w="1870" w:type="dxa"/>
          </w:tcPr>
          <w:p w14:paraId="7DEAEAF6" w14:textId="77777777" w:rsidR="008F54E3" w:rsidRDefault="008C6F2C">
            <w:r>
              <w:rPr>
                <w:sz w:val="18"/>
              </w:rPr>
              <w:t>HMRC (2025); MPA (2025a)</w:t>
            </w:r>
          </w:p>
        </w:tc>
        <w:tc>
          <w:tcPr>
            <w:tcW w:w="2449" w:type="dxa"/>
          </w:tcPr>
          <w:p w14:paraId="3844E57D" w14:textId="77777777" w:rsidR="008F54E3" w:rsidRDefault="008C6F2C">
            <w:r>
              <w:rPr>
                <w:sz w:val="18"/>
              </w:rPr>
              <w:t>Little: input costs rise at every candidate site</w:t>
            </w:r>
          </w:p>
        </w:tc>
      </w:tr>
      <w:tr w:rsidR="008F54E3" w14:paraId="2B414F85" w14:textId="77777777">
        <w:trPr>
          <w:cantSplit/>
        </w:trPr>
        <w:tc>
          <w:tcPr>
            <w:tcW w:w="1524" w:type="dxa"/>
          </w:tcPr>
          <w:p w14:paraId="0CA54D9D" w14:textId="77777777" w:rsidR="008F54E3" w:rsidRDefault="008C6F2C">
            <w:r>
              <w:rPr>
                <w:sz w:val="18"/>
              </w:rPr>
              <w:t>Economic</w:t>
            </w:r>
          </w:p>
        </w:tc>
        <w:tc>
          <w:tcPr>
            <w:tcW w:w="2797" w:type="dxa"/>
          </w:tcPr>
          <w:p w14:paraId="3C9F3D41" w14:textId="77777777" w:rsidR="008F54E3" w:rsidRDefault="008C6F2C">
            <w:r>
              <w:rPr>
                <w:sz w:val="18"/>
              </w:rPr>
              <w:t>Private housing output forecast to fall 10.0% in 2026 while infrastructure grows 3.2% in 2026 and 2027; ready-mixed volumes at their lowest since 1963</w:t>
            </w:r>
          </w:p>
        </w:tc>
        <w:tc>
          <w:tcPr>
            <w:tcW w:w="1870" w:type="dxa"/>
          </w:tcPr>
          <w:p w14:paraId="43FDA973" w14:textId="77777777" w:rsidR="008F54E3" w:rsidRDefault="008C6F2C">
            <w:r>
              <w:rPr>
                <w:sz w:val="18"/>
              </w:rPr>
              <w:t>CPA (2026); MPA (2025b)</w:t>
            </w:r>
          </w:p>
        </w:tc>
        <w:tc>
          <w:tcPr>
            <w:tcW w:w="2449" w:type="dxa"/>
          </w:tcPr>
          <w:p w14:paraId="755A7B83" w14:textId="77777777" w:rsidR="008F54E3" w:rsidRDefault="008C6F2C">
            <w:r>
              <w:rPr>
                <w:sz w:val="18"/>
              </w:rPr>
              <w:t>Yes: catchments differ in their mix of housing and infrastructure demand</w:t>
            </w:r>
          </w:p>
        </w:tc>
      </w:tr>
      <w:tr w:rsidR="008F54E3" w14:paraId="139CF237" w14:textId="77777777">
        <w:trPr>
          <w:cantSplit/>
        </w:trPr>
        <w:tc>
          <w:tcPr>
            <w:tcW w:w="1524" w:type="dxa"/>
          </w:tcPr>
          <w:p w14:paraId="03946FC5" w14:textId="77777777" w:rsidR="008F54E3" w:rsidRDefault="008C6F2C">
            <w:r>
              <w:rPr>
                <w:sz w:val="18"/>
              </w:rPr>
              <w:t>Social</w:t>
            </w:r>
          </w:p>
        </w:tc>
        <w:tc>
          <w:tcPr>
            <w:tcW w:w="2797" w:type="dxa"/>
          </w:tcPr>
          <w:p w14:paraId="709092DC" w14:textId="77777777" w:rsidR="008F54E3" w:rsidRDefault="008C6F2C">
            <w:r>
              <w:rPr>
                <w:sz w:val="18"/>
              </w:rPr>
              <w:t>Business buyers value reliability and the trust it creates</w:t>
            </w:r>
          </w:p>
        </w:tc>
        <w:tc>
          <w:tcPr>
            <w:tcW w:w="1870" w:type="dxa"/>
          </w:tcPr>
          <w:p w14:paraId="755EE7E5" w14:textId="77777777" w:rsidR="008F54E3" w:rsidRDefault="008C6F2C">
            <w:r>
              <w:rPr>
                <w:sz w:val="18"/>
              </w:rPr>
              <w:t>Leek &amp; Christodoulides (2012); Appendix 19</w:t>
            </w:r>
          </w:p>
        </w:tc>
        <w:tc>
          <w:tcPr>
            <w:tcW w:w="2449" w:type="dxa"/>
          </w:tcPr>
          <w:p w14:paraId="54F344A3" w14:textId="77777777" w:rsidR="008F54E3" w:rsidRDefault="008C6F2C">
            <w:r>
              <w:rPr>
                <w:sz w:val="18"/>
              </w:rPr>
              <w:t>Little: the expectation is the same everywhere; capacity to meet it is scored separately (Table 4)</w:t>
            </w:r>
          </w:p>
        </w:tc>
      </w:tr>
      <w:tr w:rsidR="008F54E3" w14:paraId="206FD215" w14:textId="77777777">
        <w:trPr>
          <w:cantSplit/>
        </w:trPr>
        <w:tc>
          <w:tcPr>
            <w:tcW w:w="1524" w:type="dxa"/>
          </w:tcPr>
          <w:p w14:paraId="0704E906" w14:textId="77777777" w:rsidR="008F54E3" w:rsidRDefault="008C6F2C">
            <w:r>
              <w:rPr>
                <w:sz w:val="18"/>
              </w:rPr>
              <w:t>Technological</w:t>
            </w:r>
          </w:p>
        </w:tc>
        <w:tc>
          <w:tcPr>
            <w:tcW w:w="2797" w:type="dxa"/>
          </w:tcPr>
          <w:p w14:paraId="626C31C4" w14:textId="77777777" w:rsidR="008F54E3" w:rsidRDefault="008C6F2C">
            <w:r>
              <w:rPr>
                <w:sz w:val="18"/>
              </w:rPr>
              <w:t>On-site volumetric batching reduces waste; lower-clinker cements and GGBS reduce embodied carbon</w:t>
            </w:r>
          </w:p>
        </w:tc>
        <w:tc>
          <w:tcPr>
            <w:tcW w:w="1870" w:type="dxa"/>
          </w:tcPr>
          <w:p w14:paraId="6BBE1AF2" w14:textId="77777777" w:rsidR="008F54E3" w:rsidRDefault="008C6F2C">
            <w:r>
              <w:rPr>
                <w:sz w:val="18"/>
              </w:rPr>
              <w:t>DfT (2023); UK Concrete &amp; MPA (2025)</w:t>
            </w:r>
          </w:p>
        </w:tc>
        <w:tc>
          <w:tcPr>
            <w:tcW w:w="2449" w:type="dxa"/>
          </w:tcPr>
          <w:p w14:paraId="771CA195" w14:textId="77777777" w:rsidR="008F54E3" w:rsidRDefault="008C6F2C">
            <w:r>
              <w:rPr>
                <w:sz w:val="18"/>
              </w:rPr>
              <w:t>Little in itself: batching travels with the fleet; only access to GGBS and low-clinker supply varies, and Table 4 scores it</w:t>
            </w:r>
          </w:p>
        </w:tc>
      </w:tr>
      <w:tr w:rsidR="008F54E3" w14:paraId="3A00AC98" w14:textId="77777777">
        <w:trPr>
          <w:cantSplit/>
        </w:trPr>
        <w:tc>
          <w:tcPr>
            <w:tcW w:w="1524" w:type="dxa"/>
          </w:tcPr>
          <w:p w14:paraId="7CDB3A54" w14:textId="77777777" w:rsidR="008F54E3" w:rsidRDefault="008C6F2C">
            <w:r>
              <w:rPr>
                <w:sz w:val="18"/>
              </w:rPr>
              <w:t>Environmental</w:t>
            </w:r>
          </w:p>
        </w:tc>
        <w:tc>
          <w:tcPr>
            <w:tcW w:w="2797" w:type="dxa"/>
          </w:tcPr>
          <w:p w14:paraId="0159AC65" w14:textId="77777777" w:rsidR="008F54E3" w:rsidRDefault="008C6F2C">
            <w:r>
              <w:rPr>
                <w:sz w:val="18"/>
              </w:rPr>
              <w:t>Infrastructure clients pass carbon requirements down the supply chain: PAS 2080 for National Highways' Tier 1 suppliers; Environmental Product Declarations requested from material suppliers</w:t>
            </w:r>
          </w:p>
        </w:tc>
        <w:tc>
          <w:tcPr>
            <w:tcW w:w="1870" w:type="dxa"/>
          </w:tcPr>
          <w:p w14:paraId="6837462D" w14:textId="77777777" w:rsidR="008F54E3" w:rsidRDefault="008C6F2C">
            <w:r>
              <w:rPr>
                <w:sz w:val="18"/>
              </w:rPr>
              <w:t>National Highways (2024); BSI (2023); MPA (2025a)</w:t>
            </w:r>
          </w:p>
        </w:tc>
        <w:tc>
          <w:tcPr>
            <w:tcW w:w="2449" w:type="dxa"/>
          </w:tcPr>
          <w:p w14:paraId="2B8C21FD" w14:textId="77777777" w:rsidR="008F54E3" w:rsidRDefault="008C6F2C">
            <w:r>
              <w:rPr>
                <w:sz w:val="18"/>
              </w:rPr>
              <w:t>Yes, through the economic domain: it bites hardest where infrastructure demand is concentrated</w:t>
            </w:r>
          </w:p>
        </w:tc>
      </w:tr>
      <w:tr w:rsidR="008F54E3" w14:paraId="4CA71912" w14:textId="77777777">
        <w:trPr>
          <w:cantSplit/>
        </w:trPr>
        <w:tc>
          <w:tcPr>
            <w:tcW w:w="1524" w:type="dxa"/>
          </w:tcPr>
          <w:p w14:paraId="46EA1A36" w14:textId="77777777" w:rsidR="008F54E3" w:rsidRDefault="008C6F2C">
            <w:r>
              <w:rPr>
                <w:sz w:val="18"/>
              </w:rPr>
              <w:t>Legal</w:t>
            </w:r>
          </w:p>
        </w:tc>
        <w:tc>
          <w:tcPr>
            <w:tcW w:w="2797" w:type="dxa"/>
          </w:tcPr>
          <w:p w14:paraId="1DFC5F0A" w14:textId="77777777" w:rsidR="008F54E3" w:rsidRDefault="008C6F2C">
            <w:r>
              <w:rPr>
                <w:sz w:val="18"/>
              </w:rPr>
              <w:t>Volumetric mixers revert to 32 tonnes from 2028, with no further extensions; environmental claims must be substantiated</w:t>
            </w:r>
          </w:p>
        </w:tc>
        <w:tc>
          <w:tcPr>
            <w:tcW w:w="1870" w:type="dxa"/>
          </w:tcPr>
          <w:p w14:paraId="75D6B8CE" w14:textId="77777777" w:rsidR="008F54E3" w:rsidRDefault="008C6F2C">
            <w:r>
              <w:rPr>
                <w:sz w:val="18"/>
              </w:rPr>
              <w:t>DfT (2025b); CMA (2021)</w:t>
            </w:r>
          </w:p>
        </w:tc>
        <w:tc>
          <w:tcPr>
            <w:tcW w:w="2449" w:type="dxa"/>
          </w:tcPr>
          <w:p w14:paraId="497C9D30" w14:textId="77777777" w:rsidR="008F54E3" w:rsidRDefault="008C6F2C">
            <w:r>
              <w:rPr>
                <w:sz w:val="18"/>
              </w:rPr>
              <w:t>Yes: a shorter viable haul radius makes catchment geometry decisive</w:t>
            </w:r>
          </w:p>
        </w:tc>
      </w:tr>
    </w:tbl>
    <w:p w14:paraId="4179B130" w14:textId="77777777" w:rsidR="008F54E3" w:rsidRDefault="008C6F2C">
      <w:pPr>
        <w:spacing w:before="240"/>
      </w:pPr>
      <w:r>
        <w:t>Table A4.1 tests each PESTEL domain against the question that matters for site selection: does it discriminate between catchments?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It ends in recommendations, not a grid: each row of Table A4.3 pairs an external condition with an internal capability and names the part of the proposal that acts on it. Every factor is drawn from evidence presented in the proposal.</w:t>
      </w:r>
    </w:p>
    <w:p w14:paraId="748F5C9F" w14:textId="77777777" w:rsidR="008F54E3" w:rsidRDefault="008C6F2C">
      <w:pPr>
        <w:pStyle w:val="TableCaption"/>
        <w:keepNext/>
      </w:pPr>
      <w: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14:paraId="4AB0BD10" w14:textId="77777777">
        <w:trPr>
          <w:cantSplit/>
          <w:tblHeader/>
        </w:trPr>
        <w:tc>
          <w:tcPr>
            <w:tcW w:w="630" w:type="dxa"/>
          </w:tcPr>
          <w:p w14:paraId="3AE125F7" w14:textId="77777777" w:rsidR="008F54E3" w:rsidRDefault="008C6F2C">
            <w:pPr>
              <w:keepNext/>
            </w:pPr>
            <w:r>
              <w:rPr>
                <w:b/>
                <w:sz w:val="18"/>
              </w:rPr>
              <w:t>Ref</w:t>
            </w:r>
          </w:p>
        </w:tc>
        <w:tc>
          <w:tcPr>
            <w:tcW w:w="5902" w:type="dxa"/>
          </w:tcPr>
          <w:p w14:paraId="6A7A4547" w14:textId="77777777" w:rsidR="008F54E3" w:rsidRDefault="008C6F2C">
            <w:pPr>
              <w:keepNext/>
            </w:pPr>
            <w:r>
              <w:rPr>
                <w:b/>
                <w:sz w:val="18"/>
              </w:rPr>
              <w:t>Factor</w:t>
            </w:r>
          </w:p>
        </w:tc>
        <w:tc>
          <w:tcPr>
            <w:tcW w:w="2108" w:type="dxa"/>
          </w:tcPr>
          <w:p w14:paraId="6FC098BF" w14:textId="77777777" w:rsidR="008F54E3" w:rsidRDefault="008C6F2C">
            <w:pPr>
              <w:keepNext/>
            </w:pPr>
            <w:r>
              <w:rPr>
                <w:b/>
                <w:sz w:val="18"/>
              </w:rPr>
              <w:t>Evidence</w:t>
            </w:r>
          </w:p>
        </w:tc>
      </w:tr>
      <w:tr w:rsidR="008F54E3" w14:paraId="00B4918F" w14:textId="77777777">
        <w:trPr>
          <w:cantSplit/>
        </w:trPr>
        <w:tc>
          <w:tcPr>
            <w:tcW w:w="630" w:type="dxa"/>
          </w:tcPr>
          <w:p w14:paraId="7951FB61" w14:textId="77777777" w:rsidR="008F54E3" w:rsidRDefault="008C6F2C">
            <w:r>
              <w:rPr>
                <w:sz w:val="18"/>
              </w:rPr>
              <w:t>O1</w:t>
            </w:r>
          </w:p>
        </w:tc>
        <w:tc>
          <w:tcPr>
            <w:tcW w:w="5902" w:type="dxa"/>
          </w:tcPr>
          <w:p w14:paraId="5925C002" w14:textId="77777777" w:rsidR="008F54E3" w:rsidRDefault="008C6F2C">
            <w:r>
              <w:rPr>
                <w:sz w:val="18"/>
              </w:rPr>
              <w:t>Infrastructure output forecast to grow 3.2% in 2026 and 2027 while private housing falls 10.0% in 2026</w:t>
            </w:r>
          </w:p>
        </w:tc>
        <w:tc>
          <w:tcPr>
            <w:tcW w:w="2108" w:type="dxa"/>
          </w:tcPr>
          <w:p w14:paraId="1843EBAA" w14:textId="77777777" w:rsidR="008F54E3" w:rsidRDefault="008C6F2C">
            <w:r>
              <w:rPr>
                <w:sz w:val="18"/>
              </w:rPr>
              <w:t>CPA (2026)</w:t>
            </w:r>
          </w:p>
        </w:tc>
      </w:tr>
      <w:tr w:rsidR="008F54E3" w14:paraId="75FBE707" w14:textId="77777777">
        <w:trPr>
          <w:cantSplit/>
        </w:trPr>
        <w:tc>
          <w:tcPr>
            <w:tcW w:w="630" w:type="dxa"/>
          </w:tcPr>
          <w:p w14:paraId="2A40C24A" w14:textId="77777777" w:rsidR="008F54E3" w:rsidRDefault="008C6F2C">
            <w:r>
              <w:rPr>
                <w:sz w:val="18"/>
              </w:rPr>
              <w:t>O2</w:t>
            </w:r>
          </w:p>
        </w:tc>
        <w:tc>
          <w:tcPr>
            <w:tcW w:w="5902" w:type="dxa"/>
          </w:tcPr>
          <w:p w14:paraId="116A523A" w14:textId="77777777" w:rsidR="008F54E3" w:rsidRDefault="008C6F2C">
            <w:r>
              <w:rPr>
                <w:sz w:val="18"/>
              </w:rPr>
              <w:t>Infrastructure clients pass carbon requirements down the supply chain: PAS 2080 verification for National Highways' Tier 1 suppliers; Environmental Product Declarations requested from material suppliers</w:t>
            </w:r>
          </w:p>
        </w:tc>
        <w:tc>
          <w:tcPr>
            <w:tcW w:w="2108" w:type="dxa"/>
          </w:tcPr>
          <w:p w14:paraId="36E122AC" w14:textId="77777777" w:rsidR="008F54E3" w:rsidRDefault="008C6F2C">
            <w:r>
              <w:rPr>
                <w:sz w:val="18"/>
              </w:rPr>
              <w:t>National Highways (2024); BSI (2023); MPA (2025a)</w:t>
            </w:r>
          </w:p>
        </w:tc>
      </w:tr>
      <w:tr w:rsidR="008F54E3" w14:paraId="00C11BC7" w14:textId="77777777">
        <w:trPr>
          <w:cantSplit/>
        </w:trPr>
        <w:tc>
          <w:tcPr>
            <w:tcW w:w="630" w:type="dxa"/>
          </w:tcPr>
          <w:p w14:paraId="5BDAE516" w14:textId="77777777" w:rsidR="008F54E3" w:rsidRDefault="008C6F2C">
            <w:r>
              <w:rPr>
                <w:sz w:val="18"/>
              </w:rPr>
              <w:t>O3</w:t>
            </w:r>
          </w:p>
        </w:tc>
        <w:tc>
          <w:tcPr>
            <w:tcW w:w="5902" w:type="dxa"/>
          </w:tcPr>
          <w:p w14:paraId="77936C68" w14:textId="77777777" w:rsidR="008F54E3" w:rsidRDefault="008C6F2C">
            <w:r>
              <w:rPr>
                <w:sz w:val="18"/>
              </w:rPr>
              <w:t>Capacity is leaving a contracting sector</w:t>
            </w:r>
          </w:p>
        </w:tc>
        <w:tc>
          <w:tcPr>
            <w:tcW w:w="2108" w:type="dxa"/>
          </w:tcPr>
          <w:p w14:paraId="6DB2D5CD" w14:textId="77777777" w:rsidR="008F54E3" w:rsidRDefault="008C6F2C">
            <w:r>
              <w:rPr>
                <w:sz w:val="18"/>
              </w:rPr>
              <w:t>MPA (2026)</w:t>
            </w:r>
          </w:p>
        </w:tc>
      </w:tr>
      <w:tr w:rsidR="008F54E3" w14:paraId="720BFA9E" w14:textId="77777777">
        <w:trPr>
          <w:cantSplit/>
        </w:trPr>
        <w:tc>
          <w:tcPr>
            <w:tcW w:w="630" w:type="dxa"/>
          </w:tcPr>
          <w:p w14:paraId="0B534FFA" w14:textId="77777777" w:rsidR="008F54E3" w:rsidRDefault="008C6F2C">
            <w:r>
              <w:rPr>
                <w:sz w:val="18"/>
              </w:rPr>
              <w:t>T1</w:t>
            </w:r>
          </w:p>
        </w:tc>
        <w:tc>
          <w:tcPr>
            <w:tcW w:w="5902" w:type="dxa"/>
          </w:tcPr>
          <w:p w14:paraId="162FE385" w14:textId="77777777" w:rsidR="008F54E3" w:rsidRDefault="008C6F2C">
            <w:r>
              <w:rPr>
                <w:sz w:val="18"/>
              </w:rPr>
              <w:t>Volumetric weight derogation ends in 2028: 32-tonne limit, no further extensions</w:t>
            </w:r>
          </w:p>
        </w:tc>
        <w:tc>
          <w:tcPr>
            <w:tcW w:w="2108" w:type="dxa"/>
          </w:tcPr>
          <w:p w14:paraId="46381F0C" w14:textId="77777777" w:rsidR="008F54E3" w:rsidRDefault="008C6F2C">
            <w:r>
              <w:rPr>
                <w:sz w:val="18"/>
              </w:rPr>
              <w:t>DfT (2025b)</w:t>
            </w:r>
          </w:p>
        </w:tc>
      </w:tr>
      <w:tr w:rsidR="008F54E3" w14:paraId="522EA786" w14:textId="77777777">
        <w:trPr>
          <w:cantSplit/>
        </w:trPr>
        <w:tc>
          <w:tcPr>
            <w:tcW w:w="630" w:type="dxa"/>
          </w:tcPr>
          <w:p w14:paraId="509A6D18" w14:textId="77777777" w:rsidR="008F54E3" w:rsidRDefault="008C6F2C">
            <w:r>
              <w:rPr>
                <w:sz w:val="18"/>
              </w:rPr>
              <w:t>T2</w:t>
            </w:r>
          </w:p>
        </w:tc>
        <w:tc>
          <w:tcPr>
            <w:tcW w:w="5902" w:type="dxa"/>
          </w:tcPr>
          <w:p w14:paraId="4F58088F" w14:textId="77777777" w:rsidR="008F54E3" w:rsidRDefault="008C6F2C">
            <w:r>
              <w:rPr>
                <w:sz w:val="18"/>
              </w:rPr>
              <w:t>Ready-mixed volumes at their lowest since 1963</w:t>
            </w:r>
          </w:p>
        </w:tc>
        <w:tc>
          <w:tcPr>
            <w:tcW w:w="2108" w:type="dxa"/>
          </w:tcPr>
          <w:p w14:paraId="7F4D43CA" w14:textId="77777777" w:rsidR="008F54E3" w:rsidRDefault="008C6F2C">
            <w:r>
              <w:rPr>
                <w:sz w:val="18"/>
              </w:rPr>
              <w:t>MPA (2025b)</w:t>
            </w:r>
          </w:p>
        </w:tc>
      </w:tr>
      <w:tr w:rsidR="008F54E3" w14:paraId="3229A350" w14:textId="77777777">
        <w:trPr>
          <w:cantSplit/>
        </w:trPr>
        <w:tc>
          <w:tcPr>
            <w:tcW w:w="630" w:type="dxa"/>
          </w:tcPr>
          <w:p w14:paraId="62DDA55B" w14:textId="77777777" w:rsidR="008F54E3" w:rsidRDefault="008C6F2C">
            <w:r>
              <w:rPr>
                <w:sz w:val="18"/>
              </w:rPr>
              <w:t>T3</w:t>
            </w:r>
          </w:p>
        </w:tc>
        <w:tc>
          <w:tcPr>
            <w:tcW w:w="5902" w:type="dxa"/>
          </w:tcPr>
          <w:p w14:paraId="6C1D808D" w14:textId="77777777" w:rsidR="008F54E3" w:rsidRDefault="008C6F2C">
            <w:r>
              <w:rPr>
                <w:sz w:val="18"/>
              </w:rPr>
              <w:t>Intense price rivalry: 740 MPA-member plants; 200 m³ lost to Chorley Concrete</w:t>
            </w:r>
          </w:p>
        </w:tc>
        <w:tc>
          <w:tcPr>
            <w:tcW w:w="2108" w:type="dxa"/>
          </w:tcPr>
          <w:p w14:paraId="42D9A206" w14:textId="77777777" w:rsidR="008F54E3" w:rsidRDefault="008C6F2C">
            <w:r>
              <w:rPr>
                <w:sz w:val="18"/>
              </w:rPr>
              <w:t>MPA (2025a); Appendix 19</w:t>
            </w:r>
          </w:p>
        </w:tc>
      </w:tr>
      <w:tr w:rsidR="008F54E3" w14:paraId="424B788A" w14:textId="77777777">
        <w:trPr>
          <w:cantSplit/>
        </w:trPr>
        <w:tc>
          <w:tcPr>
            <w:tcW w:w="630" w:type="dxa"/>
          </w:tcPr>
          <w:p w14:paraId="026AF375" w14:textId="77777777" w:rsidR="008F54E3" w:rsidRDefault="008C6F2C">
            <w:r>
              <w:rPr>
                <w:sz w:val="18"/>
              </w:rPr>
              <w:t>T4</w:t>
            </w:r>
          </w:p>
        </w:tc>
        <w:tc>
          <w:tcPr>
            <w:tcW w:w="5902" w:type="dxa"/>
          </w:tcPr>
          <w:p w14:paraId="5C0A763E" w14:textId="77777777" w:rsidR="008F54E3" w:rsidRDefault="008C6F2C">
            <w:r>
              <w:rPr>
                <w:sz w:val="18"/>
              </w:rPr>
              <w:t>Imported cement, 32% of the UK market, taxed under UK CBAM from January 2027</w:t>
            </w:r>
          </w:p>
        </w:tc>
        <w:tc>
          <w:tcPr>
            <w:tcW w:w="2108" w:type="dxa"/>
          </w:tcPr>
          <w:p w14:paraId="1866FED9" w14:textId="77777777" w:rsidR="008F54E3" w:rsidRDefault="008C6F2C">
            <w:r>
              <w:rPr>
                <w:sz w:val="18"/>
              </w:rPr>
              <w:t>MPA (2025a); HMRC (2025)</w:t>
            </w:r>
          </w:p>
        </w:tc>
      </w:tr>
      <w:tr w:rsidR="008F54E3" w14:paraId="7AC76EC7" w14:textId="77777777">
        <w:trPr>
          <w:cantSplit/>
        </w:trPr>
        <w:tc>
          <w:tcPr>
            <w:tcW w:w="630" w:type="dxa"/>
          </w:tcPr>
          <w:p w14:paraId="645C1854" w14:textId="77777777" w:rsidR="008F54E3" w:rsidRDefault="008C6F2C">
            <w:r>
              <w:rPr>
                <w:sz w:val="18"/>
              </w:rPr>
              <w:t>S1</w:t>
            </w:r>
          </w:p>
        </w:tc>
        <w:tc>
          <w:tcPr>
            <w:tcW w:w="5902" w:type="dxa"/>
          </w:tcPr>
          <w:p w14:paraId="3C1E3252" w14:textId="77777777" w:rsidR="008F54E3" w:rsidRDefault="008C6F2C">
            <w:r>
              <w:rPr>
                <w:sz w:val="18"/>
              </w:rPr>
              <w:t>Volumetric batching mixes on site when needed, reducing waste</w:t>
            </w:r>
          </w:p>
        </w:tc>
        <w:tc>
          <w:tcPr>
            <w:tcW w:w="2108" w:type="dxa"/>
          </w:tcPr>
          <w:p w14:paraId="6D7D4B87" w14:textId="77777777" w:rsidR="008F54E3" w:rsidRDefault="008C6F2C">
            <w:r>
              <w:rPr>
                <w:sz w:val="18"/>
              </w:rPr>
              <w:t>DfT (2023); returned-load records [to quantify]</w:t>
            </w:r>
          </w:p>
        </w:tc>
      </w:tr>
      <w:tr w:rsidR="008F54E3" w14:paraId="6D7CC7F8" w14:textId="77777777">
        <w:trPr>
          <w:cantSplit/>
        </w:trPr>
        <w:tc>
          <w:tcPr>
            <w:tcW w:w="630" w:type="dxa"/>
          </w:tcPr>
          <w:p w14:paraId="4FF1C87F" w14:textId="77777777" w:rsidR="008F54E3" w:rsidRDefault="008C6F2C">
            <w:r>
              <w:rPr>
                <w:sz w:val="18"/>
              </w:rPr>
              <w:t>S2</w:t>
            </w:r>
          </w:p>
        </w:tc>
        <w:tc>
          <w:tcPr>
            <w:tcW w:w="5902" w:type="dxa"/>
          </w:tcPr>
          <w:p w14:paraId="09A581E3" w14:textId="77777777" w:rsidR="008F54E3" w:rsidRDefault="008C6F2C">
            <w:r>
              <w:rPr>
                <w:sz w:val="18"/>
              </w:rPr>
              <w:t>Delivery reputation built on reliability</w:t>
            </w:r>
          </w:p>
        </w:tc>
        <w:tc>
          <w:tcPr>
            <w:tcW w:w="2108" w:type="dxa"/>
          </w:tcPr>
          <w:p w14:paraId="2D749B76" w14:textId="77777777" w:rsidR="008F54E3" w:rsidRDefault="008C6F2C">
            <w:r>
              <w:rPr>
                <w:sz w:val="18"/>
              </w:rPr>
              <w:t>§3.4</w:t>
            </w:r>
          </w:p>
        </w:tc>
      </w:tr>
      <w:tr w:rsidR="008F54E3" w14:paraId="17399122" w14:textId="77777777">
        <w:trPr>
          <w:cantSplit/>
        </w:trPr>
        <w:tc>
          <w:tcPr>
            <w:tcW w:w="630" w:type="dxa"/>
          </w:tcPr>
          <w:p w14:paraId="67106795" w14:textId="77777777" w:rsidR="008F54E3" w:rsidRDefault="008C6F2C">
            <w:r>
              <w:rPr>
                <w:sz w:val="18"/>
              </w:rPr>
              <w:t>S3</w:t>
            </w:r>
          </w:p>
        </w:tc>
        <w:tc>
          <w:tcPr>
            <w:tcW w:w="5902" w:type="dxa"/>
          </w:tcPr>
          <w:p w14:paraId="7B62ADF2" w14:textId="77777777" w:rsidR="008F54E3" w:rsidRDefault="008C6F2C">
            <w:r>
              <w:rPr>
                <w:sz w:val="18"/>
              </w:rPr>
              <w:t>Self-funded growth: no gearing, owner control</w:t>
            </w:r>
          </w:p>
        </w:tc>
        <w:tc>
          <w:tcPr>
            <w:tcW w:w="2108" w:type="dxa"/>
          </w:tcPr>
          <w:p w14:paraId="13B80F8F" w14:textId="77777777" w:rsidR="008F54E3" w:rsidRDefault="008C6F2C">
            <w:r>
              <w:rPr>
                <w:sz w:val="18"/>
              </w:rPr>
              <w:t>§5.2</w:t>
            </w:r>
          </w:p>
        </w:tc>
      </w:tr>
      <w:tr w:rsidR="008F54E3" w14:paraId="19895274" w14:textId="77777777">
        <w:trPr>
          <w:cantSplit/>
        </w:trPr>
        <w:tc>
          <w:tcPr>
            <w:tcW w:w="630" w:type="dxa"/>
          </w:tcPr>
          <w:p w14:paraId="168170F6" w14:textId="77777777" w:rsidR="008F54E3" w:rsidRDefault="008C6F2C">
            <w:r>
              <w:rPr>
                <w:sz w:val="18"/>
              </w:rPr>
              <w:t>S4</w:t>
            </w:r>
          </w:p>
        </w:tc>
        <w:tc>
          <w:tcPr>
            <w:tcW w:w="5902" w:type="dxa"/>
          </w:tcPr>
          <w:p w14:paraId="7ED75C43" w14:textId="77777777" w:rsidR="008F54E3" w:rsidRDefault="008C6F2C">
            <w:r>
              <w:rPr>
                <w:sz w:val="18"/>
              </w:rPr>
              <w:t>Trading history of three depots, including a recent opening usable as a reference case</w:t>
            </w:r>
          </w:p>
        </w:tc>
        <w:tc>
          <w:tcPr>
            <w:tcW w:w="2108" w:type="dxa"/>
          </w:tcPr>
          <w:p w14:paraId="26FB80CF" w14:textId="77777777" w:rsidR="008F54E3" w:rsidRDefault="008C6F2C">
            <w:r>
              <w:rPr>
                <w:sz w:val="18"/>
              </w:rPr>
              <w:t>§4.2</w:t>
            </w:r>
          </w:p>
        </w:tc>
      </w:tr>
      <w:tr w:rsidR="008F54E3" w14:paraId="3B6A95DF" w14:textId="77777777">
        <w:trPr>
          <w:cantSplit/>
        </w:trPr>
        <w:tc>
          <w:tcPr>
            <w:tcW w:w="630" w:type="dxa"/>
          </w:tcPr>
          <w:p w14:paraId="442CEA08" w14:textId="77777777" w:rsidR="008F54E3" w:rsidRDefault="008C6F2C">
            <w:r>
              <w:rPr>
                <w:sz w:val="18"/>
              </w:rPr>
              <w:t>W1</w:t>
            </w:r>
          </w:p>
        </w:tc>
        <w:tc>
          <w:tcPr>
            <w:tcW w:w="5902" w:type="dxa"/>
          </w:tcPr>
          <w:p w14:paraId="0A1B1019" w14:textId="77777777" w:rsidR="008F54E3" w:rsidRDefault="008C6F2C">
            <w:r>
              <w:rPr>
                <w:sz w:val="18"/>
              </w:rPr>
              <w:t>No repeatable site-selection method or profitability threshold</w:t>
            </w:r>
          </w:p>
        </w:tc>
        <w:tc>
          <w:tcPr>
            <w:tcW w:w="2108" w:type="dxa"/>
          </w:tcPr>
          <w:p w14:paraId="4B4544BB" w14:textId="77777777" w:rsidR="008F54E3" w:rsidRDefault="008C6F2C">
            <w:r>
              <w:rPr>
                <w:sz w:val="18"/>
              </w:rPr>
              <w:t>§2; §3.2</w:t>
            </w:r>
          </w:p>
        </w:tc>
      </w:tr>
      <w:tr w:rsidR="008F54E3" w14:paraId="292342AF" w14:textId="77777777">
        <w:trPr>
          <w:cantSplit/>
        </w:trPr>
        <w:tc>
          <w:tcPr>
            <w:tcW w:w="630" w:type="dxa"/>
          </w:tcPr>
          <w:p w14:paraId="030460FC" w14:textId="77777777" w:rsidR="008F54E3" w:rsidRDefault="008C6F2C">
            <w:r>
              <w:rPr>
                <w:sz w:val="18"/>
              </w:rPr>
              <w:t>W2</w:t>
            </w:r>
          </w:p>
        </w:tc>
        <w:tc>
          <w:tcPr>
            <w:tcW w:w="5902" w:type="dxa"/>
          </w:tcPr>
          <w:p w14:paraId="5A095646" w14:textId="77777777" w:rsidR="008F54E3" w:rsidRDefault="008C6F2C">
            <w:r>
              <w:rPr>
                <w:sz w:val="18"/>
              </w:rPr>
              <w:t>Capacity constraints: 22 of 27 declines, April–July 2026, for want of drivers, vehicles or slots</w:t>
            </w:r>
          </w:p>
        </w:tc>
        <w:tc>
          <w:tcPr>
            <w:tcW w:w="2108" w:type="dxa"/>
          </w:tcPr>
          <w:p w14:paraId="333F9426" w14:textId="77777777" w:rsidR="008F54E3" w:rsidRDefault="008C6F2C">
            <w:r>
              <w:rPr>
                <w:sz w:val="18"/>
              </w:rPr>
              <w:t>Appendix 19</w:t>
            </w:r>
          </w:p>
        </w:tc>
      </w:tr>
      <w:tr w:rsidR="008F54E3" w14:paraId="2FA22C92" w14:textId="77777777">
        <w:trPr>
          <w:cantSplit/>
        </w:trPr>
        <w:tc>
          <w:tcPr>
            <w:tcW w:w="630" w:type="dxa"/>
          </w:tcPr>
          <w:p w14:paraId="48C1F4FD" w14:textId="77777777" w:rsidR="008F54E3" w:rsidRDefault="008C6F2C">
            <w:r>
              <w:rPr>
                <w:sz w:val="18"/>
              </w:rPr>
              <w:t>W3</w:t>
            </w:r>
          </w:p>
        </w:tc>
        <w:tc>
          <w:tcPr>
            <w:tcW w:w="5902" w:type="dxa"/>
          </w:tcPr>
          <w:p w14:paraId="53E05757" w14:textId="77777777" w:rsidR="008F54E3" w:rsidRDefault="008C6F2C">
            <w:r>
              <w:rPr>
                <w:sz w:val="18"/>
              </w:rPr>
              <w:t>Fleet reliability: 12 Warrington enquiries lost to vehicles off the road</w:t>
            </w:r>
          </w:p>
        </w:tc>
        <w:tc>
          <w:tcPr>
            <w:tcW w:w="2108" w:type="dxa"/>
          </w:tcPr>
          <w:p w14:paraId="60837EBE" w14:textId="77777777" w:rsidR="008F54E3" w:rsidRDefault="008C6F2C">
            <w:r>
              <w:rPr>
                <w:sz w:val="18"/>
              </w:rPr>
              <w:t>Appendix 19</w:t>
            </w:r>
          </w:p>
        </w:tc>
      </w:tr>
      <w:tr w:rsidR="008F54E3" w14:paraId="4D08C82B" w14:textId="77777777">
        <w:trPr>
          <w:cantSplit/>
        </w:trPr>
        <w:tc>
          <w:tcPr>
            <w:tcW w:w="630" w:type="dxa"/>
          </w:tcPr>
          <w:p w14:paraId="7B94A5F1" w14:textId="77777777" w:rsidR="008F54E3" w:rsidRDefault="008C6F2C">
            <w:r>
              <w:rPr>
                <w:sz w:val="18"/>
              </w:rPr>
              <w:t>W4</w:t>
            </w:r>
          </w:p>
        </w:tc>
        <w:tc>
          <w:tcPr>
            <w:tcW w:w="5902" w:type="dxa"/>
          </w:tcPr>
          <w:p w14:paraId="10AF04A4" w14:textId="77777777" w:rsidR="008F54E3" w:rsidRDefault="008C6F2C">
            <w:r>
              <w:rPr>
                <w:sz w:val="18"/>
              </w:rPr>
              <w:t>Gross margin per m³ varies [MARGIN_MULTIPLE]-fold across depots</w:t>
            </w:r>
          </w:p>
        </w:tc>
        <w:tc>
          <w:tcPr>
            <w:tcW w:w="2108" w:type="dxa"/>
          </w:tcPr>
          <w:p w14:paraId="2551C53F" w14:textId="77777777" w:rsidR="008F54E3" w:rsidRDefault="008C6F2C">
            <w:r>
              <w:rPr>
                <w:sz w:val="18"/>
              </w:rPr>
              <w:t>Management accounts</w:t>
            </w:r>
          </w:p>
        </w:tc>
      </w:tr>
      <w:tr w:rsidR="008F54E3" w14:paraId="173BF452" w14:textId="77777777">
        <w:trPr>
          <w:cantSplit/>
        </w:trPr>
        <w:tc>
          <w:tcPr>
            <w:tcW w:w="630" w:type="dxa"/>
          </w:tcPr>
          <w:p w14:paraId="64F401FF" w14:textId="77777777" w:rsidR="008F54E3" w:rsidRDefault="008C6F2C">
            <w:r>
              <w:rPr>
                <w:sz w:val="18"/>
              </w:rPr>
              <w:t>W5</w:t>
            </w:r>
          </w:p>
        </w:tc>
        <w:tc>
          <w:tcPr>
            <w:tcW w:w="5902" w:type="dxa"/>
          </w:tcPr>
          <w:p w14:paraId="7FFD6E72" w14:textId="77777777" w:rsidR="008F54E3" w:rsidRDefault="008C6F2C">
            <w:r>
              <w:rPr>
                <w:sz w:val="18"/>
              </w:rPr>
              <w:t>Decline reasons recorded as free text, so the dashboards attribute nothing</w:t>
            </w:r>
          </w:p>
        </w:tc>
        <w:tc>
          <w:tcPr>
            <w:tcW w:w="2108" w:type="dxa"/>
          </w:tcPr>
          <w:p w14:paraId="38831150" w14:textId="77777777" w:rsidR="008F54E3" w:rsidRDefault="008C6F2C">
            <w:r>
              <w:rPr>
                <w:sz w:val="18"/>
              </w:rPr>
              <w:t>Appendix 19</w:t>
            </w:r>
          </w:p>
        </w:tc>
      </w:tr>
    </w:tbl>
    <w:p w14:paraId="7218A17D" w14:textId="77777777" w:rsidR="008F54E3" w:rsidRDefault="008C6F2C">
      <w:pPr>
        <w:pStyle w:val="TableCaption"/>
        <w:keepNext/>
        <w:spacing w:before="240"/>
      </w:pPr>
      <w: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14:paraId="514E49F4" w14:textId="77777777">
        <w:trPr>
          <w:cantSplit/>
          <w:tblHeader/>
        </w:trPr>
        <w:tc>
          <w:tcPr>
            <w:tcW w:w="2150" w:type="dxa"/>
          </w:tcPr>
          <w:p w14:paraId="35F81EFD" w14:textId="77777777" w:rsidR="008F54E3" w:rsidRDefault="008C6F2C">
            <w:pPr>
              <w:keepNext/>
            </w:pPr>
            <w:r>
              <w:rPr>
                <w:b/>
                <w:sz w:val="18"/>
              </w:rPr>
              <w:t>Given the condition of…</w:t>
            </w:r>
          </w:p>
        </w:tc>
        <w:tc>
          <w:tcPr>
            <w:tcW w:w="2039" w:type="dxa"/>
          </w:tcPr>
          <w:p w14:paraId="0AC99D04" w14:textId="77777777" w:rsidR="008F54E3" w:rsidRDefault="008C6F2C">
            <w:pPr>
              <w:keepNext/>
            </w:pPr>
            <w:r>
              <w:rPr>
                <w:b/>
                <w:sz w:val="18"/>
              </w:rPr>
              <w:t>our ability (or inability) to…</w:t>
            </w:r>
          </w:p>
        </w:tc>
        <w:tc>
          <w:tcPr>
            <w:tcW w:w="3447" w:type="dxa"/>
          </w:tcPr>
          <w:p w14:paraId="73995268" w14:textId="77777777" w:rsidR="008F54E3" w:rsidRDefault="008C6F2C">
            <w:pPr>
              <w:keepNext/>
            </w:pPr>
            <w:r>
              <w:rPr>
                <w:b/>
                <w:sz w:val="18"/>
              </w:rPr>
              <w:t>leads to our recommendation that we…</w:t>
            </w:r>
          </w:p>
        </w:tc>
        <w:tc>
          <w:tcPr>
            <w:tcW w:w="1004" w:type="dxa"/>
          </w:tcPr>
          <w:p w14:paraId="5BFB4336" w14:textId="77777777" w:rsidR="008F54E3" w:rsidRDefault="008C6F2C">
            <w:pPr>
              <w:keepNext/>
            </w:pPr>
            <w:r>
              <w:rPr>
                <w:b/>
                <w:sz w:val="18"/>
              </w:rPr>
              <w:t>Where</w:t>
            </w:r>
          </w:p>
        </w:tc>
      </w:tr>
      <w:tr w:rsidR="008F54E3" w14:paraId="3C8E2F73" w14:textId="77777777">
        <w:trPr>
          <w:cantSplit/>
        </w:trPr>
        <w:tc>
          <w:tcPr>
            <w:tcW w:w="2150" w:type="dxa"/>
          </w:tcPr>
          <w:p w14:paraId="4377FF97" w14:textId="77777777" w:rsidR="008F54E3" w:rsidRDefault="008C6F2C">
            <w:r>
              <w:rPr>
                <w:sz w:val="18"/>
              </w:rPr>
              <w:t>infrastructure growth while housing falls, and clients' carbon requirements (O1, O2)</w:t>
            </w:r>
          </w:p>
        </w:tc>
        <w:tc>
          <w:tcPr>
            <w:tcW w:w="2039" w:type="dxa"/>
          </w:tcPr>
          <w:p w14:paraId="6D95178C" w14:textId="77777777" w:rsidR="008F54E3" w:rsidRDefault="008C6F2C">
            <w:r>
              <w:rPr>
                <w:sz w:val="18"/>
              </w:rPr>
              <w:t>mix on site with less waste (S1)</w:t>
            </w:r>
          </w:p>
        </w:tc>
        <w:tc>
          <w:tcPr>
            <w:tcW w:w="3447" w:type="dxa"/>
          </w:tcPr>
          <w:p w14:paraId="0BB551F2" w14:textId="77777777" w:rsidR="008F54E3" w:rsidRDefault="008C6F2C">
            <w:r>
              <w:rPr>
                <w:sz w:val="18"/>
              </w:rPr>
              <w:t>weight infrastructure exposure and low-carbon capability in site selection, and quantify the waste advantage before marketing it</w:t>
            </w:r>
          </w:p>
        </w:tc>
        <w:tc>
          <w:tcPr>
            <w:tcW w:w="1004" w:type="dxa"/>
          </w:tcPr>
          <w:p w14:paraId="46155C99" w14:textId="77777777" w:rsidR="008F54E3" w:rsidRDefault="008C6F2C">
            <w:r>
              <w:rPr>
                <w:sz w:val="18"/>
              </w:rPr>
              <w:t>Table 4; §3.1</w:t>
            </w:r>
          </w:p>
        </w:tc>
      </w:tr>
      <w:tr w:rsidR="008F54E3" w14:paraId="3D011CF3" w14:textId="77777777">
        <w:trPr>
          <w:cantSplit/>
        </w:trPr>
        <w:tc>
          <w:tcPr>
            <w:tcW w:w="2150" w:type="dxa"/>
          </w:tcPr>
          <w:p w14:paraId="35BF2EC3" w14:textId="77777777" w:rsidR="008F54E3" w:rsidRDefault="008C6F2C">
            <w:r>
              <w:rPr>
                <w:sz w:val="18"/>
              </w:rPr>
              <w:t>the 2028 payload reversion (T1)</w:t>
            </w:r>
          </w:p>
        </w:tc>
        <w:tc>
          <w:tcPr>
            <w:tcW w:w="2039" w:type="dxa"/>
          </w:tcPr>
          <w:p w14:paraId="0271BC78" w14:textId="77777777" w:rsidR="008F54E3" w:rsidRDefault="008C6F2C">
            <w:r>
              <w:rPr>
                <w:sz w:val="18"/>
              </w:rPr>
              <w:t>serve demand when vehicles or drivers are short (W2, W3)</w:t>
            </w:r>
          </w:p>
        </w:tc>
        <w:tc>
          <w:tcPr>
            <w:tcW w:w="3447" w:type="dxa"/>
          </w:tcPr>
          <w:p w14:paraId="605801F6" w14:textId="77777777" w:rsidR="008F54E3" w:rsidRDefault="008C6F2C">
            <w:r>
              <w:rPr>
                <w:sz w:val="18"/>
              </w:rPr>
              <w:t>weight payload resilience and capacity headroom, and buy a 32-tonne-compliant fleet with maintenance cover</w:t>
            </w:r>
          </w:p>
        </w:tc>
        <w:tc>
          <w:tcPr>
            <w:tcW w:w="1004" w:type="dxa"/>
          </w:tcPr>
          <w:p w14:paraId="2B502751" w14:textId="77777777" w:rsidR="008F54E3" w:rsidRDefault="008C6F2C">
            <w:r>
              <w:rPr>
                <w:sz w:val="18"/>
              </w:rPr>
              <w:t>Table 4; §5.3</w:t>
            </w:r>
          </w:p>
        </w:tc>
      </w:tr>
      <w:tr w:rsidR="008F54E3" w14:paraId="7B7388DD" w14:textId="77777777">
        <w:trPr>
          <w:cantSplit/>
        </w:trPr>
        <w:tc>
          <w:tcPr>
            <w:tcW w:w="2150" w:type="dxa"/>
          </w:tcPr>
          <w:p w14:paraId="6EC07DE7" w14:textId="77777777" w:rsidR="008F54E3" w:rsidRDefault="008C6F2C">
            <w:r>
              <w:rPr>
                <w:sz w:val="18"/>
              </w:rPr>
              <w:t>price set by rivals (T3)</w:t>
            </w:r>
          </w:p>
        </w:tc>
        <w:tc>
          <w:tcPr>
            <w:tcW w:w="2039" w:type="dxa"/>
          </w:tcPr>
          <w:p w14:paraId="69AAE8C6" w14:textId="77777777" w:rsidR="008F54E3" w:rsidRDefault="008C6F2C">
            <w:r>
              <w:rPr>
                <w:sz w:val="18"/>
              </w:rPr>
              <w:t>deliver reliably (S2)</w:t>
            </w:r>
          </w:p>
        </w:tc>
        <w:tc>
          <w:tcPr>
            <w:tcW w:w="3447" w:type="dxa"/>
          </w:tcPr>
          <w:p w14:paraId="5CB0D675" w14:textId="77777777" w:rsidR="008F54E3" w:rsidRDefault="008C6F2C">
            <w:r>
              <w:rPr>
                <w:sz w:val="18"/>
              </w:rPr>
              <w:t>compete on reliability, protected by the capacity weighting and a capacity-decline KPI</w:t>
            </w:r>
          </w:p>
        </w:tc>
        <w:tc>
          <w:tcPr>
            <w:tcW w:w="1004" w:type="dxa"/>
          </w:tcPr>
          <w:p w14:paraId="0720413E" w14:textId="77777777" w:rsidR="008F54E3" w:rsidRDefault="008C6F2C">
            <w:r>
              <w:rPr>
                <w:sz w:val="18"/>
              </w:rPr>
              <w:t>§3.4; Table 1</w:t>
            </w:r>
          </w:p>
        </w:tc>
      </w:tr>
      <w:tr w:rsidR="008F54E3" w14:paraId="768B34A5" w14:textId="77777777">
        <w:trPr>
          <w:cantSplit/>
        </w:trPr>
        <w:tc>
          <w:tcPr>
            <w:tcW w:w="2150" w:type="dxa"/>
          </w:tcPr>
          <w:p w14:paraId="1A567FF9" w14:textId="77777777" w:rsidR="008F54E3" w:rsidRDefault="008C6F2C">
            <w:r>
              <w:rPr>
                <w:sz w:val="18"/>
              </w:rPr>
              <w:t>a contracting sector (T2)</w:t>
            </w:r>
          </w:p>
        </w:tc>
        <w:tc>
          <w:tcPr>
            <w:tcW w:w="2039" w:type="dxa"/>
          </w:tcPr>
          <w:p w14:paraId="03782656" w14:textId="77777777" w:rsidR="008F54E3" w:rsidRDefault="008C6F2C">
            <w:r>
              <w:rPr>
                <w:sz w:val="18"/>
              </w:rPr>
              <w:t>choose sites by a repeatable method (W1, W4)</w:t>
            </w:r>
          </w:p>
        </w:tc>
        <w:tc>
          <w:tcPr>
            <w:tcW w:w="3447" w:type="dxa"/>
          </w:tcPr>
          <w:p w14:paraId="33637188" w14:textId="77777777" w:rsidR="008F54E3" w:rsidRDefault="008C6F2C">
            <w:r>
              <w:rPr>
                <w:sz w:val="18"/>
              </w:rPr>
              <w:t>adopt the weighted framework, with a minimum margin, before any capital release</w:t>
            </w:r>
          </w:p>
        </w:tc>
        <w:tc>
          <w:tcPr>
            <w:tcW w:w="1004" w:type="dxa"/>
          </w:tcPr>
          <w:p w14:paraId="09074268" w14:textId="77777777" w:rsidR="008F54E3" w:rsidRDefault="008C6F2C">
            <w:r>
              <w:rPr>
                <w:sz w:val="18"/>
              </w:rPr>
              <w:t>§5.1; Table 1</w:t>
            </w:r>
          </w:p>
        </w:tc>
      </w:tr>
      <w:tr w:rsidR="008F54E3" w14:paraId="37F10AA1" w14:textId="77777777">
        <w:trPr>
          <w:cantSplit/>
        </w:trPr>
        <w:tc>
          <w:tcPr>
            <w:tcW w:w="2150" w:type="dxa"/>
          </w:tcPr>
          <w:p w14:paraId="556F85DE" w14:textId="77777777" w:rsidR="008F54E3" w:rsidRDefault="008C6F2C">
            <w:r>
              <w:rPr>
                <w:sz w:val="18"/>
              </w:rPr>
              <w:t>CBAM on imported cement (T4)</w:t>
            </w:r>
          </w:p>
        </w:tc>
        <w:tc>
          <w:tcPr>
            <w:tcW w:w="2039" w:type="dxa"/>
          </w:tcPr>
          <w:p w14:paraId="326F6D17" w14:textId="77777777" w:rsidR="008F54E3" w:rsidRDefault="008C6F2C">
            <w:r>
              <w:rPr>
                <w:sz w:val="18"/>
              </w:rPr>
              <w:t>absorb cost shocks inside a self-funding chain (S3)</w:t>
            </w:r>
          </w:p>
        </w:tc>
        <w:tc>
          <w:tcPr>
            <w:tcW w:w="3447" w:type="dxa"/>
          </w:tcPr>
          <w:p w14:paraId="77B8E438" w14:textId="77777777" w:rsidR="008F54E3" w:rsidRDefault="008C6F2C">
            <w:r>
              <w:rPr>
                <w:sz w:val="18"/>
              </w:rPr>
              <w:t>hedge cement through a fixed-term supply agreement</w:t>
            </w:r>
          </w:p>
        </w:tc>
        <w:tc>
          <w:tcPr>
            <w:tcW w:w="1004" w:type="dxa"/>
          </w:tcPr>
          <w:p w14:paraId="0B182285" w14:textId="77777777" w:rsidR="008F54E3" w:rsidRDefault="008C6F2C">
            <w:r>
              <w:rPr>
                <w:sz w:val="18"/>
              </w:rPr>
              <w:t>§5.3</w:t>
            </w:r>
          </w:p>
        </w:tc>
      </w:tr>
      <w:tr w:rsidR="008F54E3" w14:paraId="4E6FE36A" w14:textId="77777777">
        <w:trPr>
          <w:cantSplit/>
        </w:trPr>
        <w:tc>
          <w:tcPr>
            <w:tcW w:w="2150" w:type="dxa"/>
          </w:tcPr>
          <w:p w14:paraId="353192D0" w14:textId="77777777" w:rsidR="008F54E3" w:rsidRDefault="008C6F2C">
            <w:r>
              <w:rPr>
                <w:sz w:val="18"/>
              </w:rPr>
              <w:t>capacity leaving the sector (O3)</w:t>
            </w:r>
          </w:p>
        </w:tc>
        <w:tc>
          <w:tcPr>
            <w:tcW w:w="2039" w:type="dxa"/>
          </w:tcPr>
          <w:p w14:paraId="49DA049D" w14:textId="77777777" w:rsidR="008F54E3" w:rsidRDefault="008C6F2C">
            <w:r>
              <w:rPr>
                <w:sz w:val="18"/>
              </w:rPr>
              <w:t>fund more than one depot a year (S3)</w:t>
            </w:r>
          </w:p>
        </w:tc>
        <w:tc>
          <w:tcPr>
            <w:tcW w:w="3447" w:type="dxa"/>
          </w:tcPr>
          <w:p w14:paraId="4BEFC6B6" w14:textId="77777777" w:rsidR="008F54E3" w:rsidRDefault="008C6F2C">
            <w:r>
              <w:rPr>
                <w:sz w:val="18"/>
              </w:rPr>
              <w:t>set a trigger for asset-financed acceleration</w:t>
            </w:r>
          </w:p>
        </w:tc>
        <w:tc>
          <w:tcPr>
            <w:tcW w:w="1004" w:type="dxa"/>
          </w:tcPr>
          <w:p w14:paraId="48A71F7D" w14:textId="77777777" w:rsidR="008F54E3" w:rsidRDefault="008C6F2C">
            <w:r>
              <w:rPr>
                <w:sz w:val="18"/>
              </w:rPr>
              <w:t>§5.2</w:t>
            </w:r>
          </w:p>
        </w:tc>
      </w:tr>
      <w:tr w:rsidR="008F54E3" w14:paraId="7CBB1950" w14:textId="77777777">
        <w:trPr>
          <w:cantSplit/>
        </w:trPr>
        <w:tc>
          <w:tcPr>
            <w:tcW w:w="2150" w:type="dxa"/>
          </w:tcPr>
          <w:p w14:paraId="35742DA7" w14:textId="77777777" w:rsidR="008F54E3" w:rsidRDefault="008C6F2C">
            <w:r>
              <w:rPr>
                <w:sz w:val="18"/>
              </w:rPr>
              <w:t>demand moving between places (O1)</w:t>
            </w:r>
          </w:p>
        </w:tc>
        <w:tc>
          <w:tcPr>
            <w:tcW w:w="2039" w:type="dxa"/>
          </w:tcPr>
          <w:p w14:paraId="450838D5" w14:textId="77777777" w:rsidR="008F54E3" w:rsidRDefault="008C6F2C">
            <w:r>
              <w:rPr>
                <w:sz w:val="18"/>
              </w:rPr>
              <w:t>learn from lost orders (W5)</w:t>
            </w:r>
          </w:p>
        </w:tc>
        <w:tc>
          <w:tcPr>
            <w:tcW w:w="3447" w:type="dxa"/>
          </w:tcPr>
          <w:p w14:paraId="6779230F" w14:textId="77777777" w:rsidR="008F54E3" w:rsidRDefault="008C6F2C">
            <w:r>
              <w:rPr>
                <w:sz w:val="18"/>
              </w:rPr>
              <w:t>enforce reason codes and record postcodes</w:t>
            </w:r>
          </w:p>
        </w:tc>
        <w:tc>
          <w:tcPr>
            <w:tcW w:w="1004" w:type="dxa"/>
          </w:tcPr>
          <w:p w14:paraId="2D42F4EE" w14:textId="77777777" w:rsidR="008F54E3" w:rsidRDefault="008C6F2C">
            <w:r>
              <w:rPr>
                <w:sz w:val="18"/>
              </w:rPr>
              <w:t>§6</w:t>
            </w:r>
          </w:p>
        </w:tc>
      </w:tr>
    </w:tbl>
    <w:p w14:paraId="30C6FD83" w14:textId="77777777" w:rsidR="008F54E3" w:rsidRDefault="008C6F2C">
      <w:pPr>
        <w:pStyle w:val="TableCaption"/>
        <w:keepNext/>
      </w:pPr>
      <w: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14:paraId="30432B69" w14:textId="77777777">
        <w:trPr>
          <w:cantSplit/>
          <w:tblHeader/>
        </w:trPr>
        <w:tc>
          <w:tcPr>
            <w:tcW w:w="2890" w:type="dxa"/>
          </w:tcPr>
          <w:p w14:paraId="5CF85059" w14:textId="77777777" w:rsidR="008F54E3" w:rsidRDefault="008C6F2C">
            <w:pPr>
              <w:keepNext/>
            </w:pPr>
            <w:r>
              <w:rPr>
                <w:b/>
                <w:sz w:val="18"/>
              </w:rPr>
              <w:t>Competitor</w:t>
            </w:r>
          </w:p>
        </w:tc>
        <w:tc>
          <w:tcPr>
            <w:tcW w:w="2167" w:type="dxa"/>
          </w:tcPr>
          <w:p w14:paraId="3D2F444B" w14:textId="77777777" w:rsidR="008F54E3" w:rsidRDefault="008C6F2C">
            <w:pPr>
              <w:keepNext/>
            </w:pPr>
            <w:r>
              <w:rPr>
                <w:b/>
                <w:sz w:val="18"/>
              </w:rPr>
              <w:t>Type</w:t>
            </w:r>
          </w:p>
        </w:tc>
        <w:tc>
          <w:tcPr>
            <w:tcW w:w="3583" w:type="dxa"/>
          </w:tcPr>
          <w:p w14:paraId="595BC28B" w14:textId="77777777" w:rsidR="008F54E3" w:rsidRDefault="008C6F2C">
            <w:pPr>
              <w:keepNext/>
            </w:pPr>
            <w:r>
              <w:rPr>
                <w:b/>
                <w:sz w:val="18"/>
              </w:rPr>
              <w:t>Location and notes, as listed</w:t>
            </w:r>
          </w:p>
        </w:tc>
      </w:tr>
      <w:tr w:rsidR="008F54E3" w14:paraId="61E55509" w14:textId="77777777">
        <w:trPr>
          <w:cantSplit/>
        </w:trPr>
        <w:tc>
          <w:tcPr>
            <w:tcW w:w="2890" w:type="dxa"/>
          </w:tcPr>
          <w:p w14:paraId="1BE5179D" w14:textId="77777777" w:rsidR="008F54E3" w:rsidRDefault="008C6F2C">
            <w:r>
              <w:rPr>
                <w:sz w:val="18"/>
              </w:rPr>
              <w:t>Volmix</w:t>
            </w:r>
          </w:p>
        </w:tc>
        <w:tc>
          <w:tcPr>
            <w:tcW w:w="2167" w:type="dxa"/>
          </w:tcPr>
          <w:p w14:paraId="3EC7ABEA" w14:textId="77777777" w:rsidR="008F54E3" w:rsidRDefault="008C6F2C">
            <w:r>
              <w:rPr>
                <w:sz w:val="18"/>
              </w:rPr>
              <w:t>Volumetric, drum and minimix</w:t>
            </w:r>
          </w:p>
        </w:tc>
        <w:tc>
          <w:tcPr>
            <w:tcW w:w="3583" w:type="dxa"/>
          </w:tcPr>
          <w:p w14:paraId="0D1B0D99" w14:textId="77777777" w:rsidR="008F54E3" w:rsidRDefault="008C6F2C">
            <w:r>
              <w:rPr>
                <w:sz w:val="18"/>
              </w:rPr>
              <w:t>Ripley and Belper; 22 trucks; largest independent</w:t>
            </w:r>
          </w:p>
        </w:tc>
      </w:tr>
      <w:tr w:rsidR="008F54E3" w14:paraId="49168039" w14:textId="77777777">
        <w:trPr>
          <w:cantSplit/>
        </w:trPr>
        <w:tc>
          <w:tcPr>
            <w:tcW w:w="2890" w:type="dxa"/>
          </w:tcPr>
          <w:p w14:paraId="35FC2BC9" w14:textId="77777777" w:rsidR="008F54E3" w:rsidRDefault="008C6F2C">
            <w:r>
              <w:rPr>
                <w:sz w:val="18"/>
              </w:rPr>
              <w:t>Bear Concrete</w:t>
            </w:r>
          </w:p>
        </w:tc>
        <w:tc>
          <w:tcPr>
            <w:tcW w:w="2167" w:type="dxa"/>
          </w:tcPr>
          <w:p w14:paraId="26289EFB" w14:textId="77777777" w:rsidR="008F54E3" w:rsidRDefault="008C6F2C">
            <w:r>
              <w:rPr>
                <w:sz w:val="18"/>
              </w:rPr>
              <w:t>Volumetric</w:t>
            </w:r>
          </w:p>
        </w:tc>
        <w:tc>
          <w:tcPr>
            <w:tcW w:w="3583" w:type="dxa"/>
          </w:tcPr>
          <w:p w14:paraId="7F67B84E" w14:textId="77777777" w:rsidR="008F54E3" w:rsidRDefault="008C6F2C">
            <w:r>
              <w:rPr>
                <w:sz w:val="18"/>
              </w:rPr>
              <w:t>Depots at Chesterfield, Aston and Hucknall</w:t>
            </w:r>
          </w:p>
        </w:tc>
      </w:tr>
      <w:tr w:rsidR="008F54E3" w14:paraId="4331AB25" w14:textId="77777777">
        <w:trPr>
          <w:cantSplit/>
        </w:trPr>
        <w:tc>
          <w:tcPr>
            <w:tcW w:w="2890" w:type="dxa"/>
          </w:tcPr>
          <w:p w14:paraId="7F41D628" w14:textId="77777777" w:rsidR="008F54E3" w:rsidRDefault="008C6F2C">
            <w:r>
              <w:rPr>
                <w:sz w:val="18"/>
              </w:rPr>
              <w:t>Procrete Yorkshire</w:t>
            </w:r>
          </w:p>
        </w:tc>
        <w:tc>
          <w:tcPr>
            <w:tcW w:w="2167" w:type="dxa"/>
          </w:tcPr>
          <w:p w14:paraId="1BC1B95D" w14:textId="77777777" w:rsidR="008F54E3" w:rsidRDefault="008C6F2C">
            <w:r>
              <w:rPr>
                <w:sz w:val="18"/>
              </w:rPr>
              <w:t>Volumetric</w:t>
            </w:r>
          </w:p>
        </w:tc>
        <w:tc>
          <w:tcPr>
            <w:tcW w:w="3583" w:type="dxa"/>
          </w:tcPr>
          <w:p w14:paraId="71F0EFEF" w14:textId="77777777" w:rsidR="008F54E3" w:rsidRDefault="008C6F2C">
            <w:r>
              <w:rPr>
                <w:sz w:val="18"/>
              </w:rPr>
              <w:t>24/7 on-site mixing; closest to Procon's model</w:t>
            </w:r>
          </w:p>
        </w:tc>
      </w:tr>
      <w:tr w:rsidR="008F54E3" w14:paraId="1D8295E0" w14:textId="77777777">
        <w:trPr>
          <w:cantSplit/>
        </w:trPr>
        <w:tc>
          <w:tcPr>
            <w:tcW w:w="2890" w:type="dxa"/>
          </w:tcPr>
          <w:p w14:paraId="637F8614" w14:textId="77777777" w:rsidR="008F54E3" w:rsidRDefault="008C6F2C">
            <w:r>
              <w:rPr>
                <w:sz w:val="18"/>
              </w:rPr>
              <w:t>24/7 Concrete &amp; Aggregates</w:t>
            </w:r>
          </w:p>
        </w:tc>
        <w:tc>
          <w:tcPr>
            <w:tcW w:w="2167" w:type="dxa"/>
          </w:tcPr>
          <w:p w14:paraId="2E478CBA" w14:textId="77777777" w:rsidR="008F54E3" w:rsidRDefault="008C6F2C">
            <w:r>
              <w:rPr>
                <w:sz w:val="18"/>
              </w:rPr>
              <w:t>Volumetric</w:t>
            </w:r>
          </w:p>
        </w:tc>
        <w:tc>
          <w:tcPr>
            <w:tcW w:w="3583" w:type="dxa"/>
          </w:tcPr>
          <w:p w14:paraId="09EE7EC9" w14:textId="77777777" w:rsidR="008F54E3" w:rsidRDefault="008C6F2C">
            <w:r>
              <w:rPr>
                <w:sz w:val="18"/>
              </w:rPr>
              <w:t>Sheffield, Barnsley, Rotherham and Doncaster</w:t>
            </w:r>
          </w:p>
        </w:tc>
      </w:tr>
      <w:tr w:rsidR="008F54E3" w14:paraId="12B07578" w14:textId="77777777">
        <w:trPr>
          <w:cantSplit/>
        </w:trPr>
        <w:tc>
          <w:tcPr>
            <w:tcW w:w="2890" w:type="dxa"/>
          </w:tcPr>
          <w:p w14:paraId="35BC7656" w14:textId="77777777" w:rsidR="008F54E3" w:rsidRDefault="008C6F2C">
            <w:r>
              <w:rPr>
                <w:sz w:val="18"/>
              </w:rPr>
              <w:t>Erewash Concrete</w:t>
            </w:r>
          </w:p>
        </w:tc>
        <w:tc>
          <w:tcPr>
            <w:tcW w:w="2167" w:type="dxa"/>
          </w:tcPr>
          <w:p w14:paraId="1A14916B" w14:textId="77777777" w:rsidR="008F54E3" w:rsidRDefault="008C6F2C">
            <w:r>
              <w:rPr>
                <w:sz w:val="18"/>
              </w:rPr>
              <w:t>Volumetric</w:t>
            </w:r>
          </w:p>
        </w:tc>
        <w:tc>
          <w:tcPr>
            <w:tcW w:w="3583" w:type="dxa"/>
          </w:tcPr>
          <w:p w14:paraId="221B76FC" w14:textId="77777777" w:rsidR="008F54E3" w:rsidRDefault="008C6F2C">
            <w:r>
              <w:rPr>
                <w:sz w:val="18"/>
              </w:rPr>
              <w:t>Pinxton; 0.5–8 m³, same or next day</w:t>
            </w:r>
          </w:p>
        </w:tc>
      </w:tr>
      <w:tr w:rsidR="008F54E3" w14:paraId="3E4B695F" w14:textId="77777777">
        <w:trPr>
          <w:cantSplit/>
        </w:trPr>
        <w:tc>
          <w:tcPr>
            <w:tcW w:w="2890" w:type="dxa"/>
          </w:tcPr>
          <w:p w14:paraId="169740DB" w14:textId="77777777" w:rsidR="008F54E3" w:rsidRDefault="008C6F2C">
            <w:r>
              <w:rPr>
                <w:sz w:val="18"/>
              </w:rPr>
              <w:t>Breedon</w:t>
            </w:r>
          </w:p>
        </w:tc>
        <w:tc>
          <w:tcPr>
            <w:tcW w:w="2167" w:type="dxa"/>
          </w:tcPr>
          <w:p w14:paraId="439FD73E" w14:textId="77777777" w:rsidR="008F54E3" w:rsidRDefault="008C6F2C">
            <w:r>
              <w:rPr>
                <w:sz w:val="18"/>
              </w:rPr>
              <w:t>Fixed plant</w:t>
            </w:r>
          </w:p>
        </w:tc>
        <w:tc>
          <w:tcPr>
            <w:tcW w:w="3583" w:type="dxa"/>
          </w:tcPr>
          <w:p w14:paraId="66113C83" w14:textId="77777777" w:rsidR="008F54E3" w:rsidRDefault="008C6F2C">
            <w:r>
              <w:rPr>
                <w:sz w:val="18"/>
              </w:rPr>
              <w:t>Hope cement works</w:t>
            </w:r>
          </w:p>
        </w:tc>
      </w:tr>
      <w:tr w:rsidR="008F54E3" w14:paraId="74E9BB65" w14:textId="77777777">
        <w:trPr>
          <w:cantSplit/>
        </w:trPr>
        <w:tc>
          <w:tcPr>
            <w:tcW w:w="2890" w:type="dxa"/>
          </w:tcPr>
          <w:p w14:paraId="6E163E0C" w14:textId="77777777" w:rsidR="008F54E3" w:rsidRDefault="008C6F2C">
            <w:r>
              <w:rPr>
                <w:sz w:val="18"/>
              </w:rPr>
              <w:t>Heidelberg Materials (Hanson)</w:t>
            </w:r>
          </w:p>
        </w:tc>
        <w:tc>
          <w:tcPr>
            <w:tcW w:w="2167" w:type="dxa"/>
          </w:tcPr>
          <w:p w14:paraId="665738B6" w14:textId="77777777" w:rsidR="008F54E3" w:rsidRDefault="008C6F2C">
            <w:r>
              <w:rPr>
                <w:sz w:val="18"/>
              </w:rPr>
              <w:t>Fixed plant</w:t>
            </w:r>
          </w:p>
        </w:tc>
        <w:tc>
          <w:tcPr>
            <w:tcW w:w="3583" w:type="dxa"/>
          </w:tcPr>
          <w:p w14:paraId="3B277CC1" w14:textId="77777777" w:rsidR="008F54E3" w:rsidRDefault="008C6F2C">
            <w:r>
              <w:rPr>
                <w:sz w:val="18"/>
              </w:rPr>
              <w:t>Wigwam Lane</w:t>
            </w:r>
          </w:p>
        </w:tc>
      </w:tr>
      <w:tr w:rsidR="008F54E3" w14:paraId="625B12B9" w14:textId="77777777">
        <w:trPr>
          <w:cantSplit/>
        </w:trPr>
        <w:tc>
          <w:tcPr>
            <w:tcW w:w="2890" w:type="dxa"/>
          </w:tcPr>
          <w:p w14:paraId="45C7163D" w14:textId="77777777" w:rsidR="008F54E3" w:rsidRDefault="008C6F2C">
            <w:r>
              <w:rPr>
                <w:sz w:val="18"/>
              </w:rPr>
              <w:t>Rightmix</w:t>
            </w:r>
          </w:p>
        </w:tc>
        <w:tc>
          <w:tcPr>
            <w:tcW w:w="2167" w:type="dxa"/>
          </w:tcPr>
          <w:p w14:paraId="01AD0871" w14:textId="77777777" w:rsidR="008F54E3" w:rsidRDefault="008C6F2C">
            <w:r>
              <w:rPr>
                <w:sz w:val="18"/>
              </w:rPr>
              <w:t>Fixed plant</w:t>
            </w:r>
          </w:p>
        </w:tc>
        <w:tc>
          <w:tcPr>
            <w:tcW w:w="3583" w:type="dxa"/>
          </w:tcPr>
          <w:p w14:paraId="66298834" w14:textId="77777777" w:rsidR="008F54E3" w:rsidRDefault="008C6F2C">
            <w:r>
              <w:rPr>
                <w:sz w:val="18"/>
              </w:rPr>
              <w:t>South Sheffield</w:t>
            </w:r>
          </w:p>
        </w:tc>
      </w:tr>
      <w:tr w:rsidR="008F54E3" w14:paraId="12706C23" w14:textId="77777777">
        <w:trPr>
          <w:cantSplit/>
        </w:trPr>
        <w:tc>
          <w:tcPr>
            <w:tcW w:w="2890" w:type="dxa"/>
          </w:tcPr>
          <w:p w14:paraId="5AEA4043" w14:textId="77777777" w:rsidR="008F54E3" w:rsidRDefault="008C6F2C">
            <w:r>
              <w:rPr>
                <w:sz w:val="18"/>
              </w:rPr>
              <w:t>Tarmac; Aggregate Industries</w:t>
            </w:r>
          </w:p>
        </w:tc>
        <w:tc>
          <w:tcPr>
            <w:tcW w:w="2167" w:type="dxa"/>
          </w:tcPr>
          <w:p w14:paraId="67B02A3F" w14:textId="77777777" w:rsidR="008F54E3" w:rsidRDefault="008C6F2C">
            <w:r>
              <w:rPr>
                <w:sz w:val="18"/>
              </w:rPr>
              <w:t>Fixed plant</w:t>
            </w:r>
          </w:p>
        </w:tc>
        <w:tc>
          <w:tcPr>
            <w:tcW w:w="3583" w:type="dxa"/>
          </w:tcPr>
          <w:p w14:paraId="6C519FE8" w14:textId="77777777" w:rsidR="008F54E3" w:rsidRDefault="008C6F2C">
            <w:r>
              <w:rPr>
                <w:sz w:val="18"/>
              </w:rPr>
              <w:t>Mansfield and Chesterfield</w:t>
            </w:r>
          </w:p>
        </w:tc>
      </w:tr>
      <w:tr w:rsidR="008F54E3" w14:paraId="55811D65" w14:textId="77777777">
        <w:trPr>
          <w:cantSplit/>
        </w:trPr>
        <w:tc>
          <w:tcPr>
            <w:tcW w:w="2890" w:type="dxa"/>
          </w:tcPr>
          <w:p w14:paraId="7DF14112" w14:textId="77777777" w:rsidR="008F54E3" w:rsidRDefault="008C6F2C">
            <w:r>
              <w:rPr>
                <w:sz w:val="18"/>
              </w:rPr>
              <w:t>Retford Ready Mix</w:t>
            </w:r>
          </w:p>
        </w:tc>
        <w:tc>
          <w:tcPr>
            <w:tcW w:w="2167" w:type="dxa"/>
          </w:tcPr>
          <w:p w14:paraId="2B5A3EE2" w14:textId="77777777" w:rsidR="008F54E3" w:rsidRDefault="008C6F2C">
            <w:r>
              <w:rPr>
                <w:sz w:val="18"/>
              </w:rPr>
              <w:t>Minimix</w:t>
            </w:r>
          </w:p>
        </w:tc>
        <w:tc>
          <w:tcPr>
            <w:tcW w:w="3583" w:type="dxa"/>
          </w:tcPr>
          <w:p w14:paraId="402B3AF2" w14:textId="77777777" w:rsidR="008F54E3" w:rsidRDefault="008C6F2C">
            <w:r>
              <w:rPr>
                <w:sz w:val="18"/>
              </w:rPr>
              <w:t>1–4 m³ loads</w:t>
            </w:r>
          </w:p>
        </w:tc>
      </w:tr>
      <w:tr w:rsidR="008F54E3" w14:paraId="01B4D4DD" w14:textId="77777777">
        <w:trPr>
          <w:cantSplit/>
        </w:trPr>
        <w:tc>
          <w:tcPr>
            <w:tcW w:w="2890" w:type="dxa"/>
          </w:tcPr>
          <w:p w14:paraId="55519078" w14:textId="77777777" w:rsidR="008F54E3" w:rsidRDefault="008C6F2C">
            <w:r>
              <w:rPr>
                <w:sz w:val="18"/>
              </w:rPr>
              <w:t>Concrete2You; Ashfield Mini Mix</w:t>
            </w:r>
          </w:p>
        </w:tc>
        <w:tc>
          <w:tcPr>
            <w:tcW w:w="2167" w:type="dxa"/>
          </w:tcPr>
          <w:p w14:paraId="35203133" w14:textId="77777777" w:rsidR="008F54E3" w:rsidRDefault="008C6F2C">
            <w:r>
              <w:rPr>
                <w:sz w:val="18"/>
              </w:rPr>
              <w:t>Online, small loads</w:t>
            </w:r>
          </w:p>
        </w:tc>
        <w:tc>
          <w:tcPr>
            <w:tcW w:w="3583" w:type="dxa"/>
          </w:tcPr>
          <w:p w14:paraId="2F0C30B1" w14:textId="77777777" w:rsidR="008F54E3" w:rsidRDefault="008C6F2C">
            <w:r>
              <w:rPr>
                <w:sz w:val="18"/>
              </w:rPr>
              <w:t>—</w:t>
            </w:r>
          </w:p>
        </w:tc>
      </w:tr>
    </w:tbl>
    <w:p w14:paraId="1156DE9B" w14:textId="77777777" w:rsidR="00457F15" w:rsidRDefault="00863F0A">
      <w:pPr>
        <w:pStyle w:val="TableNote"/>
      </w:pPr>
      <w:r>
        <w:rPr>
          <w:i/>
        </w:rPr>
        <w:t>Note.</w:t>
      </w:r>
      <w: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(§3.4).</w:t>
      </w:r>
    </w:p>
    <w:p w14:paraId="4CA69C41" w14:textId="77777777" w:rsidR="008F54E3" w:rsidRDefault="008C6F2C">
      <w:pPr>
        <w:pStyle w:val="Heading2"/>
        <w:pageBreakBefore/>
      </w:pPr>
      <w:bookmarkStart w:id="28" w:name="_Toc242131790"/>
      <w:r>
        <w:t>Appendix 5. Depot cost model extract</w:t>
      </w:r>
      <w:bookmarkEnd w:id="28"/>
    </w:p>
    <w:p w14:paraId="2EC54015" w14:textId="77777777" w:rsidR="008F54E3" w:rsidRDefault="008C6F2C">
      <w:r>
        <w:t>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so estimates are marked as such. Table A5.2 is the base case.</w:t>
      </w:r>
    </w:p>
    <w:p w14:paraId="603830A1" w14:textId="77777777" w:rsidR="008F54E3" w:rsidRDefault="008C6F2C">
      <w:pPr>
        <w:pStyle w:val="TableCaption"/>
        <w:keepNext/>
      </w:pPr>
      <w: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14:paraId="1A62D49C" w14:textId="77777777">
        <w:trPr>
          <w:cantSplit/>
          <w:tblHeader/>
        </w:trPr>
        <w:tc>
          <w:tcPr>
            <w:tcW w:w="2249" w:type="dxa"/>
          </w:tcPr>
          <w:p w14:paraId="66AE89DF" w14:textId="77777777" w:rsidR="008F54E3" w:rsidRDefault="008C6F2C">
            <w:pPr>
              <w:keepNext/>
            </w:pPr>
            <w:r>
              <w:rPr>
                <w:b/>
                <w:sz w:val="18"/>
              </w:rPr>
              <w:t>Input</w:t>
            </w:r>
          </w:p>
        </w:tc>
        <w:tc>
          <w:tcPr>
            <w:tcW w:w="2733" w:type="dxa"/>
          </w:tcPr>
          <w:p w14:paraId="50EC13BE" w14:textId="77777777" w:rsidR="008F54E3" w:rsidRDefault="008C6F2C">
            <w:pPr>
              <w:keepNext/>
            </w:pPr>
            <w:r>
              <w:rPr>
                <w:b/>
                <w:sz w:val="18"/>
              </w:rPr>
              <w:t>Value</w:t>
            </w:r>
          </w:p>
        </w:tc>
        <w:tc>
          <w:tcPr>
            <w:tcW w:w="3658" w:type="dxa"/>
          </w:tcPr>
          <w:p w14:paraId="0BBE30CD" w14:textId="77777777" w:rsidR="008F54E3" w:rsidRDefault="008C6F2C">
            <w:pPr>
              <w:keepNext/>
            </w:pPr>
            <w:r>
              <w:rPr>
                <w:b/>
                <w:sz w:val="18"/>
              </w:rPr>
              <w:t>Basis recorded in the workbook</w:t>
            </w:r>
          </w:p>
        </w:tc>
      </w:tr>
      <w:tr w:rsidR="008F54E3" w14:paraId="27D632ED" w14:textId="77777777">
        <w:trPr>
          <w:cantSplit/>
        </w:trPr>
        <w:tc>
          <w:tcPr>
            <w:tcW w:w="2249" w:type="dxa"/>
          </w:tcPr>
          <w:p w14:paraId="5C83179F" w14:textId="77777777" w:rsidR="008F54E3" w:rsidRDefault="008C6F2C">
            <w:r>
              <w:rPr>
                <w:sz w:val="18"/>
              </w:rPr>
              <w:t>Working days</w:t>
            </w:r>
          </w:p>
        </w:tc>
        <w:tc>
          <w:tcPr>
            <w:tcW w:w="2733" w:type="dxa"/>
          </w:tcPr>
          <w:p w14:paraId="2C2E1C62" w14:textId="77777777" w:rsidR="008F54E3" w:rsidRDefault="008C6F2C">
            <w:r>
              <w:rPr>
                <w:sz w:val="18"/>
              </w:rPr>
              <w:t>269.5 a year</w:t>
            </w:r>
          </w:p>
        </w:tc>
        <w:tc>
          <w:tcPr>
            <w:tcW w:w="3658" w:type="dxa"/>
          </w:tcPr>
          <w:p w14:paraId="0003AB7B" w14:textId="77777777" w:rsidR="008F54E3" w:rsidRDefault="008C6F2C">
            <w:r>
              <w:rPr>
                <w:sz w:val="18"/>
              </w:rPr>
              <w:t>49 weeks of 5.5 days (half of Saturdays)</w:t>
            </w:r>
          </w:p>
        </w:tc>
      </w:tr>
      <w:tr w:rsidR="008F54E3" w14:paraId="7A7508F3" w14:textId="77777777">
        <w:trPr>
          <w:cantSplit/>
        </w:trPr>
        <w:tc>
          <w:tcPr>
            <w:tcW w:w="2249" w:type="dxa"/>
          </w:tcPr>
          <w:p w14:paraId="5F6C6C23" w14:textId="77777777" w:rsidR="008F54E3" w:rsidRDefault="008C6F2C">
            <w:r>
              <w:rPr>
                <w:sz w:val="18"/>
              </w:rPr>
              <w:t>Daily volume</w:t>
            </w:r>
          </w:p>
        </w:tc>
        <w:tc>
          <w:tcPr>
            <w:tcW w:w="2733" w:type="dxa"/>
          </w:tcPr>
          <w:p w14:paraId="5D7D71A9" w14:textId="77777777" w:rsidR="008F54E3" w:rsidRDefault="008C6F2C">
            <w:r>
              <w:rPr>
                <w:sz w:val="18"/>
              </w:rPr>
              <w:t>37.5 m³ in 2027, then 62.5, 70, 74 and 77</w:t>
            </w:r>
          </w:p>
        </w:tc>
        <w:tc>
          <w:tcPr>
            <w:tcW w:w="3658" w:type="dxa"/>
          </w:tcPr>
          <w:p w14:paraId="307E5AFA" w14:textId="77777777" w:rsidR="008F54E3" w:rsidRDefault="008C6F2C">
            <w:r>
              <w:rPr>
                <w:sz w:val="18"/>
              </w:rPr>
              <w:t>Leeds trading in 2022</w:t>
            </w:r>
          </w:p>
        </w:tc>
      </w:tr>
      <w:tr w:rsidR="008F54E3" w14:paraId="38E3D852" w14:textId="77777777">
        <w:trPr>
          <w:cantSplit/>
        </w:trPr>
        <w:tc>
          <w:tcPr>
            <w:tcW w:w="2249" w:type="dxa"/>
          </w:tcPr>
          <w:p w14:paraId="76E55433" w14:textId="77777777" w:rsidR="008F54E3" w:rsidRDefault="008C6F2C">
            <w:r>
              <w:rPr>
                <w:sz w:val="18"/>
              </w:rPr>
              <w:t>Average selling price</w:t>
            </w:r>
          </w:p>
        </w:tc>
        <w:tc>
          <w:tcPr>
            <w:tcW w:w="2733" w:type="dxa"/>
          </w:tcPr>
          <w:p w14:paraId="56DC2788" w14:textId="77777777" w:rsidR="008F54E3" w:rsidRDefault="008C6F2C">
            <w:r>
              <w:rPr>
                <w:sz w:val="18"/>
              </w:rPr>
              <w:t>£119/m³, rising 2.5% a year</w:t>
            </w:r>
          </w:p>
        </w:tc>
        <w:tc>
          <w:tcPr>
            <w:tcW w:w="3658" w:type="dxa"/>
          </w:tcPr>
          <w:p w14:paraId="56E561C0" w14:textId="77777777" w:rsidR="008F54E3" w:rsidRDefault="008C6F2C">
            <w:r>
              <w:rPr>
                <w:sz w:val="18"/>
              </w:rPr>
              <w:t>Procon's current average rate for the area</w:t>
            </w:r>
          </w:p>
        </w:tc>
      </w:tr>
      <w:tr w:rsidR="008F54E3" w14:paraId="4CAC32F1" w14:textId="77777777">
        <w:trPr>
          <w:cantSplit/>
        </w:trPr>
        <w:tc>
          <w:tcPr>
            <w:tcW w:w="2249" w:type="dxa"/>
          </w:tcPr>
          <w:p w14:paraId="17EE85E7" w14:textId="77777777" w:rsidR="008F54E3" w:rsidRDefault="008C6F2C">
            <w:r>
              <w:rPr>
                <w:sz w:val="18"/>
              </w:rPr>
              <w:t>Materials</w:t>
            </w:r>
          </w:p>
        </w:tc>
        <w:tc>
          <w:tcPr>
            <w:tcW w:w="2733" w:type="dxa"/>
          </w:tcPr>
          <w:p w14:paraId="3493A6AA" w14:textId="77777777" w:rsidR="008F54E3" w:rsidRDefault="008C6F2C">
            <w:r>
              <w:rPr>
                <w:sz w:val="18"/>
              </w:rPr>
              <w:t>£61.26/m³: cement £25.25, sand £12.58, stone £23.43</w:t>
            </w:r>
          </w:p>
        </w:tc>
        <w:tc>
          <w:tcPr>
            <w:tcW w:w="3658" w:type="dxa"/>
          </w:tcPr>
          <w:p w14:paraId="1F6DA6FE" w14:textId="77777777" w:rsidR="008F54E3" w:rsidRDefault="008C6F2C">
            <w:r>
              <w:rPr>
                <w:sz w:val="18"/>
              </w:rPr>
              <w:t>Non-certified supplier costs (slide 7)</w:t>
            </w:r>
          </w:p>
        </w:tc>
      </w:tr>
      <w:tr w:rsidR="008F54E3" w14:paraId="0447BCEB" w14:textId="77777777">
        <w:trPr>
          <w:cantSplit/>
        </w:trPr>
        <w:tc>
          <w:tcPr>
            <w:tcW w:w="2249" w:type="dxa"/>
          </w:tcPr>
          <w:p w14:paraId="052B2B22" w14:textId="77777777" w:rsidR="008F54E3" w:rsidRDefault="008C6F2C">
            <w:r>
              <w:rPr>
                <w:sz w:val="18"/>
              </w:rPr>
              <w:t>Admixtures and water; fuel</w:t>
            </w:r>
          </w:p>
        </w:tc>
        <w:tc>
          <w:tcPr>
            <w:tcW w:w="2733" w:type="dxa"/>
          </w:tcPr>
          <w:p w14:paraId="64227A30" w14:textId="77777777" w:rsidR="008F54E3" w:rsidRDefault="008C6F2C">
            <w:r>
              <w:rPr>
                <w:sz w:val="18"/>
              </w:rPr>
              <w:t>£3.50 and £2.50 per m³</w:t>
            </w:r>
          </w:p>
        </w:tc>
        <w:tc>
          <w:tcPr>
            <w:tcW w:w="3658" w:type="dxa"/>
          </w:tcPr>
          <w:p w14:paraId="19B65E2E" w14:textId="77777777" w:rsidR="008F54E3" w:rsidRDefault="008C6F2C">
            <w:r>
              <w:rPr>
                <w:sz w:val="18"/>
              </w:rPr>
              <w:t>Estimate</w:t>
            </w:r>
          </w:p>
        </w:tc>
      </w:tr>
      <w:tr w:rsidR="008F54E3" w14:paraId="69BD969C" w14:textId="77777777">
        <w:trPr>
          <w:cantSplit/>
        </w:trPr>
        <w:tc>
          <w:tcPr>
            <w:tcW w:w="2249" w:type="dxa"/>
          </w:tcPr>
          <w:p w14:paraId="4F272B4F" w14:textId="77777777" w:rsidR="008F54E3" w:rsidRDefault="008C6F2C">
            <w:r>
              <w:rPr>
                <w:sz w:val="18"/>
              </w:rPr>
              <w:t>Rent; business rates</w:t>
            </w:r>
          </w:p>
        </w:tc>
        <w:tc>
          <w:tcPr>
            <w:tcW w:w="2733" w:type="dxa"/>
          </w:tcPr>
          <w:p w14:paraId="2CB5486C" w14:textId="77777777" w:rsidR="008F54E3" w:rsidRDefault="008C6F2C">
            <w:r>
              <w:rPr>
                <w:sz w:val="18"/>
              </w:rPr>
              <w:t>£60,000; £30,000 a year</w:t>
            </w:r>
          </w:p>
        </w:tc>
        <w:tc>
          <w:tcPr>
            <w:tcW w:w="3658" w:type="dxa"/>
          </w:tcPr>
          <w:p w14:paraId="41A81F17" w14:textId="77777777" w:rsidR="008F54E3" w:rsidRDefault="008C6F2C">
            <w:r>
              <w:rPr>
                <w:sz w:val="18"/>
              </w:rPr>
              <w:t>Rent to suit the listed yards (Appendix 10); rates estimated</w:t>
            </w:r>
          </w:p>
        </w:tc>
      </w:tr>
      <w:tr w:rsidR="008F54E3" w14:paraId="78269E0C" w14:textId="77777777">
        <w:trPr>
          <w:cantSplit/>
        </w:trPr>
        <w:tc>
          <w:tcPr>
            <w:tcW w:w="2249" w:type="dxa"/>
          </w:tcPr>
          <w:p w14:paraId="2947D609" w14:textId="77777777" w:rsidR="008F54E3" w:rsidRDefault="008C6F2C">
            <w:r>
              <w:rPr>
                <w:sz w:val="18"/>
              </w:rPr>
              <w:t>Labour</w:t>
            </w:r>
          </w:p>
        </w:tc>
        <w:tc>
          <w:tcPr>
            <w:tcW w:w="2733" w:type="dxa"/>
          </w:tcPr>
          <w:p w14:paraId="43EAD84F" w14:textId="77777777" w:rsidR="008F54E3" w:rsidRDefault="008C6F2C">
            <w:r>
              <w:rPr>
                <w:sz w:val="18"/>
              </w:rPr>
              <w:t>£37,440 a year</w:t>
            </w:r>
          </w:p>
        </w:tc>
        <w:tc>
          <w:tcPr>
            <w:tcW w:w="3658" w:type="dxa"/>
          </w:tcPr>
          <w:p w14:paraId="23791BA7" w14:textId="77777777" w:rsidR="008F54E3" w:rsidRDefault="008C6F2C">
            <w:r>
              <w:rPr>
                <w:sz w:val="18"/>
              </w:rPr>
              <w:t>£16 an hour, 45 hours, 52 weeks: one post</w:t>
            </w:r>
          </w:p>
        </w:tc>
      </w:tr>
      <w:tr w:rsidR="008F54E3" w14:paraId="0FAC2A9F" w14:textId="77777777">
        <w:trPr>
          <w:cantSplit/>
        </w:trPr>
        <w:tc>
          <w:tcPr>
            <w:tcW w:w="2249" w:type="dxa"/>
          </w:tcPr>
          <w:p w14:paraId="7C8A1E07" w14:textId="77777777" w:rsidR="008F54E3" w:rsidRDefault="008C6F2C">
            <w:r>
              <w:rPr>
                <w:sz w:val="18"/>
              </w:rPr>
              <w:t>Office and management labour</w:t>
            </w:r>
          </w:p>
        </w:tc>
        <w:tc>
          <w:tcPr>
            <w:tcW w:w="2733" w:type="dxa"/>
          </w:tcPr>
          <w:p w14:paraId="59AEF37E" w14:textId="77777777" w:rsidR="008F54E3" w:rsidRDefault="008C6F2C">
            <w:r>
              <w:rPr>
                <w:sz w:val="18"/>
              </w:rPr>
              <w:t>£72,000 a year</w:t>
            </w:r>
          </w:p>
        </w:tc>
        <w:tc>
          <w:tcPr>
            <w:tcW w:w="3658" w:type="dxa"/>
          </w:tcPr>
          <w:p w14:paraId="27C019D8" w14:textId="77777777" w:rsidR="008F54E3" w:rsidRDefault="008C6F2C">
            <w:r>
              <w:rPr>
                <w:sz w:val="18"/>
              </w:rPr>
              <w:t>Trainee scheduler and sales; may be carried at Warrington</w:t>
            </w:r>
          </w:p>
        </w:tc>
      </w:tr>
      <w:tr w:rsidR="008F54E3" w14:paraId="7B94B158" w14:textId="77777777">
        <w:trPr>
          <w:cantSplit/>
        </w:trPr>
        <w:tc>
          <w:tcPr>
            <w:tcW w:w="2249" w:type="dxa"/>
          </w:tcPr>
          <w:p w14:paraId="5AEBBD3F" w14:textId="77777777" w:rsidR="008F54E3" w:rsidRDefault="008C6F2C">
            <w:r>
              <w:rPr>
                <w:sz w:val="18"/>
              </w:rPr>
              <w:t>Other fixed costs</w:t>
            </w:r>
          </w:p>
        </w:tc>
        <w:tc>
          <w:tcPr>
            <w:tcW w:w="2733" w:type="dxa"/>
          </w:tcPr>
          <w:p w14:paraId="20C80F87" w14:textId="77777777" w:rsidR="008F54E3" w:rsidRDefault="008C6F2C">
            <w:r>
              <w:rPr>
                <w:sz w:val="18"/>
              </w:rPr>
              <w:t>£44,900 a year</w:t>
            </w:r>
          </w:p>
        </w:tc>
        <w:tc>
          <w:tcPr>
            <w:tcW w:w="3658" w:type="dxa"/>
          </w:tcPr>
          <w:p w14:paraId="36086843" w14:textId="77777777" w:rsidR="008F54E3" w:rsidRDefault="008C6F2C">
            <w:r>
              <w:rPr>
                <w:sz w:val="18"/>
              </w:rPr>
              <w:t>Repairs £5,000; utilities £20,000; insurance £10,000; testing £5,000; IT £2,400; other £2,500 (estimates)</w:t>
            </w:r>
          </w:p>
        </w:tc>
      </w:tr>
      <w:tr w:rsidR="008F54E3" w14:paraId="7A5BD89A" w14:textId="77777777">
        <w:trPr>
          <w:cantSplit/>
        </w:trPr>
        <w:tc>
          <w:tcPr>
            <w:tcW w:w="2249" w:type="dxa"/>
          </w:tcPr>
          <w:p w14:paraId="12648976" w14:textId="77777777" w:rsidR="008F54E3" w:rsidRDefault="008C6F2C">
            <w:r>
              <w:rPr>
                <w:sz w:val="18"/>
              </w:rPr>
              <w:t>Fleet</w:t>
            </w:r>
          </w:p>
        </w:tc>
        <w:tc>
          <w:tcPr>
            <w:tcW w:w="2733" w:type="dxa"/>
          </w:tcPr>
          <w:p w14:paraId="35FA3D86" w14:textId="77777777" w:rsidR="008F54E3" w:rsidRDefault="008C6F2C">
            <w:r>
              <w:rPr>
                <w:sz w:val="18"/>
              </w:rPr>
              <w:t>Two mixers; finance £62,800 a year each</w:t>
            </w:r>
          </w:p>
        </w:tc>
        <w:tc>
          <w:tcPr>
            <w:tcW w:w="3658" w:type="dxa"/>
          </w:tcPr>
          <w:p w14:paraId="5C17065C" w14:textId="77777777" w:rsidR="008F54E3" w:rsidRDefault="008C6F2C">
            <w:r>
              <w:rPr>
                <w:sz w:val="18"/>
              </w:rPr>
              <w:t>£5,233 a month per vehicle</w:t>
            </w:r>
          </w:p>
        </w:tc>
      </w:tr>
      <w:tr w:rsidR="008F54E3" w14:paraId="11EE8D90" w14:textId="77777777">
        <w:trPr>
          <w:cantSplit/>
        </w:trPr>
        <w:tc>
          <w:tcPr>
            <w:tcW w:w="2249" w:type="dxa"/>
          </w:tcPr>
          <w:p w14:paraId="30917C57" w14:textId="77777777" w:rsidR="008F54E3" w:rsidRDefault="008C6F2C">
            <w:r>
              <w:rPr>
                <w:sz w:val="18"/>
              </w:rPr>
              <w:t>Capital</w:t>
            </w:r>
          </w:p>
        </w:tc>
        <w:tc>
          <w:tcPr>
            <w:tcW w:w="2733" w:type="dxa"/>
          </w:tcPr>
          <w:p w14:paraId="585BDAC3" w14:textId="77777777" w:rsidR="008F54E3" w:rsidRDefault="008C6F2C">
            <w:r>
              <w:rPr>
                <w:sz w:val="18"/>
              </w:rPr>
              <w:t>£278,520</w:t>
            </w:r>
          </w:p>
        </w:tc>
        <w:tc>
          <w:tcPr>
            <w:tcW w:w="3658" w:type="dxa"/>
          </w:tcPr>
          <w:p w14:paraId="56E45DC7" w14:textId="77777777" w:rsidR="008F54E3" w:rsidRDefault="008C6F2C">
            <w:r>
              <w:rPr>
                <w:sz w:val="18"/>
              </w:rPr>
              <w:t>Capital schedule £253,200 plus 10% contingency; mostly second-hand estimates</w:t>
            </w:r>
          </w:p>
        </w:tc>
      </w:tr>
      <w:tr w:rsidR="008F54E3" w14:paraId="0B34DFE7" w14:textId="77777777">
        <w:trPr>
          <w:cantSplit/>
        </w:trPr>
        <w:tc>
          <w:tcPr>
            <w:tcW w:w="2249" w:type="dxa"/>
          </w:tcPr>
          <w:p w14:paraId="07B980DE" w14:textId="77777777" w:rsidR="008F54E3" w:rsidRDefault="008C6F2C">
            <w:r>
              <w:rPr>
                <w:sz w:val="18"/>
              </w:rPr>
              <w:t>Inflation</w:t>
            </w:r>
          </w:p>
        </w:tc>
        <w:tc>
          <w:tcPr>
            <w:tcW w:w="2733" w:type="dxa"/>
          </w:tcPr>
          <w:p w14:paraId="729176EC" w14:textId="77777777" w:rsidR="008F54E3" w:rsidRDefault="008C6F2C">
            <w:r>
              <w:rPr>
                <w:sz w:val="18"/>
              </w:rPr>
              <w:t>Price and variable cost 2.5%; fixed cost 3% a year</w:t>
            </w:r>
          </w:p>
        </w:tc>
        <w:tc>
          <w:tcPr>
            <w:tcW w:w="3658" w:type="dxa"/>
          </w:tcPr>
          <w:p w14:paraId="518C375E" w14:textId="77777777" w:rsidR="008F54E3" w:rsidRDefault="008C6F2C">
            <w:r>
              <w:rPr>
                <w:sz w:val="18"/>
              </w:rPr>
              <w:t>Estimate</w:t>
            </w:r>
          </w:p>
        </w:tc>
      </w:tr>
      <w:tr w:rsidR="008F54E3" w14:paraId="52376FA3" w14:textId="77777777">
        <w:trPr>
          <w:cantSplit/>
        </w:trPr>
        <w:tc>
          <w:tcPr>
            <w:tcW w:w="2249" w:type="dxa"/>
          </w:tcPr>
          <w:p w14:paraId="067E50BA" w14:textId="77777777" w:rsidR="008F54E3" w:rsidRDefault="008C6F2C">
            <w:r>
              <w:rPr>
                <w:sz w:val="18"/>
              </w:rPr>
              <w:t>Working capital</w:t>
            </w:r>
          </w:p>
        </w:tc>
        <w:tc>
          <w:tcPr>
            <w:tcW w:w="2733" w:type="dxa"/>
          </w:tcPr>
          <w:p w14:paraId="36EB9EB3" w14:textId="77777777" w:rsidR="008F54E3" w:rsidRDefault="008C6F2C">
            <w:r>
              <w:rPr>
                <w:sz w:val="18"/>
              </w:rPr>
              <w:t>45 debtor days; 30 creditor days; 7 days' stock</w:t>
            </w:r>
          </w:p>
        </w:tc>
        <w:tc>
          <w:tcPr>
            <w:tcW w:w="3658" w:type="dxa"/>
          </w:tcPr>
          <w:p w14:paraId="08341C89" w14:textId="77777777" w:rsidR="008F54E3" w:rsidRDefault="008C6F2C">
            <w:r>
              <w:rPr>
                <w:sz w:val="18"/>
              </w:rPr>
              <w:t>Estimate</w:t>
            </w:r>
          </w:p>
        </w:tc>
      </w:tr>
      <w:tr w:rsidR="008F54E3" w14:paraId="5FD82B75" w14:textId="77777777">
        <w:trPr>
          <w:cantSplit/>
        </w:trPr>
        <w:tc>
          <w:tcPr>
            <w:tcW w:w="2249" w:type="dxa"/>
          </w:tcPr>
          <w:p w14:paraId="33C29F13" w14:textId="77777777" w:rsidR="008F54E3" w:rsidRDefault="008C6F2C">
            <w:r>
              <w:rPr>
                <w:sz w:val="18"/>
              </w:rPr>
              <w:t>Tax; depreciation; maintenance capital</w:t>
            </w:r>
          </w:p>
        </w:tc>
        <w:tc>
          <w:tcPr>
            <w:tcW w:w="2733" w:type="dxa"/>
          </w:tcPr>
          <w:p w14:paraId="4C5D7418" w14:textId="77777777" w:rsidR="008F54E3" w:rsidRDefault="008C6F2C">
            <w:r>
              <w:rPr>
                <w:sz w:val="18"/>
              </w:rPr>
              <w:t>25%; ten years; 1% of revenue</w:t>
            </w:r>
          </w:p>
        </w:tc>
        <w:tc>
          <w:tcPr>
            <w:tcW w:w="3658" w:type="dxa"/>
          </w:tcPr>
          <w:p w14:paraId="383B8E8B" w14:textId="77777777" w:rsidR="008F54E3" w:rsidRDefault="008C6F2C">
            <w:r>
              <w:rPr>
                <w:sz w:val="18"/>
              </w:rPr>
              <w:t>Model convention</w:t>
            </w:r>
          </w:p>
        </w:tc>
      </w:tr>
      <w:tr w:rsidR="008F54E3" w14:paraId="108B7B69" w14:textId="77777777">
        <w:trPr>
          <w:cantSplit/>
        </w:trPr>
        <w:tc>
          <w:tcPr>
            <w:tcW w:w="2249" w:type="dxa"/>
          </w:tcPr>
          <w:p w14:paraId="030813DB" w14:textId="77777777" w:rsidR="008F54E3" w:rsidRDefault="008C6F2C">
            <w:r>
              <w:rPr>
                <w:sz w:val="18"/>
              </w:rPr>
              <w:t>Discount rate</w:t>
            </w:r>
          </w:p>
        </w:tc>
        <w:tc>
          <w:tcPr>
            <w:tcW w:w="2733" w:type="dxa"/>
          </w:tcPr>
          <w:p w14:paraId="67EE5EB2" w14:textId="77777777" w:rsidR="008F54E3" w:rsidRDefault="008C6F2C">
            <w:r>
              <w:rPr>
                <w:sz w:val="18"/>
              </w:rPr>
              <w:t>0%</w:t>
            </w:r>
          </w:p>
        </w:tc>
        <w:tc>
          <w:tcPr>
            <w:tcW w:w="3658" w:type="dxa"/>
          </w:tcPr>
          <w:p w14:paraId="3EB3BDF7" w14:textId="77777777" w:rsidR="008F54E3" w:rsidRDefault="008C6F2C">
            <w:r>
              <w:rPr>
                <w:sz w:val="18"/>
              </w:rPr>
              <w:t>Not set (Table A9.4)</w:t>
            </w:r>
          </w:p>
        </w:tc>
      </w:tr>
    </w:tbl>
    <w:p w14:paraId="520A13FB" w14:textId="77777777" w:rsidR="008F54E3" w:rsidRDefault="008C6F2C">
      <w:pPr>
        <w:pStyle w:val="TableCaption"/>
        <w:keepNext/>
      </w:pPr>
      <w: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14:paraId="773E549F" w14:textId="77777777">
        <w:trPr>
          <w:cantSplit/>
          <w:tblHeader/>
        </w:trPr>
        <w:tc>
          <w:tcPr>
            <w:tcW w:w="1966" w:type="dxa"/>
          </w:tcPr>
          <w:p w14:paraId="67AD5DCC" w14:textId="77777777" w:rsidR="008F54E3" w:rsidRDefault="008C6F2C">
            <w:pPr>
              <w:keepNext/>
            </w:pPr>
            <w:r>
              <w:rPr>
                <w:b/>
                <w:sz w:val="18"/>
              </w:rPr>
              <w:t>Line</w:t>
            </w:r>
          </w:p>
        </w:tc>
        <w:tc>
          <w:tcPr>
            <w:tcW w:w="1329" w:type="dxa"/>
          </w:tcPr>
          <w:p w14:paraId="00F43E3E" w14:textId="77777777" w:rsidR="008F54E3" w:rsidRDefault="008C6F2C">
            <w:pPr>
              <w:keepNext/>
            </w:pPr>
            <w:r>
              <w:rPr>
                <w:b/>
                <w:sz w:val="18"/>
              </w:rPr>
              <w:t>2027</w:t>
            </w:r>
          </w:p>
        </w:tc>
        <w:tc>
          <w:tcPr>
            <w:tcW w:w="1336" w:type="dxa"/>
          </w:tcPr>
          <w:p w14:paraId="35048FEA" w14:textId="77777777" w:rsidR="008F54E3" w:rsidRDefault="008C6F2C">
            <w:pPr>
              <w:keepNext/>
            </w:pPr>
            <w:r>
              <w:rPr>
                <w:b/>
                <w:sz w:val="18"/>
              </w:rPr>
              <w:t>2028</w:t>
            </w:r>
          </w:p>
        </w:tc>
        <w:tc>
          <w:tcPr>
            <w:tcW w:w="1333" w:type="dxa"/>
          </w:tcPr>
          <w:p w14:paraId="0B11D11D" w14:textId="77777777" w:rsidR="008F54E3" w:rsidRDefault="008C6F2C">
            <w:pPr>
              <w:keepNext/>
            </w:pPr>
            <w:r>
              <w:rPr>
                <w:b/>
                <w:sz w:val="18"/>
              </w:rPr>
              <w:t>2029</w:t>
            </w:r>
          </w:p>
        </w:tc>
        <w:tc>
          <w:tcPr>
            <w:tcW w:w="1333" w:type="dxa"/>
          </w:tcPr>
          <w:p w14:paraId="459000FE" w14:textId="77777777" w:rsidR="008F54E3" w:rsidRDefault="008C6F2C">
            <w:pPr>
              <w:keepNext/>
            </w:pPr>
            <w:r>
              <w:rPr>
                <w:b/>
                <w:sz w:val="18"/>
              </w:rPr>
              <w:t>2030</w:t>
            </w:r>
          </w:p>
        </w:tc>
        <w:tc>
          <w:tcPr>
            <w:tcW w:w="1343" w:type="dxa"/>
          </w:tcPr>
          <w:p w14:paraId="4082DBFD" w14:textId="77777777" w:rsidR="008F54E3" w:rsidRDefault="008C6F2C">
            <w:pPr>
              <w:keepNext/>
            </w:pPr>
            <w:r>
              <w:rPr>
                <w:b/>
                <w:sz w:val="18"/>
              </w:rPr>
              <w:t>2031</w:t>
            </w:r>
          </w:p>
        </w:tc>
      </w:tr>
      <w:tr w:rsidR="008F54E3" w14:paraId="1A845D24" w14:textId="77777777">
        <w:trPr>
          <w:cantSplit/>
        </w:trPr>
        <w:tc>
          <w:tcPr>
            <w:tcW w:w="1966" w:type="dxa"/>
          </w:tcPr>
          <w:p w14:paraId="2D413E31" w14:textId="77777777" w:rsidR="008F54E3" w:rsidRDefault="008C6F2C">
            <w:r>
              <w:rPr>
                <w:sz w:val="18"/>
              </w:rPr>
              <w:t>Volume (m³ a day)</w:t>
            </w:r>
          </w:p>
        </w:tc>
        <w:tc>
          <w:tcPr>
            <w:tcW w:w="1329" w:type="dxa"/>
          </w:tcPr>
          <w:p w14:paraId="3AFB9CF7" w14:textId="77777777" w:rsidR="008F54E3" w:rsidRDefault="008C6F2C">
            <w:r>
              <w:rPr>
                <w:sz w:val="18"/>
              </w:rPr>
              <w:t>37.5</w:t>
            </w:r>
          </w:p>
        </w:tc>
        <w:tc>
          <w:tcPr>
            <w:tcW w:w="1336" w:type="dxa"/>
          </w:tcPr>
          <w:p w14:paraId="61C18E4A" w14:textId="77777777" w:rsidR="008F54E3" w:rsidRDefault="008C6F2C">
            <w:r>
              <w:rPr>
                <w:sz w:val="18"/>
              </w:rPr>
              <w:t>62.5</w:t>
            </w:r>
          </w:p>
        </w:tc>
        <w:tc>
          <w:tcPr>
            <w:tcW w:w="1333" w:type="dxa"/>
          </w:tcPr>
          <w:p w14:paraId="597C8F90" w14:textId="77777777" w:rsidR="008F54E3" w:rsidRDefault="008C6F2C">
            <w:r>
              <w:rPr>
                <w:sz w:val="18"/>
              </w:rPr>
              <w:t>70</w:t>
            </w:r>
          </w:p>
        </w:tc>
        <w:tc>
          <w:tcPr>
            <w:tcW w:w="1333" w:type="dxa"/>
          </w:tcPr>
          <w:p w14:paraId="1A9C699F" w14:textId="77777777" w:rsidR="008F54E3" w:rsidRDefault="008C6F2C">
            <w:r>
              <w:rPr>
                <w:sz w:val="18"/>
              </w:rPr>
              <w:t>74</w:t>
            </w:r>
          </w:p>
        </w:tc>
        <w:tc>
          <w:tcPr>
            <w:tcW w:w="1343" w:type="dxa"/>
          </w:tcPr>
          <w:p w14:paraId="7D8CB839" w14:textId="77777777" w:rsidR="008F54E3" w:rsidRDefault="008C6F2C">
            <w:r>
              <w:rPr>
                <w:sz w:val="18"/>
              </w:rPr>
              <w:t>77</w:t>
            </w:r>
          </w:p>
        </w:tc>
      </w:tr>
      <w:tr w:rsidR="008F54E3" w14:paraId="0944AEC1" w14:textId="77777777">
        <w:trPr>
          <w:cantSplit/>
        </w:trPr>
        <w:tc>
          <w:tcPr>
            <w:tcW w:w="1966" w:type="dxa"/>
          </w:tcPr>
          <w:p w14:paraId="62F6006C" w14:textId="77777777" w:rsidR="008F54E3" w:rsidRDefault="008C6F2C">
            <w:r>
              <w:rPr>
                <w:sz w:val="18"/>
              </w:rPr>
              <w:t>Price (£/m³)</w:t>
            </w:r>
          </w:p>
        </w:tc>
        <w:tc>
          <w:tcPr>
            <w:tcW w:w="1329" w:type="dxa"/>
          </w:tcPr>
          <w:p w14:paraId="127B20FB" w14:textId="77777777" w:rsidR="008F54E3" w:rsidRDefault="008C6F2C">
            <w:r>
              <w:rPr>
                <w:sz w:val="18"/>
              </w:rPr>
              <w:t>119.00</w:t>
            </w:r>
          </w:p>
        </w:tc>
        <w:tc>
          <w:tcPr>
            <w:tcW w:w="1336" w:type="dxa"/>
          </w:tcPr>
          <w:p w14:paraId="18ACE652" w14:textId="77777777" w:rsidR="008F54E3" w:rsidRDefault="008C6F2C">
            <w:r>
              <w:rPr>
                <w:sz w:val="18"/>
              </w:rPr>
              <w:t>121.97</w:t>
            </w:r>
          </w:p>
        </w:tc>
        <w:tc>
          <w:tcPr>
            <w:tcW w:w="1333" w:type="dxa"/>
          </w:tcPr>
          <w:p w14:paraId="3C0CA6EA" w14:textId="77777777" w:rsidR="008F54E3" w:rsidRDefault="008C6F2C">
            <w:r>
              <w:rPr>
                <w:sz w:val="18"/>
              </w:rPr>
              <w:t>125.02</w:t>
            </w:r>
          </w:p>
        </w:tc>
        <w:tc>
          <w:tcPr>
            <w:tcW w:w="1333" w:type="dxa"/>
          </w:tcPr>
          <w:p w14:paraId="4C6C31A7" w14:textId="77777777" w:rsidR="008F54E3" w:rsidRDefault="008C6F2C">
            <w:r>
              <w:rPr>
                <w:sz w:val="18"/>
              </w:rPr>
              <w:t>128.15</w:t>
            </w:r>
          </w:p>
        </w:tc>
        <w:tc>
          <w:tcPr>
            <w:tcW w:w="1343" w:type="dxa"/>
          </w:tcPr>
          <w:p w14:paraId="6DB9BAEB" w14:textId="77777777" w:rsidR="008F54E3" w:rsidRDefault="008C6F2C">
            <w:r>
              <w:rPr>
                <w:sz w:val="18"/>
              </w:rPr>
              <w:t>131.35</w:t>
            </w:r>
          </w:p>
        </w:tc>
      </w:tr>
      <w:tr w:rsidR="008F54E3" w14:paraId="31BE515A" w14:textId="77777777">
        <w:trPr>
          <w:cantSplit/>
        </w:trPr>
        <w:tc>
          <w:tcPr>
            <w:tcW w:w="1966" w:type="dxa"/>
          </w:tcPr>
          <w:p w14:paraId="2AF0CC73" w14:textId="77777777" w:rsidR="008F54E3" w:rsidRDefault="008C6F2C">
            <w:r>
              <w:rPr>
                <w:sz w:val="18"/>
              </w:rPr>
              <w:t>Revenue</w:t>
            </w:r>
          </w:p>
        </w:tc>
        <w:tc>
          <w:tcPr>
            <w:tcW w:w="1329" w:type="dxa"/>
          </w:tcPr>
          <w:p w14:paraId="72E0234D" w14:textId="77777777" w:rsidR="008F54E3" w:rsidRDefault="008C6F2C">
            <w:r>
              <w:rPr>
                <w:sz w:val="18"/>
              </w:rPr>
              <w:t>1,202,644</w:t>
            </w:r>
          </w:p>
        </w:tc>
        <w:tc>
          <w:tcPr>
            <w:tcW w:w="1336" w:type="dxa"/>
          </w:tcPr>
          <w:p w14:paraId="1BB744C6" w14:textId="77777777" w:rsidR="008F54E3" w:rsidRDefault="008C6F2C">
            <w:r>
              <w:rPr>
                <w:sz w:val="18"/>
              </w:rPr>
              <w:t>2,054,516</w:t>
            </w:r>
          </w:p>
        </w:tc>
        <w:tc>
          <w:tcPr>
            <w:tcW w:w="1333" w:type="dxa"/>
          </w:tcPr>
          <w:p w14:paraId="60D626E3" w14:textId="77777777" w:rsidR="008F54E3" w:rsidRDefault="008C6F2C">
            <w:r>
              <w:rPr>
                <w:sz w:val="18"/>
              </w:rPr>
              <w:t>2,358,585</w:t>
            </w:r>
          </w:p>
        </w:tc>
        <w:tc>
          <w:tcPr>
            <w:tcW w:w="1333" w:type="dxa"/>
          </w:tcPr>
          <w:p w14:paraId="129EACD5" w14:textId="77777777" w:rsidR="008F54E3" w:rsidRDefault="008C6F2C">
            <w:r>
              <w:rPr>
                <w:sz w:val="18"/>
              </w:rPr>
              <w:t>2,555,695</w:t>
            </w:r>
          </w:p>
        </w:tc>
        <w:tc>
          <w:tcPr>
            <w:tcW w:w="1343" w:type="dxa"/>
          </w:tcPr>
          <w:p w14:paraId="6C591D1A" w14:textId="77777777" w:rsidR="008F54E3" w:rsidRDefault="008C6F2C">
            <w:r>
              <w:rPr>
                <w:sz w:val="18"/>
              </w:rPr>
              <w:t>2,725,787</w:t>
            </w:r>
          </w:p>
        </w:tc>
      </w:tr>
      <w:tr w:rsidR="008F54E3" w14:paraId="0407ECB4" w14:textId="77777777">
        <w:trPr>
          <w:cantSplit/>
        </w:trPr>
        <w:tc>
          <w:tcPr>
            <w:tcW w:w="1966" w:type="dxa"/>
          </w:tcPr>
          <w:p w14:paraId="6D43BA8A" w14:textId="77777777" w:rsidR="008F54E3" w:rsidRDefault="008C6F2C">
            <w:r>
              <w:rPr>
                <w:sz w:val="18"/>
              </w:rPr>
              <w:t>Variable costs</w:t>
            </w:r>
          </w:p>
        </w:tc>
        <w:tc>
          <w:tcPr>
            <w:tcW w:w="1329" w:type="dxa"/>
          </w:tcPr>
          <w:p w14:paraId="5A583FF6" w14:textId="77777777" w:rsidR="008F54E3" w:rsidRDefault="008C6F2C">
            <w:r>
              <w:rPr>
                <w:sz w:val="18"/>
              </w:rPr>
              <w:t>679,746</w:t>
            </w:r>
          </w:p>
        </w:tc>
        <w:tc>
          <w:tcPr>
            <w:tcW w:w="1336" w:type="dxa"/>
          </w:tcPr>
          <w:p w14:paraId="069A95B7" w14:textId="77777777" w:rsidR="008F54E3" w:rsidRDefault="008C6F2C">
            <w:r>
              <w:rPr>
                <w:sz w:val="18"/>
              </w:rPr>
              <w:t>1,161,233</w:t>
            </w:r>
          </w:p>
        </w:tc>
        <w:tc>
          <w:tcPr>
            <w:tcW w:w="1333" w:type="dxa"/>
          </w:tcPr>
          <w:p w14:paraId="736E3CAF" w14:textId="77777777" w:rsidR="008F54E3" w:rsidRDefault="008C6F2C">
            <w:r>
              <w:rPr>
                <w:sz w:val="18"/>
              </w:rPr>
              <w:t>1,333,096</w:t>
            </w:r>
          </w:p>
        </w:tc>
        <w:tc>
          <w:tcPr>
            <w:tcW w:w="1333" w:type="dxa"/>
          </w:tcPr>
          <w:p w14:paraId="671AF00C" w14:textId="77777777" w:rsidR="008F54E3" w:rsidRDefault="008C6F2C">
            <w:r>
              <w:rPr>
                <w:sz w:val="18"/>
              </w:rPr>
              <w:t>1,444,505</w:t>
            </w:r>
          </w:p>
        </w:tc>
        <w:tc>
          <w:tcPr>
            <w:tcW w:w="1343" w:type="dxa"/>
          </w:tcPr>
          <w:p w14:paraId="0F77DA8C" w14:textId="77777777" w:rsidR="008F54E3" w:rsidRDefault="008C6F2C">
            <w:r>
              <w:rPr>
                <w:sz w:val="18"/>
              </w:rPr>
              <w:t>1,540,642</w:t>
            </w:r>
          </w:p>
        </w:tc>
      </w:tr>
      <w:tr w:rsidR="008F54E3" w14:paraId="7236E2F9" w14:textId="77777777">
        <w:trPr>
          <w:cantSplit/>
        </w:trPr>
        <w:tc>
          <w:tcPr>
            <w:tcW w:w="1966" w:type="dxa"/>
          </w:tcPr>
          <w:p w14:paraId="3F105F93" w14:textId="77777777" w:rsidR="008F54E3" w:rsidRDefault="008C6F2C">
            <w:r>
              <w:rPr>
                <w:sz w:val="18"/>
              </w:rPr>
              <w:t>Fixed operating costs</w:t>
            </w:r>
          </w:p>
        </w:tc>
        <w:tc>
          <w:tcPr>
            <w:tcW w:w="1329" w:type="dxa"/>
          </w:tcPr>
          <w:p w14:paraId="722F6E5B" w14:textId="77777777" w:rsidR="008F54E3" w:rsidRDefault="008C6F2C">
            <w:r>
              <w:rPr>
                <w:sz w:val="18"/>
              </w:rPr>
              <w:t>244,340</w:t>
            </w:r>
          </w:p>
        </w:tc>
        <w:tc>
          <w:tcPr>
            <w:tcW w:w="1336" w:type="dxa"/>
          </w:tcPr>
          <w:p w14:paraId="20A97EBD" w14:textId="77777777" w:rsidR="008F54E3" w:rsidRDefault="008C6F2C">
            <w:r>
              <w:rPr>
                <w:sz w:val="18"/>
              </w:rPr>
              <w:t>251,670</w:t>
            </w:r>
          </w:p>
        </w:tc>
        <w:tc>
          <w:tcPr>
            <w:tcW w:w="1333" w:type="dxa"/>
          </w:tcPr>
          <w:p w14:paraId="216FDEDF" w14:textId="77777777" w:rsidR="008F54E3" w:rsidRDefault="008C6F2C">
            <w:r>
              <w:rPr>
                <w:sz w:val="18"/>
              </w:rPr>
              <w:t>259,220</w:t>
            </w:r>
          </w:p>
        </w:tc>
        <w:tc>
          <w:tcPr>
            <w:tcW w:w="1333" w:type="dxa"/>
          </w:tcPr>
          <w:p w14:paraId="5BC5CC0E" w14:textId="77777777" w:rsidR="008F54E3" w:rsidRDefault="008C6F2C">
            <w:r>
              <w:rPr>
                <w:sz w:val="18"/>
              </w:rPr>
              <w:t>266,997</w:t>
            </w:r>
          </w:p>
        </w:tc>
        <w:tc>
          <w:tcPr>
            <w:tcW w:w="1343" w:type="dxa"/>
          </w:tcPr>
          <w:p w14:paraId="4E321405" w14:textId="77777777" w:rsidR="008F54E3" w:rsidRDefault="008C6F2C">
            <w:r>
              <w:rPr>
                <w:sz w:val="18"/>
              </w:rPr>
              <w:t>275,007</w:t>
            </w:r>
          </w:p>
        </w:tc>
      </w:tr>
      <w:tr w:rsidR="008F54E3" w14:paraId="7C967B04" w14:textId="77777777">
        <w:trPr>
          <w:cantSplit/>
        </w:trPr>
        <w:tc>
          <w:tcPr>
            <w:tcW w:w="1966" w:type="dxa"/>
          </w:tcPr>
          <w:p w14:paraId="3EAE5E85" w14:textId="77777777" w:rsidR="008F54E3" w:rsidRDefault="008C6F2C">
            <w:r>
              <w:rPr>
                <w:sz w:val="18"/>
              </w:rPr>
              <w:t>Fleet finance</w:t>
            </w:r>
          </w:p>
        </w:tc>
        <w:tc>
          <w:tcPr>
            <w:tcW w:w="1329" w:type="dxa"/>
          </w:tcPr>
          <w:p w14:paraId="426CFC18" w14:textId="77777777" w:rsidR="008F54E3" w:rsidRDefault="008C6F2C">
            <w:r>
              <w:rPr>
                <w:sz w:val="18"/>
              </w:rPr>
              <w:t>125,600</w:t>
            </w:r>
          </w:p>
        </w:tc>
        <w:tc>
          <w:tcPr>
            <w:tcW w:w="1336" w:type="dxa"/>
          </w:tcPr>
          <w:p w14:paraId="6A0FEE25" w14:textId="77777777" w:rsidR="008F54E3" w:rsidRDefault="008C6F2C">
            <w:r>
              <w:rPr>
                <w:sz w:val="18"/>
              </w:rPr>
              <w:t>129,368</w:t>
            </w:r>
          </w:p>
        </w:tc>
        <w:tc>
          <w:tcPr>
            <w:tcW w:w="1333" w:type="dxa"/>
          </w:tcPr>
          <w:p w14:paraId="003001F3" w14:textId="77777777" w:rsidR="008F54E3" w:rsidRDefault="008C6F2C">
            <w:r>
              <w:rPr>
                <w:sz w:val="18"/>
              </w:rPr>
              <w:t>133,249</w:t>
            </w:r>
          </w:p>
        </w:tc>
        <w:tc>
          <w:tcPr>
            <w:tcW w:w="1333" w:type="dxa"/>
          </w:tcPr>
          <w:p w14:paraId="4CC76818" w14:textId="77777777" w:rsidR="008F54E3" w:rsidRDefault="008C6F2C">
            <w:r>
              <w:rPr>
                <w:sz w:val="18"/>
              </w:rPr>
              <w:t>137,246</w:t>
            </w:r>
          </w:p>
        </w:tc>
        <w:tc>
          <w:tcPr>
            <w:tcW w:w="1343" w:type="dxa"/>
          </w:tcPr>
          <w:p w14:paraId="18F14FFE" w14:textId="77777777" w:rsidR="008F54E3" w:rsidRDefault="008C6F2C">
            <w:r>
              <w:rPr>
                <w:sz w:val="18"/>
              </w:rPr>
              <w:t>141,364</w:t>
            </w:r>
          </w:p>
        </w:tc>
      </w:tr>
      <w:tr w:rsidR="008F54E3" w14:paraId="0E17640A" w14:textId="77777777">
        <w:trPr>
          <w:cantSplit/>
        </w:trPr>
        <w:tc>
          <w:tcPr>
            <w:tcW w:w="1966" w:type="dxa"/>
          </w:tcPr>
          <w:p w14:paraId="33FA4E0D" w14:textId="77777777" w:rsidR="008F54E3" w:rsidRDefault="008C6F2C">
            <w:r>
              <w:rPr>
                <w:sz w:val="18"/>
              </w:rPr>
              <w:t>EBITDA</w:t>
            </w:r>
          </w:p>
        </w:tc>
        <w:tc>
          <w:tcPr>
            <w:tcW w:w="1329" w:type="dxa"/>
          </w:tcPr>
          <w:p w14:paraId="24911D78" w14:textId="77777777" w:rsidR="008F54E3" w:rsidRDefault="008C6F2C">
            <w:r>
              <w:rPr>
                <w:sz w:val="18"/>
              </w:rPr>
              <w:t>152,957</w:t>
            </w:r>
          </w:p>
        </w:tc>
        <w:tc>
          <w:tcPr>
            <w:tcW w:w="1336" w:type="dxa"/>
          </w:tcPr>
          <w:p w14:paraId="6E2448C7" w14:textId="77777777" w:rsidR="008F54E3" w:rsidRDefault="008C6F2C">
            <w:r>
              <w:rPr>
                <w:sz w:val="18"/>
              </w:rPr>
              <w:t>512,245</w:t>
            </w:r>
          </w:p>
        </w:tc>
        <w:tc>
          <w:tcPr>
            <w:tcW w:w="1333" w:type="dxa"/>
          </w:tcPr>
          <w:p w14:paraId="0108DF60" w14:textId="77777777" w:rsidR="008F54E3" w:rsidRDefault="008C6F2C">
            <w:r>
              <w:rPr>
                <w:sz w:val="18"/>
              </w:rPr>
              <w:t>633,020</w:t>
            </w:r>
          </w:p>
        </w:tc>
        <w:tc>
          <w:tcPr>
            <w:tcW w:w="1333" w:type="dxa"/>
          </w:tcPr>
          <w:p w14:paraId="4C6E1AB3" w14:textId="77777777" w:rsidR="008F54E3" w:rsidRDefault="008C6F2C">
            <w:r>
              <w:rPr>
                <w:sz w:val="18"/>
              </w:rPr>
              <w:t>706,947</w:t>
            </w:r>
          </w:p>
        </w:tc>
        <w:tc>
          <w:tcPr>
            <w:tcW w:w="1343" w:type="dxa"/>
          </w:tcPr>
          <w:p w14:paraId="3703210B" w14:textId="77777777" w:rsidR="008F54E3" w:rsidRDefault="008C6F2C">
            <w:r>
              <w:rPr>
                <w:sz w:val="18"/>
              </w:rPr>
              <w:t>768,774</w:t>
            </w:r>
          </w:p>
        </w:tc>
      </w:tr>
      <w:tr w:rsidR="008F54E3" w14:paraId="686B2F9D" w14:textId="77777777">
        <w:trPr>
          <w:cantSplit/>
        </w:trPr>
        <w:tc>
          <w:tcPr>
            <w:tcW w:w="1966" w:type="dxa"/>
          </w:tcPr>
          <w:p w14:paraId="32657A39" w14:textId="77777777" w:rsidR="008F54E3" w:rsidRDefault="008C6F2C">
            <w:r>
              <w:rPr>
                <w:sz w:val="18"/>
              </w:rPr>
              <w:t>EBITDA margin</w:t>
            </w:r>
          </w:p>
        </w:tc>
        <w:tc>
          <w:tcPr>
            <w:tcW w:w="1329" w:type="dxa"/>
          </w:tcPr>
          <w:p w14:paraId="7A0EA516" w14:textId="77777777" w:rsidR="008F54E3" w:rsidRDefault="008C6F2C">
            <w:r>
              <w:rPr>
                <w:sz w:val="18"/>
              </w:rPr>
              <w:t>12.7%</w:t>
            </w:r>
          </w:p>
        </w:tc>
        <w:tc>
          <w:tcPr>
            <w:tcW w:w="1336" w:type="dxa"/>
          </w:tcPr>
          <w:p w14:paraId="1EE028AB" w14:textId="77777777" w:rsidR="008F54E3" w:rsidRDefault="008C6F2C">
            <w:r>
              <w:rPr>
                <w:sz w:val="18"/>
              </w:rPr>
              <w:t>24.9%</w:t>
            </w:r>
          </w:p>
        </w:tc>
        <w:tc>
          <w:tcPr>
            <w:tcW w:w="1333" w:type="dxa"/>
          </w:tcPr>
          <w:p w14:paraId="1884DC59" w14:textId="77777777" w:rsidR="008F54E3" w:rsidRDefault="008C6F2C">
            <w:r>
              <w:rPr>
                <w:sz w:val="18"/>
              </w:rPr>
              <w:t>26.8%</w:t>
            </w:r>
          </w:p>
        </w:tc>
        <w:tc>
          <w:tcPr>
            <w:tcW w:w="1333" w:type="dxa"/>
          </w:tcPr>
          <w:p w14:paraId="3C060CF6" w14:textId="77777777" w:rsidR="008F54E3" w:rsidRDefault="008C6F2C">
            <w:r>
              <w:rPr>
                <w:sz w:val="18"/>
              </w:rPr>
              <w:t>27.7%</w:t>
            </w:r>
          </w:p>
        </w:tc>
        <w:tc>
          <w:tcPr>
            <w:tcW w:w="1343" w:type="dxa"/>
          </w:tcPr>
          <w:p w14:paraId="4F2C0FE9" w14:textId="77777777" w:rsidR="008F54E3" w:rsidRDefault="008C6F2C">
            <w:r>
              <w:rPr>
                <w:sz w:val="18"/>
              </w:rPr>
              <w:t>28.2%</w:t>
            </w:r>
          </w:p>
        </w:tc>
      </w:tr>
      <w:tr w:rsidR="008F54E3" w14:paraId="516D11A7" w14:textId="77777777">
        <w:trPr>
          <w:cantSplit/>
        </w:trPr>
        <w:tc>
          <w:tcPr>
            <w:tcW w:w="1966" w:type="dxa"/>
          </w:tcPr>
          <w:p w14:paraId="730E8F4C" w14:textId="77777777" w:rsidR="008F54E3" w:rsidRDefault="008C6F2C">
            <w:r>
              <w:rPr>
                <w:sz w:val="18"/>
              </w:rPr>
              <w:t>Tax</w:t>
            </w:r>
          </w:p>
        </w:tc>
        <w:tc>
          <w:tcPr>
            <w:tcW w:w="1329" w:type="dxa"/>
          </w:tcPr>
          <w:p w14:paraId="109C3AB7" w14:textId="77777777" w:rsidR="008F54E3" w:rsidRDefault="008C6F2C">
            <w:r>
              <w:rPr>
                <w:sz w:val="18"/>
              </w:rPr>
              <w:t>31,276</w:t>
            </w:r>
          </w:p>
        </w:tc>
        <w:tc>
          <w:tcPr>
            <w:tcW w:w="1336" w:type="dxa"/>
          </w:tcPr>
          <w:p w14:paraId="54854BBB" w14:textId="77777777" w:rsidR="008F54E3" w:rsidRDefault="008C6F2C">
            <w:r>
              <w:rPr>
                <w:sz w:val="18"/>
              </w:rPr>
              <w:t>121,098</w:t>
            </w:r>
          </w:p>
        </w:tc>
        <w:tc>
          <w:tcPr>
            <w:tcW w:w="1333" w:type="dxa"/>
          </w:tcPr>
          <w:p w14:paraId="18B72931" w14:textId="77777777" w:rsidR="008F54E3" w:rsidRDefault="008C6F2C">
            <w:r>
              <w:rPr>
                <w:sz w:val="18"/>
              </w:rPr>
              <w:t>151,292</w:t>
            </w:r>
          </w:p>
        </w:tc>
        <w:tc>
          <w:tcPr>
            <w:tcW w:w="1333" w:type="dxa"/>
          </w:tcPr>
          <w:p w14:paraId="45B3F1A0" w14:textId="77777777" w:rsidR="008F54E3" w:rsidRDefault="008C6F2C">
            <w:r>
              <w:rPr>
                <w:sz w:val="18"/>
              </w:rPr>
              <w:t>169,774</w:t>
            </w:r>
          </w:p>
        </w:tc>
        <w:tc>
          <w:tcPr>
            <w:tcW w:w="1343" w:type="dxa"/>
          </w:tcPr>
          <w:p w14:paraId="23496324" w14:textId="77777777" w:rsidR="008F54E3" w:rsidRDefault="008C6F2C">
            <w:r>
              <w:rPr>
                <w:sz w:val="18"/>
              </w:rPr>
              <w:t>185,231</w:t>
            </w:r>
          </w:p>
        </w:tc>
      </w:tr>
      <w:tr w:rsidR="008F54E3" w14:paraId="58AC99CA" w14:textId="77777777">
        <w:trPr>
          <w:cantSplit/>
        </w:trPr>
        <w:tc>
          <w:tcPr>
            <w:tcW w:w="1966" w:type="dxa"/>
          </w:tcPr>
          <w:p w14:paraId="604B08A3" w14:textId="77777777" w:rsidR="008F54E3" w:rsidRDefault="008C6F2C">
            <w:r>
              <w:rPr>
                <w:sz w:val="18"/>
              </w:rPr>
              <w:t>Increase in working capital</w:t>
            </w:r>
          </w:p>
        </w:tc>
        <w:tc>
          <w:tcPr>
            <w:tcW w:w="1329" w:type="dxa"/>
          </w:tcPr>
          <w:p w14:paraId="39972E4E" w14:textId="77777777" w:rsidR="008F54E3" w:rsidRDefault="008C6F2C">
            <w:r>
              <w:rPr>
                <w:sz w:val="18"/>
              </w:rPr>
              <w:t>105,438</w:t>
            </w:r>
          </w:p>
        </w:tc>
        <w:tc>
          <w:tcPr>
            <w:tcW w:w="1336" w:type="dxa"/>
          </w:tcPr>
          <w:p w14:paraId="77D83F0C" w14:textId="77777777" w:rsidR="008F54E3" w:rsidRDefault="008C6F2C">
            <w:r>
              <w:rPr>
                <w:sz w:val="18"/>
              </w:rPr>
              <w:t>74,685</w:t>
            </w:r>
          </w:p>
        </w:tc>
        <w:tc>
          <w:tcPr>
            <w:tcW w:w="1333" w:type="dxa"/>
          </w:tcPr>
          <w:p w14:paraId="3DF7B1F6" w14:textId="77777777" w:rsidR="008F54E3" w:rsidRDefault="008C6F2C">
            <w:r>
              <w:rPr>
                <w:sz w:val="18"/>
              </w:rPr>
              <w:t>26,658</w:t>
            </w:r>
          </w:p>
        </w:tc>
        <w:tc>
          <w:tcPr>
            <w:tcW w:w="1333" w:type="dxa"/>
          </w:tcPr>
          <w:p w14:paraId="6272F4EB" w14:textId="77777777" w:rsidR="008F54E3" w:rsidRDefault="008C6F2C">
            <w:r>
              <w:rPr>
                <w:sz w:val="18"/>
              </w:rPr>
              <w:t>17,281</w:t>
            </w:r>
          </w:p>
        </w:tc>
        <w:tc>
          <w:tcPr>
            <w:tcW w:w="1343" w:type="dxa"/>
          </w:tcPr>
          <w:p w14:paraId="6F2AD14E" w14:textId="77777777" w:rsidR="008F54E3" w:rsidRDefault="008C6F2C">
            <w:r>
              <w:rPr>
                <w:sz w:val="18"/>
              </w:rPr>
              <w:t>14,912</w:t>
            </w:r>
          </w:p>
        </w:tc>
      </w:tr>
      <w:tr w:rsidR="008F54E3" w14:paraId="15BBA9BA" w14:textId="77777777">
        <w:trPr>
          <w:cantSplit/>
        </w:trPr>
        <w:tc>
          <w:tcPr>
            <w:tcW w:w="1966" w:type="dxa"/>
          </w:tcPr>
          <w:p w14:paraId="7094CF58" w14:textId="77777777" w:rsidR="008F54E3" w:rsidRDefault="008C6F2C">
            <w:r>
              <w:rPr>
                <w:sz w:val="18"/>
              </w:rPr>
              <w:t>Maintenance capital</w:t>
            </w:r>
          </w:p>
        </w:tc>
        <w:tc>
          <w:tcPr>
            <w:tcW w:w="1329" w:type="dxa"/>
          </w:tcPr>
          <w:p w14:paraId="17E35191" w14:textId="77777777" w:rsidR="008F54E3" w:rsidRDefault="008C6F2C">
            <w:r>
              <w:rPr>
                <w:sz w:val="18"/>
              </w:rPr>
              <w:t>12,026</w:t>
            </w:r>
          </w:p>
        </w:tc>
        <w:tc>
          <w:tcPr>
            <w:tcW w:w="1336" w:type="dxa"/>
          </w:tcPr>
          <w:p w14:paraId="06BCDF0D" w14:textId="77777777" w:rsidR="008F54E3" w:rsidRDefault="008C6F2C">
            <w:r>
              <w:rPr>
                <w:sz w:val="18"/>
              </w:rPr>
              <w:t>20,545</w:t>
            </w:r>
          </w:p>
        </w:tc>
        <w:tc>
          <w:tcPr>
            <w:tcW w:w="1333" w:type="dxa"/>
          </w:tcPr>
          <w:p w14:paraId="16C5B21E" w14:textId="77777777" w:rsidR="008F54E3" w:rsidRDefault="008C6F2C">
            <w:r>
              <w:rPr>
                <w:sz w:val="18"/>
              </w:rPr>
              <w:t>23,586</w:t>
            </w:r>
          </w:p>
        </w:tc>
        <w:tc>
          <w:tcPr>
            <w:tcW w:w="1333" w:type="dxa"/>
          </w:tcPr>
          <w:p w14:paraId="394EEBCF" w14:textId="77777777" w:rsidR="008F54E3" w:rsidRDefault="008C6F2C">
            <w:r>
              <w:rPr>
                <w:sz w:val="18"/>
              </w:rPr>
              <w:t>25,557</w:t>
            </w:r>
          </w:p>
        </w:tc>
        <w:tc>
          <w:tcPr>
            <w:tcW w:w="1343" w:type="dxa"/>
          </w:tcPr>
          <w:p w14:paraId="23B945E8" w14:textId="77777777" w:rsidR="008F54E3" w:rsidRDefault="008C6F2C">
            <w:r>
              <w:rPr>
                <w:sz w:val="18"/>
              </w:rPr>
              <w:t>27,258</w:t>
            </w:r>
          </w:p>
        </w:tc>
      </w:tr>
      <w:tr w:rsidR="008F54E3" w14:paraId="7777797B" w14:textId="77777777">
        <w:trPr>
          <w:cantSplit/>
        </w:trPr>
        <w:tc>
          <w:tcPr>
            <w:tcW w:w="1966" w:type="dxa"/>
          </w:tcPr>
          <w:p w14:paraId="5B6B133E" w14:textId="77777777" w:rsidR="008F54E3" w:rsidRDefault="008C6F2C">
            <w:r>
              <w:rPr>
                <w:sz w:val="18"/>
              </w:rPr>
              <w:t>Free cash flow</w:t>
            </w:r>
          </w:p>
        </w:tc>
        <w:tc>
          <w:tcPr>
            <w:tcW w:w="1329" w:type="dxa"/>
          </w:tcPr>
          <w:p w14:paraId="35CE2716" w14:textId="77777777" w:rsidR="008F54E3" w:rsidRDefault="008C6F2C">
            <w:r>
              <w:rPr>
                <w:sz w:val="18"/>
              </w:rPr>
              <w:t>4,217</w:t>
            </w:r>
          </w:p>
        </w:tc>
        <w:tc>
          <w:tcPr>
            <w:tcW w:w="1336" w:type="dxa"/>
          </w:tcPr>
          <w:p w14:paraId="40BE509B" w14:textId="77777777" w:rsidR="008F54E3" w:rsidRDefault="008C6F2C">
            <w:r>
              <w:rPr>
                <w:sz w:val="18"/>
              </w:rPr>
              <w:t>295,916</w:t>
            </w:r>
          </w:p>
        </w:tc>
        <w:tc>
          <w:tcPr>
            <w:tcW w:w="1333" w:type="dxa"/>
          </w:tcPr>
          <w:p w14:paraId="60272D70" w14:textId="77777777" w:rsidR="008F54E3" w:rsidRDefault="008C6F2C">
            <w:r>
              <w:rPr>
                <w:sz w:val="18"/>
              </w:rPr>
              <w:t>431,484</w:t>
            </w:r>
          </w:p>
        </w:tc>
        <w:tc>
          <w:tcPr>
            <w:tcW w:w="1333" w:type="dxa"/>
          </w:tcPr>
          <w:p w14:paraId="5A070770" w14:textId="77777777" w:rsidR="008F54E3" w:rsidRDefault="008C6F2C">
            <w:r>
              <w:rPr>
                <w:sz w:val="18"/>
              </w:rPr>
              <w:t>494,335</w:t>
            </w:r>
          </w:p>
        </w:tc>
        <w:tc>
          <w:tcPr>
            <w:tcW w:w="1343" w:type="dxa"/>
          </w:tcPr>
          <w:p w14:paraId="5AB54727" w14:textId="77777777" w:rsidR="008F54E3" w:rsidRDefault="008C6F2C">
            <w:r>
              <w:rPr>
                <w:sz w:val="18"/>
              </w:rPr>
              <w:t>541,373</w:t>
            </w:r>
          </w:p>
        </w:tc>
      </w:tr>
      <w:tr w:rsidR="008F54E3" w14:paraId="59D69017" w14:textId="77777777">
        <w:trPr>
          <w:cantSplit/>
        </w:trPr>
        <w:tc>
          <w:tcPr>
            <w:tcW w:w="1966" w:type="dxa"/>
          </w:tcPr>
          <w:p w14:paraId="3D7C6D7A" w14:textId="77777777" w:rsidR="008F54E3" w:rsidRDefault="008C6F2C">
            <w:r>
              <w:rPr>
                <w:sz w:val="18"/>
              </w:rPr>
              <w:t>Cumulative cash (after £278,520 capital)</w:t>
            </w:r>
          </w:p>
        </w:tc>
        <w:tc>
          <w:tcPr>
            <w:tcW w:w="1329" w:type="dxa"/>
          </w:tcPr>
          <w:p w14:paraId="6980BCA8" w14:textId="77777777" w:rsidR="008F54E3" w:rsidRDefault="008C6F2C">
            <w:r>
              <w:rPr>
                <w:sz w:val="18"/>
              </w:rPr>
              <w:t>-274,303</w:t>
            </w:r>
          </w:p>
        </w:tc>
        <w:tc>
          <w:tcPr>
            <w:tcW w:w="1336" w:type="dxa"/>
          </w:tcPr>
          <w:p w14:paraId="0AD262FC" w14:textId="77777777" w:rsidR="008F54E3" w:rsidRDefault="008C6F2C">
            <w:r>
              <w:rPr>
                <w:sz w:val="18"/>
              </w:rPr>
              <w:t>21,613</w:t>
            </w:r>
          </w:p>
        </w:tc>
        <w:tc>
          <w:tcPr>
            <w:tcW w:w="1333" w:type="dxa"/>
          </w:tcPr>
          <w:p w14:paraId="442C0AE1" w14:textId="77777777" w:rsidR="008F54E3" w:rsidRDefault="008C6F2C">
            <w:r>
              <w:rPr>
                <w:sz w:val="18"/>
              </w:rPr>
              <w:t>453,097</w:t>
            </w:r>
          </w:p>
        </w:tc>
        <w:tc>
          <w:tcPr>
            <w:tcW w:w="1333" w:type="dxa"/>
          </w:tcPr>
          <w:p w14:paraId="68AA2F74" w14:textId="77777777" w:rsidR="008F54E3" w:rsidRDefault="008C6F2C">
            <w:r>
              <w:rPr>
                <w:sz w:val="18"/>
              </w:rPr>
              <w:t>947,432</w:t>
            </w:r>
          </w:p>
        </w:tc>
        <w:tc>
          <w:tcPr>
            <w:tcW w:w="1343" w:type="dxa"/>
          </w:tcPr>
          <w:p w14:paraId="63EB6D8C" w14:textId="77777777" w:rsidR="008F54E3" w:rsidRDefault="008C6F2C">
            <w:r>
              <w:rPr>
                <w:sz w:val="18"/>
              </w:rPr>
              <w:t>1,488,806</w:t>
            </w:r>
          </w:p>
        </w:tc>
      </w:tr>
    </w:tbl>
    <w:p w14:paraId="1762A257" w14:textId="77777777" w:rsidR="00457F15" w:rsidRDefault="00863F0A">
      <w:pPr>
        <w:pStyle w:val="TableNote"/>
      </w:pPr>
      <w:r>
        <w:rPr>
          <w:i/>
        </w:rPr>
        <w:t>Note.</w:t>
      </w:r>
      <w:r>
        <w:t xml:space="preserve"> Reproduces the workbook to the pound; the rebuild used for Appendices 8 and 9 was reconciled to it before use.</w:t>
      </w:r>
    </w:p>
    <w:p w14:paraId="3DFAB13B" w14:textId="77777777" w:rsidR="008F54E3" w:rsidRDefault="008C6F2C">
      <w:pPr>
        <w:pStyle w:val="Heading2"/>
        <w:pageBreakBefore/>
      </w:pPr>
      <w:bookmarkStart w:id="29" w:name="_Toc242131791"/>
      <w:r>
        <w:t>Appendix 8. Break-even model</w:t>
      </w:r>
      <w:bookmarkEnd w:id="29"/>
    </w:p>
    <w:p w14:paraId="556E052A" w14:textId="77777777" w:rsidR="008F54E3" w:rsidRDefault="008C6F2C">
      <w:pPr>
        <w:pStyle w:val="TableCaption"/>
        <w:keepNext/>
      </w:pPr>
      <w: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14:paraId="4F2800A6" w14:textId="77777777">
        <w:trPr>
          <w:cantSplit/>
          <w:tblHeader/>
        </w:trPr>
        <w:tc>
          <w:tcPr>
            <w:tcW w:w="1409" w:type="dxa"/>
          </w:tcPr>
          <w:p w14:paraId="78C90933" w14:textId="77777777" w:rsidR="008F54E3" w:rsidRDefault="008C6F2C">
            <w:pPr>
              <w:keepNext/>
            </w:pPr>
            <w:r>
              <w:rPr>
                <w:b/>
                <w:sz w:val="18"/>
              </w:rPr>
              <w:t>Case</w:t>
            </w:r>
          </w:p>
        </w:tc>
        <w:tc>
          <w:tcPr>
            <w:tcW w:w="1024" w:type="dxa"/>
          </w:tcPr>
          <w:p w14:paraId="5372EDC6" w14:textId="77777777" w:rsidR="008F54E3" w:rsidRDefault="008C6F2C">
            <w:pPr>
              <w:keepNext/>
            </w:pPr>
            <w:r>
              <w:rPr>
                <w:b/>
                <w:sz w:val="18"/>
              </w:rPr>
              <w:t>Fixed costs (£)</w:t>
            </w:r>
          </w:p>
        </w:tc>
        <w:tc>
          <w:tcPr>
            <w:tcW w:w="1443" w:type="dxa"/>
          </w:tcPr>
          <w:p w14:paraId="7B18B5B2" w14:textId="77777777" w:rsidR="008F54E3" w:rsidRDefault="008C6F2C">
            <w:pPr>
              <w:keepNext/>
            </w:pPr>
            <w:r>
              <w:rPr>
                <w:b/>
                <w:sz w:val="18"/>
              </w:rPr>
              <w:t>Contribution (£/m³)</w:t>
            </w:r>
          </w:p>
        </w:tc>
        <w:tc>
          <w:tcPr>
            <w:tcW w:w="1316" w:type="dxa"/>
          </w:tcPr>
          <w:p w14:paraId="7DFF55A9" w14:textId="77777777" w:rsidR="008F54E3" w:rsidRDefault="008C6F2C">
            <w:pPr>
              <w:keepNext/>
            </w:pPr>
            <w:r>
              <w:rPr>
                <w:b/>
                <w:sz w:val="18"/>
              </w:rPr>
              <w:t>Break-even (m³/day)</w:t>
            </w:r>
          </w:p>
        </w:tc>
        <w:tc>
          <w:tcPr>
            <w:tcW w:w="1378" w:type="dxa"/>
          </w:tcPr>
          <w:p w14:paraId="47863918" w14:textId="77777777" w:rsidR="008F54E3" w:rsidRDefault="008C6F2C">
            <w:pPr>
              <w:keepNext/>
            </w:pPr>
            <w:r>
              <w:rPr>
                <w:b/>
                <w:sz w:val="18"/>
              </w:rPr>
              <w:t>Break-even (m³/month)</w:t>
            </w:r>
          </w:p>
        </w:tc>
        <w:tc>
          <w:tcPr>
            <w:tcW w:w="1136" w:type="dxa"/>
          </w:tcPr>
          <w:p w14:paraId="03491B93" w14:textId="77777777" w:rsidR="008F54E3" w:rsidRDefault="008C6F2C">
            <w:pPr>
              <w:keepNext/>
            </w:pPr>
            <w:r>
              <w:rPr>
                <w:b/>
                <w:sz w:val="18"/>
              </w:rPr>
              <w:t>Planned (m³/day)</w:t>
            </w:r>
          </w:p>
        </w:tc>
        <w:tc>
          <w:tcPr>
            <w:tcW w:w="934" w:type="dxa"/>
          </w:tcPr>
          <w:p w14:paraId="26B37F51" w14:textId="77777777" w:rsidR="008F54E3" w:rsidRDefault="008C6F2C">
            <w:pPr>
              <w:keepNext/>
            </w:pPr>
            <w:r>
              <w:rPr>
                <w:b/>
                <w:sz w:val="18"/>
              </w:rPr>
              <w:t>Margin of safety</w:t>
            </w:r>
          </w:p>
        </w:tc>
      </w:tr>
      <w:tr w:rsidR="008F54E3" w14:paraId="4E1469CA" w14:textId="77777777">
        <w:trPr>
          <w:cantSplit/>
        </w:trPr>
        <w:tc>
          <w:tcPr>
            <w:tcW w:w="1409" w:type="dxa"/>
          </w:tcPr>
          <w:p w14:paraId="4CADAFF4" w14:textId="77777777" w:rsidR="008F54E3" w:rsidRDefault="008C6F2C">
            <w:r>
              <w:rPr>
                <w:sz w:val="18"/>
              </w:rPr>
              <w:t>2027, two wagons (board model)</w:t>
            </w:r>
          </w:p>
        </w:tc>
        <w:tc>
          <w:tcPr>
            <w:tcW w:w="1024" w:type="dxa"/>
          </w:tcPr>
          <w:p w14:paraId="3E4400B4" w14:textId="77777777" w:rsidR="008F54E3" w:rsidRDefault="008C6F2C">
            <w:r>
              <w:rPr>
                <w:sz w:val="18"/>
              </w:rPr>
              <w:t>369,940</w:t>
            </w:r>
          </w:p>
        </w:tc>
        <w:tc>
          <w:tcPr>
            <w:tcW w:w="1443" w:type="dxa"/>
          </w:tcPr>
          <w:p w14:paraId="51DBC3CB" w14:textId="77777777" w:rsidR="008F54E3" w:rsidRDefault="008C6F2C">
            <w:r>
              <w:rPr>
                <w:sz w:val="18"/>
              </w:rPr>
              <w:t>51.74</w:t>
            </w:r>
          </w:p>
        </w:tc>
        <w:tc>
          <w:tcPr>
            <w:tcW w:w="1316" w:type="dxa"/>
          </w:tcPr>
          <w:p w14:paraId="76F32ABE" w14:textId="77777777" w:rsidR="008F54E3" w:rsidRDefault="008C6F2C">
            <w:r>
              <w:rPr>
                <w:sz w:val="18"/>
              </w:rPr>
              <w:t>26.5</w:t>
            </w:r>
          </w:p>
        </w:tc>
        <w:tc>
          <w:tcPr>
            <w:tcW w:w="1378" w:type="dxa"/>
          </w:tcPr>
          <w:p w14:paraId="69BBBFB8" w14:textId="77777777" w:rsidR="008F54E3" w:rsidRDefault="008C6F2C">
            <w:r>
              <w:rPr>
                <w:sz w:val="18"/>
              </w:rPr>
              <w:t>596</w:t>
            </w:r>
          </w:p>
        </w:tc>
        <w:tc>
          <w:tcPr>
            <w:tcW w:w="1136" w:type="dxa"/>
          </w:tcPr>
          <w:p w14:paraId="62B6EA0E" w14:textId="77777777" w:rsidR="008F54E3" w:rsidRDefault="008C6F2C">
            <w:r>
              <w:rPr>
                <w:sz w:val="18"/>
              </w:rPr>
              <w:t>37.5</w:t>
            </w:r>
          </w:p>
        </w:tc>
        <w:tc>
          <w:tcPr>
            <w:tcW w:w="934" w:type="dxa"/>
          </w:tcPr>
          <w:p w14:paraId="1E3E10BA" w14:textId="77777777" w:rsidR="008F54E3" w:rsidRDefault="008C6F2C">
            <w:r>
              <w:rPr>
                <w:sz w:val="18"/>
              </w:rPr>
              <w:t>29%</w:t>
            </w:r>
          </w:p>
        </w:tc>
      </w:tr>
      <w:tr w:rsidR="008F54E3" w14:paraId="7659A797" w14:textId="77777777">
        <w:trPr>
          <w:cantSplit/>
        </w:trPr>
        <w:tc>
          <w:tcPr>
            <w:tcW w:w="1409" w:type="dxa"/>
          </w:tcPr>
          <w:p w14:paraId="002B4965" w14:textId="77777777" w:rsidR="008F54E3" w:rsidRDefault="008C6F2C">
            <w:r>
              <w:rPr>
                <w:sz w:val="18"/>
              </w:rPr>
              <w:t>2028, two wagons (board model)</w:t>
            </w:r>
          </w:p>
        </w:tc>
        <w:tc>
          <w:tcPr>
            <w:tcW w:w="1024" w:type="dxa"/>
          </w:tcPr>
          <w:p w14:paraId="17AB6775" w14:textId="77777777" w:rsidR="008F54E3" w:rsidRDefault="008C6F2C">
            <w:r>
              <w:rPr>
                <w:sz w:val="18"/>
              </w:rPr>
              <w:t>381,038</w:t>
            </w:r>
          </w:p>
        </w:tc>
        <w:tc>
          <w:tcPr>
            <w:tcW w:w="1443" w:type="dxa"/>
          </w:tcPr>
          <w:p w14:paraId="25ACBD16" w14:textId="77777777" w:rsidR="008F54E3" w:rsidRDefault="008C6F2C">
            <w:r>
              <w:rPr>
                <w:sz w:val="18"/>
              </w:rPr>
              <w:t>53.03</w:t>
            </w:r>
          </w:p>
        </w:tc>
        <w:tc>
          <w:tcPr>
            <w:tcW w:w="1316" w:type="dxa"/>
          </w:tcPr>
          <w:p w14:paraId="6EDEC512" w14:textId="77777777" w:rsidR="008F54E3" w:rsidRDefault="008C6F2C">
            <w:r>
              <w:rPr>
                <w:sz w:val="18"/>
              </w:rPr>
              <w:t>26.7</w:t>
            </w:r>
          </w:p>
        </w:tc>
        <w:tc>
          <w:tcPr>
            <w:tcW w:w="1378" w:type="dxa"/>
          </w:tcPr>
          <w:p w14:paraId="733B2BE9" w14:textId="77777777" w:rsidR="008F54E3" w:rsidRDefault="008C6F2C">
            <w:r>
              <w:rPr>
                <w:sz w:val="18"/>
              </w:rPr>
              <w:t>599</w:t>
            </w:r>
          </w:p>
        </w:tc>
        <w:tc>
          <w:tcPr>
            <w:tcW w:w="1136" w:type="dxa"/>
          </w:tcPr>
          <w:p w14:paraId="40108AE5" w14:textId="77777777" w:rsidR="008F54E3" w:rsidRDefault="008C6F2C">
            <w:r>
              <w:rPr>
                <w:sz w:val="18"/>
              </w:rPr>
              <w:t>62.5</w:t>
            </w:r>
          </w:p>
        </w:tc>
        <w:tc>
          <w:tcPr>
            <w:tcW w:w="934" w:type="dxa"/>
          </w:tcPr>
          <w:p w14:paraId="55AD59C4" w14:textId="77777777" w:rsidR="008F54E3" w:rsidRDefault="008C6F2C">
            <w:r>
              <w:rPr>
                <w:sz w:val="18"/>
              </w:rPr>
              <w:t>57%</w:t>
            </w:r>
          </w:p>
        </w:tc>
      </w:tr>
      <w:tr w:rsidR="008F54E3" w14:paraId="1F20C92B" w14:textId="77777777">
        <w:trPr>
          <w:cantSplit/>
        </w:trPr>
        <w:tc>
          <w:tcPr>
            <w:tcW w:w="1409" w:type="dxa"/>
          </w:tcPr>
          <w:p w14:paraId="687F4191" w14:textId="77777777" w:rsidR="008F54E3" w:rsidRDefault="008C6F2C">
            <w:r>
              <w:rPr>
                <w:sz w:val="18"/>
              </w:rPr>
              <w:t>2028, third wagon and one more driver (slide 11)</w:t>
            </w:r>
          </w:p>
        </w:tc>
        <w:tc>
          <w:tcPr>
            <w:tcW w:w="1024" w:type="dxa"/>
          </w:tcPr>
          <w:p w14:paraId="75033F4C" w14:textId="77777777" w:rsidR="008F54E3" w:rsidRDefault="008C6F2C">
            <w:r>
              <w:rPr>
                <w:sz w:val="18"/>
              </w:rPr>
              <w:t>484,285</w:t>
            </w:r>
          </w:p>
        </w:tc>
        <w:tc>
          <w:tcPr>
            <w:tcW w:w="1443" w:type="dxa"/>
          </w:tcPr>
          <w:p w14:paraId="18A04ED5" w14:textId="77777777" w:rsidR="008F54E3" w:rsidRDefault="008C6F2C">
            <w:r>
              <w:rPr>
                <w:sz w:val="18"/>
              </w:rPr>
              <w:t>53.03</w:t>
            </w:r>
          </w:p>
        </w:tc>
        <w:tc>
          <w:tcPr>
            <w:tcW w:w="1316" w:type="dxa"/>
          </w:tcPr>
          <w:p w14:paraId="58FCFD8C" w14:textId="77777777" w:rsidR="008F54E3" w:rsidRDefault="008C6F2C">
            <w:r>
              <w:rPr>
                <w:sz w:val="18"/>
              </w:rPr>
              <w:t>33.9</w:t>
            </w:r>
          </w:p>
        </w:tc>
        <w:tc>
          <w:tcPr>
            <w:tcW w:w="1378" w:type="dxa"/>
          </w:tcPr>
          <w:p w14:paraId="7C97B83A" w14:textId="77777777" w:rsidR="008F54E3" w:rsidRDefault="008C6F2C">
            <w:r>
              <w:rPr>
                <w:sz w:val="18"/>
              </w:rPr>
              <w:t>761</w:t>
            </w:r>
          </w:p>
        </w:tc>
        <w:tc>
          <w:tcPr>
            <w:tcW w:w="1136" w:type="dxa"/>
          </w:tcPr>
          <w:p w14:paraId="63837723" w14:textId="77777777" w:rsidR="008F54E3" w:rsidRDefault="008C6F2C">
            <w:r>
              <w:rPr>
                <w:sz w:val="18"/>
              </w:rPr>
              <w:t>62.5</w:t>
            </w:r>
          </w:p>
        </w:tc>
        <w:tc>
          <w:tcPr>
            <w:tcW w:w="934" w:type="dxa"/>
          </w:tcPr>
          <w:p w14:paraId="457E7379" w14:textId="77777777" w:rsidR="008F54E3" w:rsidRDefault="008C6F2C">
            <w:r>
              <w:rPr>
                <w:sz w:val="18"/>
              </w:rPr>
              <w:t>46%</w:t>
            </w:r>
          </w:p>
        </w:tc>
      </w:tr>
      <w:tr w:rsidR="008F54E3" w14:paraId="29CB735B" w14:textId="77777777">
        <w:trPr>
          <w:cantSplit/>
        </w:trPr>
        <w:tc>
          <w:tcPr>
            <w:tcW w:w="1409" w:type="dxa"/>
          </w:tcPr>
          <w:p w14:paraId="47D232CA" w14:textId="77777777" w:rsidR="008F54E3" w:rsidRDefault="008C6F2C">
            <w:r>
              <w:rPr>
                <w:sz w:val="18"/>
              </w:rPr>
              <w:t>2027, full downside</w:t>
            </w:r>
          </w:p>
        </w:tc>
        <w:tc>
          <w:tcPr>
            <w:tcW w:w="1024" w:type="dxa"/>
          </w:tcPr>
          <w:p w14:paraId="65F343C0" w14:textId="77777777" w:rsidR="008F54E3" w:rsidRDefault="008C6F2C">
            <w:r>
              <w:rPr>
                <w:sz w:val="18"/>
              </w:rPr>
              <w:t>369,940</w:t>
            </w:r>
          </w:p>
        </w:tc>
        <w:tc>
          <w:tcPr>
            <w:tcW w:w="1443" w:type="dxa"/>
          </w:tcPr>
          <w:p w14:paraId="407B0AD2" w14:textId="77777777" w:rsidR="008F54E3" w:rsidRDefault="008C6F2C">
            <w:r>
              <w:rPr>
                <w:sz w:val="18"/>
              </w:rPr>
              <w:t>44.81</w:t>
            </w:r>
          </w:p>
        </w:tc>
        <w:tc>
          <w:tcPr>
            <w:tcW w:w="1316" w:type="dxa"/>
          </w:tcPr>
          <w:p w14:paraId="4B5AED9C" w14:textId="77777777" w:rsidR="008F54E3" w:rsidRDefault="008C6F2C">
            <w:r>
              <w:rPr>
                <w:sz w:val="18"/>
              </w:rPr>
              <w:t>30.6</w:t>
            </w:r>
          </w:p>
        </w:tc>
        <w:tc>
          <w:tcPr>
            <w:tcW w:w="1378" w:type="dxa"/>
          </w:tcPr>
          <w:p w14:paraId="7A5A52E9" w14:textId="77777777" w:rsidR="008F54E3" w:rsidRDefault="008C6F2C">
            <w:r>
              <w:rPr>
                <w:sz w:val="18"/>
              </w:rPr>
              <w:t>688</w:t>
            </w:r>
          </w:p>
        </w:tc>
        <w:tc>
          <w:tcPr>
            <w:tcW w:w="1136" w:type="dxa"/>
          </w:tcPr>
          <w:p w14:paraId="762B9B4B" w14:textId="77777777" w:rsidR="008F54E3" w:rsidRDefault="008C6F2C">
            <w:r>
              <w:rPr>
                <w:sz w:val="18"/>
              </w:rPr>
              <w:t>28.125</w:t>
            </w:r>
          </w:p>
        </w:tc>
        <w:tc>
          <w:tcPr>
            <w:tcW w:w="934" w:type="dxa"/>
          </w:tcPr>
          <w:p w14:paraId="01F186C2" w14:textId="77777777" w:rsidR="008F54E3" w:rsidRDefault="008C6F2C">
            <w:r>
              <w:rPr>
                <w:sz w:val="18"/>
              </w:rPr>
              <w:t>-9%</w:t>
            </w:r>
          </w:p>
        </w:tc>
      </w:tr>
    </w:tbl>
    <w:p w14:paraId="7D152A59" w14:textId="77777777" w:rsidR="00457F15" w:rsidRDefault="00863F0A">
      <w:pPr>
        <w:pStyle w:val="TableNote"/>
      </w:pPr>
      <w:r>
        <w:rPr>
          <w:i/>
        </w:rPr>
        <w:t>Note.</w:t>
      </w:r>
      <w:r>
        <w:t xml:space="preserve"> Break-even follows the workbook's definition: fixed operating and fleet costs divided by contribution per cubic metre, before tax and working capital. Month figures use 269.5 working days. None of the cases includes the 2028 payload effect.</w:t>
      </w:r>
    </w:p>
    <w:p w14:paraId="30068355" w14:textId="77777777" w:rsidR="008F54E3" w:rsidRDefault="008C6F2C">
      <w:pPr>
        <w:pStyle w:val="Heading2"/>
        <w:pageBreakBefore/>
      </w:pPr>
      <w:bookmarkStart w:id="30" w:name="_Toc242131792"/>
      <w:r>
        <w:t>Appendix 9. Scenario and sensitivity pack</w:t>
      </w:r>
      <w:bookmarkEnd w:id="30"/>
    </w:p>
    <w:p w14:paraId="04E9160B" w14:textId="77777777" w:rsidR="008F54E3" w:rsidRDefault="008C6F2C">
      <w:r>
        <w:t>The workbook was rebuilt line by line outside Excel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7CFF6661" w14:textId="77777777" w:rsidR="008F54E3" w:rsidRDefault="008C6F2C">
      <w:pPr>
        <w:pStyle w:val="TableCaption"/>
        <w:keepNext/>
      </w:pPr>
      <w: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14:paraId="004B8881" w14:textId="77777777">
        <w:trPr>
          <w:cantSplit/>
          <w:tblHeader/>
        </w:trPr>
        <w:tc>
          <w:tcPr>
            <w:tcW w:w="3259" w:type="dxa"/>
          </w:tcPr>
          <w:p w14:paraId="6D0794E4" w14:textId="77777777" w:rsidR="008F54E3" w:rsidRDefault="008C6F2C">
            <w:pPr>
              <w:keepNext/>
            </w:pPr>
            <w:r>
              <w:rPr>
                <w:b/>
                <w:sz w:val="18"/>
              </w:rPr>
              <w:t>Measure</w:t>
            </w:r>
          </w:p>
        </w:tc>
        <w:tc>
          <w:tcPr>
            <w:tcW w:w="1862" w:type="dxa"/>
          </w:tcPr>
          <w:p w14:paraId="56E7E032" w14:textId="77777777" w:rsidR="008F54E3" w:rsidRDefault="008C6F2C">
            <w:pPr>
              <w:keepNext/>
            </w:pPr>
            <w:r>
              <w:rPr>
                <w:b/>
                <w:sz w:val="18"/>
              </w:rPr>
              <w:t>Downside</w:t>
            </w:r>
          </w:p>
        </w:tc>
        <w:tc>
          <w:tcPr>
            <w:tcW w:w="1757" w:type="dxa"/>
          </w:tcPr>
          <w:p w14:paraId="1890B143" w14:textId="77777777" w:rsidR="008F54E3" w:rsidRDefault="008C6F2C">
            <w:pPr>
              <w:keepNext/>
            </w:pPr>
            <w:r>
              <w:rPr>
                <w:b/>
                <w:sz w:val="18"/>
              </w:rPr>
              <w:t>Base</w:t>
            </w:r>
          </w:p>
        </w:tc>
        <w:tc>
          <w:tcPr>
            <w:tcW w:w="1762" w:type="dxa"/>
          </w:tcPr>
          <w:p w14:paraId="01ED1BAE" w14:textId="77777777" w:rsidR="008F54E3" w:rsidRDefault="008C6F2C">
            <w:pPr>
              <w:keepNext/>
            </w:pPr>
            <w:r>
              <w:rPr>
                <w:b/>
                <w:sz w:val="18"/>
              </w:rPr>
              <w:t>Upside</w:t>
            </w:r>
          </w:p>
        </w:tc>
      </w:tr>
      <w:tr w:rsidR="008F54E3" w14:paraId="28DBD742" w14:textId="77777777">
        <w:trPr>
          <w:cantSplit/>
        </w:trPr>
        <w:tc>
          <w:tcPr>
            <w:tcW w:w="3259" w:type="dxa"/>
          </w:tcPr>
          <w:p w14:paraId="6CC0695F" w14:textId="77777777" w:rsidR="008F54E3" w:rsidRDefault="008C6F2C">
            <w:r>
              <w:rPr>
                <w:sz w:val="18"/>
              </w:rPr>
              <w:t>Multipliers: volume, price, variable cost, capital</w:t>
            </w:r>
          </w:p>
        </w:tc>
        <w:tc>
          <w:tcPr>
            <w:tcW w:w="1862" w:type="dxa"/>
          </w:tcPr>
          <w:p w14:paraId="2C974E4E" w14:textId="77777777" w:rsidR="008F54E3" w:rsidRDefault="008C6F2C">
            <w:r>
              <w:rPr>
                <w:sz w:val="18"/>
              </w:rPr>
              <w:t>0.75, 0.97, 1.05, 1.10</w:t>
            </w:r>
          </w:p>
        </w:tc>
        <w:tc>
          <w:tcPr>
            <w:tcW w:w="1757" w:type="dxa"/>
          </w:tcPr>
          <w:p w14:paraId="43A3C61A" w14:textId="77777777" w:rsidR="008F54E3" w:rsidRDefault="008C6F2C">
            <w:r>
              <w:rPr>
                <w:sz w:val="18"/>
              </w:rPr>
              <w:t>1.00 throughout</w:t>
            </w:r>
          </w:p>
        </w:tc>
        <w:tc>
          <w:tcPr>
            <w:tcW w:w="1762" w:type="dxa"/>
          </w:tcPr>
          <w:p w14:paraId="7CF39D06" w14:textId="77777777" w:rsidR="008F54E3" w:rsidRDefault="008C6F2C">
            <w:r>
              <w:rPr>
                <w:sz w:val="18"/>
              </w:rPr>
              <w:t>1.20, 1.02, 0.98, 0.95</w:t>
            </w:r>
          </w:p>
        </w:tc>
      </w:tr>
      <w:tr w:rsidR="008F54E3" w14:paraId="41613A3A" w14:textId="77777777">
        <w:trPr>
          <w:cantSplit/>
        </w:trPr>
        <w:tc>
          <w:tcPr>
            <w:tcW w:w="3259" w:type="dxa"/>
          </w:tcPr>
          <w:p w14:paraId="14DDBDFF" w14:textId="77777777" w:rsidR="008F54E3" w:rsidRDefault="008C6F2C">
            <w:r>
              <w:rPr>
                <w:sz w:val="18"/>
              </w:rPr>
              <w:t>Capital (£)</w:t>
            </w:r>
          </w:p>
        </w:tc>
        <w:tc>
          <w:tcPr>
            <w:tcW w:w="1862" w:type="dxa"/>
          </w:tcPr>
          <w:p w14:paraId="19CE89E6" w14:textId="77777777" w:rsidR="008F54E3" w:rsidRDefault="008C6F2C">
            <w:r>
              <w:rPr>
                <w:sz w:val="18"/>
              </w:rPr>
              <w:t>306,372</w:t>
            </w:r>
          </w:p>
        </w:tc>
        <w:tc>
          <w:tcPr>
            <w:tcW w:w="1757" w:type="dxa"/>
          </w:tcPr>
          <w:p w14:paraId="238D011E" w14:textId="77777777" w:rsidR="008F54E3" w:rsidRDefault="008C6F2C">
            <w:r>
              <w:rPr>
                <w:sz w:val="18"/>
              </w:rPr>
              <w:t>278,520</w:t>
            </w:r>
          </w:p>
        </w:tc>
        <w:tc>
          <w:tcPr>
            <w:tcW w:w="1762" w:type="dxa"/>
          </w:tcPr>
          <w:p w14:paraId="73709717" w14:textId="77777777" w:rsidR="008F54E3" w:rsidRDefault="008C6F2C">
            <w:r>
              <w:rPr>
                <w:sz w:val="18"/>
              </w:rPr>
              <w:t>264,594</w:t>
            </w:r>
          </w:p>
        </w:tc>
      </w:tr>
      <w:tr w:rsidR="008F54E3" w14:paraId="6F292FE5" w14:textId="77777777">
        <w:trPr>
          <w:cantSplit/>
        </w:trPr>
        <w:tc>
          <w:tcPr>
            <w:tcW w:w="3259" w:type="dxa"/>
          </w:tcPr>
          <w:p w14:paraId="4A039A10" w14:textId="77777777" w:rsidR="008F54E3" w:rsidRDefault="008C6F2C">
            <w:r>
              <w:rPr>
                <w:sz w:val="18"/>
              </w:rPr>
              <w:t>Year-1 EBITDA (£)</w:t>
            </w:r>
          </w:p>
        </w:tc>
        <w:tc>
          <w:tcPr>
            <w:tcW w:w="1862" w:type="dxa"/>
          </w:tcPr>
          <w:p w14:paraId="073A2D3C" w14:textId="77777777" w:rsidR="008F54E3" w:rsidRDefault="008C6F2C">
            <w:r>
              <w:rPr>
                <w:sz w:val="18"/>
              </w:rPr>
              <w:t>-30,317</w:t>
            </w:r>
          </w:p>
        </w:tc>
        <w:tc>
          <w:tcPr>
            <w:tcW w:w="1757" w:type="dxa"/>
          </w:tcPr>
          <w:p w14:paraId="5DE60CF8" w14:textId="77777777" w:rsidR="008F54E3" w:rsidRDefault="008C6F2C">
            <w:r>
              <w:rPr>
                <w:sz w:val="18"/>
              </w:rPr>
              <w:t>152,957</w:t>
            </w:r>
          </w:p>
        </w:tc>
        <w:tc>
          <w:tcPr>
            <w:tcW w:w="1762" w:type="dxa"/>
          </w:tcPr>
          <w:p w14:paraId="5D8C6C72" w14:textId="77777777" w:rsidR="008F54E3" w:rsidRDefault="008C6F2C">
            <w:r>
              <w:rPr>
                <w:sz w:val="18"/>
              </w:rPr>
              <w:t>302,714</w:t>
            </w:r>
          </w:p>
        </w:tc>
      </w:tr>
      <w:tr w:rsidR="008F54E3" w14:paraId="722EF061" w14:textId="77777777">
        <w:trPr>
          <w:cantSplit/>
        </w:trPr>
        <w:tc>
          <w:tcPr>
            <w:tcW w:w="3259" w:type="dxa"/>
          </w:tcPr>
          <w:p w14:paraId="1A1F6645" w14:textId="77777777" w:rsidR="008F54E3" w:rsidRDefault="008C6F2C">
            <w:r>
              <w:rPr>
                <w:sz w:val="18"/>
              </w:rPr>
              <w:t>Year-1 free cash flow (£)</w:t>
            </w:r>
          </w:p>
        </w:tc>
        <w:tc>
          <w:tcPr>
            <w:tcW w:w="1862" w:type="dxa"/>
          </w:tcPr>
          <w:p w14:paraId="41A32521" w14:textId="77777777" w:rsidR="008F54E3" w:rsidRDefault="008C6F2C">
            <w:r>
              <w:rPr>
                <w:sz w:val="18"/>
              </w:rPr>
              <w:t>-113,202</w:t>
            </w:r>
          </w:p>
        </w:tc>
        <w:tc>
          <w:tcPr>
            <w:tcW w:w="1757" w:type="dxa"/>
          </w:tcPr>
          <w:p w14:paraId="2AD44871" w14:textId="77777777" w:rsidR="008F54E3" w:rsidRDefault="008C6F2C">
            <w:r>
              <w:rPr>
                <w:sz w:val="18"/>
              </w:rPr>
              <w:t>4,217</w:t>
            </w:r>
          </w:p>
        </w:tc>
        <w:tc>
          <w:tcPr>
            <w:tcW w:w="1762" w:type="dxa"/>
          </w:tcPr>
          <w:p w14:paraId="2CEBEEA5" w14:textId="77777777" w:rsidR="008F54E3" w:rsidRDefault="008C6F2C">
            <w:r>
              <w:rPr>
                <w:sz w:val="18"/>
              </w:rPr>
              <w:t>87,818</w:t>
            </w:r>
          </w:p>
        </w:tc>
      </w:tr>
      <w:tr w:rsidR="008F54E3" w14:paraId="2FE89A15" w14:textId="77777777">
        <w:trPr>
          <w:cantSplit/>
        </w:trPr>
        <w:tc>
          <w:tcPr>
            <w:tcW w:w="3259" w:type="dxa"/>
          </w:tcPr>
          <w:p w14:paraId="0DC89B2C" w14:textId="77777777" w:rsidR="008F54E3" w:rsidRDefault="008C6F2C">
            <w:r>
              <w:rPr>
                <w:sz w:val="18"/>
              </w:rPr>
              <w:t>Cumulative cash at month 12 (£)</w:t>
            </w:r>
          </w:p>
        </w:tc>
        <w:tc>
          <w:tcPr>
            <w:tcW w:w="1862" w:type="dxa"/>
          </w:tcPr>
          <w:p w14:paraId="63F5AA0B" w14:textId="77777777" w:rsidR="008F54E3" w:rsidRDefault="008C6F2C">
            <w:r>
              <w:rPr>
                <w:sz w:val="18"/>
              </w:rPr>
              <w:t>-419,574</w:t>
            </w:r>
          </w:p>
        </w:tc>
        <w:tc>
          <w:tcPr>
            <w:tcW w:w="1757" w:type="dxa"/>
          </w:tcPr>
          <w:p w14:paraId="628957A3" w14:textId="77777777" w:rsidR="008F54E3" w:rsidRDefault="008C6F2C">
            <w:r>
              <w:rPr>
                <w:sz w:val="18"/>
              </w:rPr>
              <w:t>-274,303</w:t>
            </w:r>
          </w:p>
        </w:tc>
        <w:tc>
          <w:tcPr>
            <w:tcW w:w="1762" w:type="dxa"/>
          </w:tcPr>
          <w:p w14:paraId="49F3FAC8" w14:textId="77777777" w:rsidR="008F54E3" w:rsidRDefault="008C6F2C">
            <w:r>
              <w:rPr>
                <w:sz w:val="18"/>
              </w:rPr>
              <w:t>-176,776</w:t>
            </w:r>
          </w:p>
        </w:tc>
      </w:tr>
      <w:tr w:rsidR="008F54E3" w14:paraId="4E552E95" w14:textId="77777777">
        <w:trPr>
          <w:cantSplit/>
        </w:trPr>
        <w:tc>
          <w:tcPr>
            <w:tcW w:w="3259" w:type="dxa"/>
          </w:tcPr>
          <w:p w14:paraId="096BDFCA" w14:textId="77777777" w:rsidR="008F54E3" w:rsidRDefault="008C6F2C">
            <w:r>
              <w:rPr>
                <w:sz w:val="18"/>
              </w:rPr>
              <w:t>Payback (months)</w:t>
            </w:r>
          </w:p>
        </w:tc>
        <w:tc>
          <w:tcPr>
            <w:tcW w:w="1862" w:type="dxa"/>
          </w:tcPr>
          <w:p w14:paraId="0A74F8CA" w14:textId="77777777" w:rsidR="008F54E3" w:rsidRDefault="008C6F2C">
            <w:r>
              <w:rPr>
                <w:sz w:val="18"/>
              </w:rPr>
              <w:t>44.5</w:t>
            </w:r>
          </w:p>
        </w:tc>
        <w:tc>
          <w:tcPr>
            <w:tcW w:w="1757" w:type="dxa"/>
          </w:tcPr>
          <w:p w14:paraId="44791DE5" w14:textId="77777777" w:rsidR="008F54E3" w:rsidRDefault="008C6F2C">
            <w:r>
              <w:rPr>
                <w:sz w:val="18"/>
              </w:rPr>
              <w:t>23.1</w:t>
            </w:r>
          </w:p>
        </w:tc>
        <w:tc>
          <w:tcPr>
            <w:tcW w:w="1762" w:type="dxa"/>
          </w:tcPr>
          <w:p w14:paraId="757CC317" w14:textId="77777777" w:rsidR="008F54E3" w:rsidRDefault="008C6F2C">
            <w:r>
              <w:rPr>
                <w:sz w:val="18"/>
              </w:rPr>
              <w:t>16.6</w:t>
            </w:r>
          </w:p>
        </w:tc>
      </w:tr>
      <w:tr w:rsidR="008F54E3" w14:paraId="095AD372" w14:textId="77777777">
        <w:trPr>
          <w:cantSplit/>
        </w:trPr>
        <w:tc>
          <w:tcPr>
            <w:tcW w:w="3259" w:type="dxa"/>
          </w:tcPr>
          <w:p w14:paraId="34E8F341" w14:textId="77777777" w:rsidR="008F54E3" w:rsidRDefault="008C6F2C">
            <w:r>
              <w:rPr>
                <w:sz w:val="18"/>
              </w:rPr>
              <w:t>Five-year cumulative cash (£)</w:t>
            </w:r>
          </w:p>
        </w:tc>
        <w:tc>
          <w:tcPr>
            <w:tcW w:w="1862" w:type="dxa"/>
          </w:tcPr>
          <w:p w14:paraId="67C8D862" w14:textId="77777777" w:rsidR="008F54E3" w:rsidRDefault="008C6F2C">
            <w:r>
              <w:rPr>
                <w:sz w:val="18"/>
              </w:rPr>
              <w:t>304,342</w:t>
            </w:r>
          </w:p>
        </w:tc>
        <w:tc>
          <w:tcPr>
            <w:tcW w:w="1757" w:type="dxa"/>
          </w:tcPr>
          <w:p w14:paraId="1F22044A" w14:textId="77777777" w:rsidR="008F54E3" w:rsidRDefault="008C6F2C">
            <w:r>
              <w:rPr>
                <w:sz w:val="18"/>
              </w:rPr>
              <w:t>1,488,806</w:t>
            </w:r>
          </w:p>
        </w:tc>
        <w:tc>
          <w:tcPr>
            <w:tcW w:w="1762" w:type="dxa"/>
          </w:tcPr>
          <w:p w14:paraId="770B58CE" w14:textId="77777777" w:rsidR="008F54E3" w:rsidRDefault="008C6F2C">
            <w:r>
              <w:rPr>
                <w:sz w:val="18"/>
              </w:rPr>
              <w:t>2,436,108</w:t>
            </w:r>
          </w:p>
        </w:tc>
      </w:tr>
      <w:tr w:rsidR="008F54E3" w14:paraId="3F2D80E8" w14:textId="77777777">
        <w:trPr>
          <w:cantSplit/>
        </w:trPr>
        <w:tc>
          <w:tcPr>
            <w:tcW w:w="3259" w:type="dxa"/>
          </w:tcPr>
          <w:p w14:paraId="7C6E7295" w14:textId="77777777" w:rsidR="008F54E3" w:rsidRDefault="008C6F2C">
            <w:r>
              <w:rPr>
                <w:sz w:val="18"/>
              </w:rPr>
              <w:t>Board decision rule</w:t>
            </w:r>
          </w:p>
        </w:tc>
        <w:tc>
          <w:tcPr>
            <w:tcW w:w="1862" w:type="dxa"/>
          </w:tcPr>
          <w:p w14:paraId="342ECAD8" w14:textId="77777777" w:rsidR="008F54E3" w:rsidRDefault="008C6F2C">
            <w:r>
              <w:rPr>
                <w:sz w:val="18"/>
              </w:rPr>
              <w:t>NO-GO</w:t>
            </w:r>
          </w:p>
        </w:tc>
        <w:tc>
          <w:tcPr>
            <w:tcW w:w="1757" w:type="dxa"/>
          </w:tcPr>
          <w:p w14:paraId="02289F1B" w14:textId="77777777" w:rsidR="008F54E3" w:rsidRDefault="008C6F2C">
            <w:r>
              <w:rPr>
                <w:sz w:val="18"/>
              </w:rPr>
              <w:t>GO</w:t>
            </w:r>
          </w:p>
        </w:tc>
        <w:tc>
          <w:tcPr>
            <w:tcW w:w="1762" w:type="dxa"/>
          </w:tcPr>
          <w:p w14:paraId="6B6C9218" w14:textId="77777777" w:rsidR="008F54E3" w:rsidRDefault="008C6F2C">
            <w:r>
              <w:rPr>
                <w:sz w:val="18"/>
              </w:rPr>
              <w:t>GO</w:t>
            </w:r>
          </w:p>
        </w:tc>
      </w:tr>
    </w:tbl>
    <w:p w14:paraId="4FB71B1F" w14:textId="77777777" w:rsidR="00457F15" w:rsidRDefault="00863F0A">
      <w:pPr>
        <w:pStyle w:val="TableNote"/>
      </w:pPr>
      <w:r>
        <w:rPr>
          <w:i/>
        </w:rPr>
        <w:t>Note.</w:t>
      </w:r>
      <w: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3E98621B" w14:textId="77777777" w:rsidR="008F54E3" w:rsidRDefault="008C6F2C">
      <w:pPr>
        <w:pStyle w:val="TableCaption"/>
        <w:keepNext/>
      </w:pPr>
      <w: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14:paraId="324E3207" w14:textId="77777777">
        <w:trPr>
          <w:cantSplit/>
          <w:tblHeader/>
        </w:trPr>
        <w:tc>
          <w:tcPr>
            <w:tcW w:w="2421" w:type="dxa"/>
          </w:tcPr>
          <w:p w14:paraId="76F88A96" w14:textId="77777777" w:rsidR="008F54E3" w:rsidRDefault="008C6F2C">
            <w:pPr>
              <w:keepNext/>
            </w:pPr>
            <w:r>
              <w:rPr>
                <w:b/>
                <w:sz w:val="18"/>
              </w:rPr>
              <w:t>Variable</w:t>
            </w:r>
          </w:p>
        </w:tc>
        <w:tc>
          <w:tcPr>
            <w:tcW w:w="1715" w:type="dxa"/>
          </w:tcPr>
          <w:p w14:paraId="37E98219" w14:textId="77777777" w:rsidR="008F54E3" w:rsidRDefault="008C6F2C">
            <w:pPr>
              <w:keepNext/>
            </w:pPr>
            <w:r>
              <w:rPr>
                <w:b/>
                <w:sz w:val="18"/>
              </w:rPr>
              <w:t>Change</w:t>
            </w:r>
          </w:p>
        </w:tc>
        <w:tc>
          <w:tcPr>
            <w:tcW w:w="1288" w:type="dxa"/>
          </w:tcPr>
          <w:p w14:paraId="1430B840" w14:textId="77777777" w:rsidR="008F54E3" w:rsidRDefault="008C6F2C">
            <w:pPr>
              <w:keepNext/>
            </w:pPr>
            <w:r>
              <w:rPr>
                <w:b/>
                <w:sz w:val="18"/>
              </w:rPr>
              <w:t>Payback (months)</w:t>
            </w:r>
          </w:p>
        </w:tc>
        <w:tc>
          <w:tcPr>
            <w:tcW w:w="1290" w:type="dxa"/>
          </w:tcPr>
          <w:p w14:paraId="2C192773" w14:textId="77777777" w:rsidR="008F54E3" w:rsidRDefault="008C6F2C">
            <w:pPr>
              <w:keepNext/>
            </w:pPr>
            <w:r>
              <w:rPr>
                <w:b/>
                <w:sz w:val="18"/>
              </w:rPr>
              <w:t>Change (months)</w:t>
            </w:r>
          </w:p>
        </w:tc>
        <w:tc>
          <w:tcPr>
            <w:tcW w:w="1926" w:type="dxa"/>
          </w:tcPr>
          <w:p w14:paraId="5C0B2318" w14:textId="77777777" w:rsidR="008F54E3" w:rsidRDefault="008C6F2C">
            <w:pPr>
              <w:keepNext/>
            </w:pPr>
            <w:r>
              <w:rPr>
                <w:b/>
                <w:sz w:val="18"/>
              </w:rPr>
              <w:t>Base-business share of a same-cost 2028 depot (£)</w:t>
            </w:r>
          </w:p>
        </w:tc>
      </w:tr>
      <w:tr w:rsidR="008F54E3" w14:paraId="7D45B924" w14:textId="77777777">
        <w:trPr>
          <w:cantSplit/>
        </w:trPr>
        <w:tc>
          <w:tcPr>
            <w:tcW w:w="2421" w:type="dxa"/>
          </w:tcPr>
          <w:p w14:paraId="7CE1F601" w14:textId="77777777" w:rsidR="008F54E3" w:rsidRDefault="008C6F2C">
            <w:r>
              <w:rPr>
                <w:sz w:val="18"/>
              </w:rPr>
              <w:t>First-year volume</w:t>
            </w:r>
          </w:p>
        </w:tc>
        <w:tc>
          <w:tcPr>
            <w:tcW w:w="1715" w:type="dxa"/>
          </w:tcPr>
          <w:p w14:paraId="03A77ECD" w14:textId="77777777" w:rsidR="008F54E3" w:rsidRDefault="008C6F2C">
            <w:r>
              <w:rPr>
                <w:sz w:val="18"/>
              </w:rPr>
              <w:t>−25%</w:t>
            </w:r>
          </w:p>
        </w:tc>
        <w:tc>
          <w:tcPr>
            <w:tcW w:w="1288" w:type="dxa"/>
          </w:tcPr>
          <w:p w14:paraId="4BB82A75" w14:textId="77777777" w:rsidR="008F54E3" w:rsidRDefault="008C6F2C">
            <w:r>
              <w:rPr>
                <w:sz w:val="18"/>
              </w:rPr>
              <w:t>26.1</w:t>
            </w:r>
          </w:p>
        </w:tc>
        <w:tc>
          <w:tcPr>
            <w:tcW w:w="1290" w:type="dxa"/>
          </w:tcPr>
          <w:p w14:paraId="734195E1" w14:textId="77777777" w:rsidR="008F54E3" w:rsidRDefault="008C6F2C">
            <w:r>
              <w:rPr>
                <w:sz w:val="18"/>
              </w:rPr>
              <w:t>+3.0</w:t>
            </w:r>
          </w:p>
        </w:tc>
        <w:tc>
          <w:tcPr>
            <w:tcW w:w="1926" w:type="dxa"/>
          </w:tcPr>
          <w:p w14:paraId="361FCE9A" w14:textId="77777777" w:rsidR="008F54E3" w:rsidRDefault="008C6F2C">
            <w:r>
              <w:rPr>
                <w:sz w:val="18"/>
              </w:rPr>
              <w:t>344,385</w:t>
            </w:r>
          </w:p>
        </w:tc>
      </w:tr>
      <w:tr w:rsidR="008F54E3" w14:paraId="37ED3125" w14:textId="77777777">
        <w:trPr>
          <w:cantSplit/>
        </w:trPr>
        <w:tc>
          <w:tcPr>
            <w:tcW w:w="2421" w:type="dxa"/>
          </w:tcPr>
          <w:p w14:paraId="76DC9A0D" w14:textId="77777777" w:rsidR="008F54E3" w:rsidRDefault="008C6F2C">
            <w:r>
              <w:rPr>
                <w:sz w:val="18"/>
              </w:rPr>
              <w:t>Volume, all years</w:t>
            </w:r>
          </w:p>
        </w:tc>
        <w:tc>
          <w:tcPr>
            <w:tcW w:w="1715" w:type="dxa"/>
          </w:tcPr>
          <w:p w14:paraId="080EEE38" w14:textId="77777777" w:rsidR="008F54E3" w:rsidRDefault="008C6F2C">
            <w:r>
              <w:rPr>
                <w:sz w:val="18"/>
              </w:rPr>
              <w:t>−10%</w:t>
            </w:r>
          </w:p>
        </w:tc>
        <w:tc>
          <w:tcPr>
            <w:tcW w:w="1288" w:type="dxa"/>
          </w:tcPr>
          <w:p w14:paraId="3FD599CF" w14:textId="77777777" w:rsidR="008F54E3" w:rsidRDefault="008C6F2C">
            <w:r>
              <w:rPr>
                <w:sz w:val="18"/>
              </w:rPr>
              <w:t>26.1</w:t>
            </w:r>
          </w:p>
        </w:tc>
        <w:tc>
          <w:tcPr>
            <w:tcW w:w="1290" w:type="dxa"/>
          </w:tcPr>
          <w:p w14:paraId="007A6E46" w14:textId="77777777" w:rsidR="008F54E3" w:rsidRDefault="008C6F2C">
            <w:r>
              <w:rPr>
                <w:sz w:val="18"/>
              </w:rPr>
              <w:t>+3.0</w:t>
            </w:r>
          </w:p>
        </w:tc>
        <w:tc>
          <w:tcPr>
            <w:tcW w:w="1926" w:type="dxa"/>
          </w:tcPr>
          <w:p w14:paraId="73E51F43" w14:textId="77777777" w:rsidR="008F54E3" w:rsidRDefault="008C6F2C">
            <w:r>
              <w:rPr>
                <w:sz w:val="18"/>
              </w:rPr>
              <w:t>301,774</w:t>
            </w:r>
          </w:p>
        </w:tc>
      </w:tr>
      <w:tr w:rsidR="008F54E3" w14:paraId="54034FF2" w14:textId="77777777">
        <w:trPr>
          <w:cantSplit/>
        </w:trPr>
        <w:tc>
          <w:tcPr>
            <w:tcW w:w="2421" w:type="dxa"/>
          </w:tcPr>
          <w:p w14:paraId="21833BB9" w14:textId="77777777" w:rsidR="008F54E3" w:rsidRDefault="008C6F2C">
            <w:r>
              <w:rPr>
                <w:sz w:val="18"/>
              </w:rPr>
              <w:t>Volume, all years</w:t>
            </w:r>
          </w:p>
        </w:tc>
        <w:tc>
          <w:tcPr>
            <w:tcW w:w="1715" w:type="dxa"/>
          </w:tcPr>
          <w:p w14:paraId="4296F588" w14:textId="77777777" w:rsidR="008F54E3" w:rsidRDefault="008C6F2C">
            <w:r>
              <w:rPr>
                <w:sz w:val="18"/>
              </w:rPr>
              <w:t>+10%</w:t>
            </w:r>
          </w:p>
        </w:tc>
        <w:tc>
          <w:tcPr>
            <w:tcW w:w="1288" w:type="dxa"/>
          </w:tcPr>
          <w:p w14:paraId="34564DA1" w14:textId="77777777" w:rsidR="008F54E3" w:rsidRDefault="008C6F2C">
            <w:r>
              <w:rPr>
                <w:sz w:val="18"/>
              </w:rPr>
              <w:t>20.4</w:t>
            </w:r>
          </w:p>
        </w:tc>
        <w:tc>
          <w:tcPr>
            <w:tcW w:w="1290" w:type="dxa"/>
          </w:tcPr>
          <w:p w14:paraId="6DECF08D" w14:textId="77777777" w:rsidR="008F54E3" w:rsidRDefault="008C6F2C">
            <w:r>
              <w:rPr>
                <w:sz w:val="18"/>
              </w:rPr>
              <w:t>-2.7</w:t>
            </w:r>
          </w:p>
        </w:tc>
        <w:tc>
          <w:tcPr>
            <w:tcW w:w="1926" w:type="dxa"/>
          </w:tcPr>
          <w:p w14:paraId="35D553F9" w14:textId="77777777" w:rsidR="008F54E3" w:rsidRDefault="008C6F2C">
            <w:r>
              <w:rPr>
                <w:sz w:val="18"/>
              </w:rPr>
              <w:t>246,832</w:t>
            </w:r>
          </w:p>
        </w:tc>
      </w:tr>
      <w:tr w:rsidR="008F54E3" w14:paraId="373A35E3" w14:textId="77777777">
        <w:trPr>
          <w:cantSplit/>
        </w:trPr>
        <w:tc>
          <w:tcPr>
            <w:tcW w:w="2421" w:type="dxa"/>
          </w:tcPr>
          <w:p w14:paraId="1E1EE49D" w14:textId="77777777" w:rsidR="008F54E3" w:rsidRDefault="008C6F2C">
            <w:r>
              <w:rPr>
                <w:sz w:val="18"/>
              </w:rPr>
              <w:t>Volume on the workbook's stated ramp percentages</w:t>
            </w:r>
          </w:p>
        </w:tc>
        <w:tc>
          <w:tcPr>
            <w:tcW w:w="1715" w:type="dxa"/>
          </w:tcPr>
          <w:p w14:paraId="22350B84" w14:textId="77777777" w:rsidR="008F54E3" w:rsidRDefault="008C6F2C">
            <w:r>
              <w:rPr>
                <w:sz w:val="18"/>
              </w:rPr>
              <w:t>57.2–72.5 m³/day from 2028</w:t>
            </w:r>
          </w:p>
        </w:tc>
        <w:tc>
          <w:tcPr>
            <w:tcW w:w="1288" w:type="dxa"/>
          </w:tcPr>
          <w:p w14:paraId="68078E6F" w14:textId="77777777" w:rsidR="008F54E3" w:rsidRDefault="008C6F2C">
            <w:r>
              <w:rPr>
                <w:sz w:val="18"/>
              </w:rPr>
              <w:t>24.6</w:t>
            </w:r>
          </w:p>
        </w:tc>
        <w:tc>
          <w:tcPr>
            <w:tcW w:w="1290" w:type="dxa"/>
          </w:tcPr>
          <w:p w14:paraId="04F01D1B" w14:textId="77777777" w:rsidR="008F54E3" w:rsidRDefault="008C6F2C">
            <w:r>
              <w:rPr>
                <w:sz w:val="18"/>
              </w:rPr>
              <w:t>+1.4</w:t>
            </w:r>
          </w:p>
        </w:tc>
        <w:tc>
          <w:tcPr>
            <w:tcW w:w="1926" w:type="dxa"/>
          </w:tcPr>
          <w:p w14:paraId="0A99540D" w14:textId="77777777" w:rsidR="008F54E3" w:rsidRDefault="008C6F2C">
            <w:r>
              <w:rPr>
                <w:sz w:val="18"/>
              </w:rPr>
              <w:t>274,303</w:t>
            </w:r>
          </w:p>
        </w:tc>
      </w:tr>
      <w:tr w:rsidR="008F54E3" w14:paraId="63EEAF52" w14:textId="77777777">
        <w:trPr>
          <w:cantSplit/>
        </w:trPr>
        <w:tc>
          <w:tcPr>
            <w:tcW w:w="2421" w:type="dxa"/>
          </w:tcPr>
          <w:p w14:paraId="4F322406" w14:textId="77777777" w:rsidR="008F54E3" w:rsidRDefault="008C6F2C">
            <w:r>
              <w:rPr>
                <w:sz w:val="18"/>
              </w:rPr>
              <w:t>Price</w:t>
            </w:r>
          </w:p>
        </w:tc>
        <w:tc>
          <w:tcPr>
            <w:tcW w:w="1715" w:type="dxa"/>
          </w:tcPr>
          <w:p w14:paraId="519CDCDC" w14:textId="77777777" w:rsidR="008F54E3" w:rsidRDefault="008C6F2C">
            <w:r>
              <w:rPr>
                <w:sz w:val="18"/>
              </w:rPr>
              <w:t>−10%</w:t>
            </w:r>
          </w:p>
        </w:tc>
        <w:tc>
          <w:tcPr>
            <w:tcW w:w="1288" w:type="dxa"/>
          </w:tcPr>
          <w:p w14:paraId="09D1C63B" w14:textId="77777777" w:rsidR="008F54E3" w:rsidRDefault="008C6F2C">
            <w:r>
              <w:rPr>
                <w:sz w:val="18"/>
              </w:rPr>
              <w:t>32.9</w:t>
            </w:r>
          </w:p>
        </w:tc>
        <w:tc>
          <w:tcPr>
            <w:tcW w:w="1290" w:type="dxa"/>
          </w:tcPr>
          <w:p w14:paraId="4FAE84E6" w14:textId="77777777" w:rsidR="008F54E3" w:rsidRDefault="008C6F2C">
            <w:r>
              <w:rPr>
                <w:sz w:val="18"/>
              </w:rPr>
              <w:t>+9.8</w:t>
            </w:r>
          </w:p>
        </w:tc>
        <w:tc>
          <w:tcPr>
            <w:tcW w:w="1926" w:type="dxa"/>
          </w:tcPr>
          <w:p w14:paraId="752D3F9F" w14:textId="77777777" w:rsidR="008F54E3" w:rsidRDefault="008C6F2C">
            <w:r>
              <w:rPr>
                <w:sz w:val="18"/>
              </w:rPr>
              <w:t>348,472</w:t>
            </w:r>
          </w:p>
        </w:tc>
      </w:tr>
      <w:tr w:rsidR="008F54E3" w14:paraId="7186B368" w14:textId="77777777">
        <w:trPr>
          <w:cantSplit/>
        </w:trPr>
        <w:tc>
          <w:tcPr>
            <w:tcW w:w="2421" w:type="dxa"/>
          </w:tcPr>
          <w:p w14:paraId="56C8C0AB" w14:textId="77777777" w:rsidR="008F54E3" w:rsidRDefault="008C6F2C">
            <w:r>
              <w:rPr>
                <w:sz w:val="18"/>
              </w:rPr>
              <w:t>Price</w:t>
            </w:r>
          </w:p>
        </w:tc>
        <w:tc>
          <w:tcPr>
            <w:tcW w:w="1715" w:type="dxa"/>
          </w:tcPr>
          <w:p w14:paraId="6E943ED4" w14:textId="77777777" w:rsidR="008F54E3" w:rsidRDefault="008C6F2C">
            <w:r>
              <w:rPr>
                <w:sz w:val="18"/>
              </w:rPr>
              <w:t>+10%</w:t>
            </w:r>
          </w:p>
        </w:tc>
        <w:tc>
          <w:tcPr>
            <w:tcW w:w="1288" w:type="dxa"/>
          </w:tcPr>
          <w:p w14:paraId="483B3BA2" w14:textId="77777777" w:rsidR="008F54E3" w:rsidRDefault="008C6F2C">
            <w:r>
              <w:rPr>
                <w:sz w:val="18"/>
              </w:rPr>
              <w:t>17.5</w:t>
            </w:r>
          </w:p>
        </w:tc>
        <w:tc>
          <w:tcPr>
            <w:tcW w:w="1290" w:type="dxa"/>
          </w:tcPr>
          <w:p w14:paraId="236B8FFE" w14:textId="77777777" w:rsidR="008F54E3" w:rsidRDefault="008C6F2C">
            <w:r>
              <w:rPr>
                <w:sz w:val="18"/>
              </w:rPr>
              <w:t>-5.6</w:t>
            </w:r>
          </w:p>
        </w:tc>
        <w:tc>
          <w:tcPr>
            <w:tcW w:w="1926" w:type="dxa"/>
          </w:tcPr>
          <w:p w14:paraId="707FCA74" w14:textId="77777777" w:rsidR="008F54E3" w:rsidRDefault="008C6F2C">
            <w:r>
              <w:rPr>
                <w:sz w:val="18"/>
              </w:rPr>
              <w:t>200,135</w:t>
            </w:r>
          </w:p>
        </w:tc>
      </w:tr>
      <w:tr w:rsidR="008F54E3" w14:paraId="09F12C36" w14:textId="77777777">
        <w:trPr>
          <w:cantSplit/>
        </w:trPr>
        <w:tc>
          <w:tcPr>
            <w:tcW w:w="2421" w:type="dxa"/>
          </w:tcPr>
          <w:p w14:paraId="579D92F1" w14:textId="77777777" w:rsidR="008F54E3" w:rsidRDefault="008C6F2C">
            <w:r>
              <w:rPr>
                <w:sz w:val="18"/>
              </w:rPr>
              <w:t>Price at the local market average (slide 8)</w:t>
            </w:r>
          </w:p>
        </w:tc>
        <w:tc>
          <w:tcPr>
            <w:tcW w:w="1715" w:type="dxa"/>
          </w:tcPr>
          <w:p w14:paraId="531B129F" w14:textId="77777777" w:rsidR="008F54E3" w:rsidRDefault="008C6F2C">
            <w:r>
              <w:rPr>
                <w:sz w:val="18"/>
              </w:rPr>
              <w:t>£130.75/m³</w:t>
            </w:r>
          </w:p>
        </w:tc>
        <w:tc>
          <w:tcPr>
            <w:tcW w:w="1288" w:type="dxa"/>
          </w:tcPr>
          <w:p w14:paraId="50A64D41" w14:textId="77777777" w:rsidR="008F54E3" w:rsidRDefault="008C6F2C">
            <w:r>
              <w:rPr>
                <w:sz w:val="18"/>
              </w:rPr>
              <w:t>17.5</w:t>
            </w:r>
          </w:p>
        </w:tc>
        <w:tc>
          <w:tcPr>
            <w:tcW w:w="1290" w:type="dxa"/>
          </w:tcPr>
          <w:p w14:paraId="16EE9B3F" w14:textId="77777777" w:rsidR="008F54E3" w:rsidRDefault="008C6F2C">
            <w:r>
              <w:rPr>
                <w:sz w:val="18"/>
              </w:rPr>
              <w:t>-5.6</w:t>
            </w:r>
          </w:p>
        </w:tc>
        <w:tc>
          <w:tcPr>
            <w:tcW w:w="1926" w:type="dxa"/>
          </w:tcPr>
          <w:p w14:paraId="5AC67130" w14:textId="77777777" w:rsidR="008F54E3" w:rsidRDefault="008C6F2C">
            <w:r>
              <w:rPr>
                <w:sz w:val="18"/>
              </w:rPr>
              <w:t>201,094</w:t>
            </w:r>
          </w:p>
        </w:tc>
      </w:tr>
      <w:tr w:rsidR="008F54E3" w14:paraId="1C8AC044" w14:textId="77777777">
        <w:trPr>
          <w:cantSplit/>
        </w:trPr>
        <w:tc>
          <w:tcPr>
            <w:tcW w:w="2421" w:type="dxa"/>
          </w:tcPr>
          <w:p w14:paraId="0439CB11" w14:textId="77777777" w:rsidR="008F54E3" w:rsidRDefault="008C6F2C">
            <w:r>
              <w:rPr>
                <w:sz w:val="18"/>
              </w:rPr>
              <w:t>Materials</w:t>
            </w:r>
          </w:p>
        </w:tc>
        <w:tc>
          <w:tcPr>
            <w:tcW w:w="1715" w:type="dxa"/>
          </w:tcPr>
          <w:p w14:paraId="38300E8A" w14:textId="77777777" w:rsidR="008F54E3" w:rsidRDefault="008C6F2C">
            <w:r>
              <w:rPr>
                <w:sz w:val="18"/>
              </w:rPr>
              <w:t>+10%</w:t>
            </w:r>
          </w:p>
        </w:tc>
        <w:tc>
          <w:tcPr>
            <w:tcW w:w="1288" w:type="dxa"/>
          </w:tcPr>
          <w:p w14:paraId="26AA82ED" w14:textId="77777777" w:rsidR="008F54E3" w:rsidRDefault="008C6F2C">
            <w:r>
              <w:rPr>
                <w:sz w:val="18"/>
              </w:rPr>
              <w:t>27.4</w:t>
            </w:r>
          </w:p>
        </w:tc>
        <w:tc>
          <w:tcPr>
            <w:tcW w:w="1290" w:type="dxa"/>
          </w:tcPr>
          <w:p w14:paraId="766D79D0" w14:textId="77777777" w:rsidR="008F54E3" w:rsidRDefault="008C6F2C">
            <w:r>
              <w:rPr>
                <w:sz w:val="18"/>
              </w:rPr>
              <w:t>+4.3</w:t>
            </w:r>
          </w:p>
        </w:tc>
        <w:tc>
          <w:tcPr>
            <w:tcW w:w="1926" w:type="dxa"/>
          </w:tcPr>
          <w:p w14:paraId="60E717D9" w14:textId="77777777" w:rsidR="008F54E3" w:rsidRDefault="008C6F2C">
            <w:r>
              <w:rPr>
                <w:sz w:val="18"/>
              </w:rPr>
              <w:t>316,835</w:t>
            </w:r>
          </w:p>
        </w:tc>
      </w:tr>
      <w:tr w:rsidR="008F54E3" w14:paraId="01B90324" w14:textId="77777777">
        <w:trPr>
          <w:cantSplit/>
        </w:trPr>
        <w:tc>
          <w:tcPr>
            <w:tcW w:w="2421" w:type="dxa"/>
          </w:tcPr>
          <w:p w14:paraId="11FEC1C7" w14:textId="77777777" w:rsidR="008F54E3" w:rsidRDefault="008C6F2C">
            <w:r>
              <w:rPr>
                <w:sz w:val="18"/>
              </w:rPr>
              <w:t>Materials</w:t>
            </w:r>
          </w:p>
        </w:tc>
        <w:tc>
          <w:tcPr>
            <w:tcW w:w="1715" w:type="dxa"/>
          </w:tcPr>
          <w:p w14:paraId="755CB74C" w14:textId="77777777" w:rsidR="008F54E3" w:rsidRDefault="008C6F2C">
            <w:r>
              <w:rPr>
                <w:sz w:val="18"/>
              </w:rPr>
              <w:t>−10%</w:t>
            </w:r>
          </w:p>
        </w:tc>
        <w:tc>
          <w:tcPr>
            <w:tcW w:w="1288" w:type="dxa"/>
          </w:tcPr>
          <w:p w14:paraId="00F0CDCF" w14:textId="77777777" w:rsidR="008F54E3" w:rsidRDefault="008C6F2C">
            <w:r>
              <w:rPr>
                <w:sz w:val="18"/>
              </w:rPr>
              <w:t>19.5</w:t>
            </w:r>
          </w:p>
        </w:tc>
        <w:tc>
          <w:tcPr>
            <w:tcW w:w="1290" w:type="dxa"/>
          </w:tcPr>
          <w:p w14:paraId="31142098" w14:textId="77777777" w:rsidR="008F54E3" w:rsidRDefault="008C6F2C">
            <w:r>
              <w:rPr>
                <w:sz w:val="18"/>
              </w:rPr>
              <w:t>-3.7</w:t>
            </w:r>
          </w:p>
        </w:tc>
        <w:tc>
          <w:tcPr>
            <w:tcW w:w="1926" w:type="dxa"/>
          </w:tcPr>
          <w:p w14:paraId="6C332901" w14:textId="77777777" w:rsidR="008F54E3" w:rsidRDefault="008C6F2C">
            <w:r>
              <w:rPr>
                <w:sz w:val="18"/>
              </w:rPr>
              <w:t>231,771</w:t>
            </w:r>
          </w:p>
        </w:tc>
      </w:tr>
      <w:tr w:rsidR="008F54E3" w14:paraId="091F1AA4" w14:textId="77777777">
        <w:trPr>
          <w:cantSplit/>
        </w:trPr>
        <w:tc>
          <w:tcPr>
            <w:tcW w:w="2421" w:type="dxa"/>
          </w:tcPr>
          <w:p w14:paraId="31BA2A03" w14:textId="77777777" w:rsidR="008F54E3" w:rsidRDefault="008C6F2C">
            <w:r>
              <w:rPr>
                <w:sz w:val="18"/>
              </w:rPr>
              <w:t>Materials at the five-mix average (slide 7)</w:t>
            </w:r>
          </w:p>
        </w:tc>
        <w:tc>
          <w:tcPr>
            <w:tcW w:w="1715" w:type="dxa"/>
          </w:tcPr>
          <w:p w14:paraId="4DEA75D4" w14:textId="77777777" w:rsidR="008F54E3" w:rsidRDefault="008C6F2C">
            <w:r>
              <w:rPr>
                <w:sz w:val="18"/>
              </w:rPr>
              <w:t>£66.55/m³</w:t>
            </w:r>
          </w:p>
        </w:tc>
        <w:tc>
          <w:tcPr>
            <w:tcW w:w="1288" w:type="dxa"/>
          </w:tcPr>
          <w:p w14:paraId="36B73476" w14:textId="77777777" w:rsidR="008F54E3" w:rsidRDefault="008C6F2C">
            <w:r>
              <w:rPr>
                <w:sz w:val="18"/>
              </w:rPr>
              <w:t>26.8</w:t>
            </w:r>
          </w:p>
        </w:tc>
        <w:tc>
          <w:tcPr>
            <w:tcW w:w="1290" w:type="dxa"/>
          </w:tcPr>
          <w:p w14:paraId="2D6462AB" w14:textId="77777777" w:rsidR="008F54E3" w:rsidRDefault="008C6F2C">
            <w:r>
              <w:rPr>
                <w:sz w:val="18"/>
              </w:rPr>
              <w:t>+3.6</w:t>
            </w:r>
          </w:p>
        </w:tc>
        <w:tc>
          <w:tcPr>
            <w:tcW w:w="1926" w:type="dxa"/>
          </w:tcPr>
          <w:p w14:paraId="7F29FEC0" w14:textId="77777777" w:rsidR="008F54E3" w:rsidRDefault="008C6F2C">
            <w:r>
              <w:rPr>
                <w:sz w:val="18"/>
              </w:rPr>
              <w:t>311,017</w:t>
            </w:r>
          </w:p>
        </w:tc>
      </w:tr>
      <w:tr w:rsidR="008F54E3" w14:paraId="739ED453" w14:textId="77777777">
        <w:trPr>
          <w:cantSplit/>
        </w:trPr>
        <w:tc>
          <w:tcPr>
            <w:tcW w:w="2421" w:type="dxa"/>
          </w:tcPr>
          <w:p w14:paraId="094DC80B" w14:textId="77777777" w:rsidR="008F54E3" w:rsidRDefault="008C6F2C">
            <w:r>
              <w:rPr>
                <w:sz w:val="18"/>
              </w:rPr>
              <w:t>Materials at the certified (BSI) average (slide 7)</w:t>
            </w:r>
          </w:p>
        </w:tc>
        <w:tc>
          <w:tcPr>
            <w:tcW w:w="1715" w:type="dxa"/>
          </w:tcPr>
          <w:p w14:paraId="080005E5" w14:textId="77777777" w:rsidR="008F54E3" w:rsidRDefault="008C6F2C">
            <w:r>
              <w:rPr>
                <w:sz w:val="18"/>
              </w:rPr>
              <w:t>£75.68/m³</w:t>
            </w:r>
          </w:p>
        </w:tc>
        <w:tc>
          <w:tcPr>
            <w:tcW w:w="1288" w:type="dxa"/>
          </w:tcPr>
          <w:p w14:paraId="03EEE901" w14:textId="77777777" w:rsidR="008F54E3" w:rsidRDefault="008C6F2C">
            <w:r>
              <w:rPr>
                <w:sz w:val="18"/>
              </w:rPr>
              <w:t>38.0</w:t>
            </w:r>
          </w:p>
        </w:tc>
        <w:tc>
          <w:tcPr>
            <w:tcW w:w="1290" w:type="dxa"/>
          </w:tcPr>
          <w:p w14:paraId="7F6D716C" w14:textId="77777777" w:rsidR="008F54E3" w:rsidRDefault="008C6F2C">
            <w:r>
              <w:rPr>
                <w:sz w:val="18"/>
              </w:rPr>
              <w:t>+14.9</w:t>
            </w:r>
          </w:p>
        </w:tc>
        <w:tc>
          <w:tcPr>
            <w:tcW w:w="1926" w:type="dxa"/>
          </w:tcPr>
          <w:p w14:paraId="24A546EE" w14:textId="77777777" w:rsidR="008F54E3" w:rsidRDefault="008C6F2C">
            <w:r>
              <w:rPr>
                <w:sz w:val="18"/>
              </w:rPr>
              <w:t>379,576</w:t>
            </w:r>
          </w:p>
        </w:tc>
      </w:tr>
      <w:tr w:rsidR="008F54E3" w14:paraId="729D665F" w14:textId="77777777">
        <w:trPr>
          <w:cantSplit/>
        </w:trPr>
        <w:tc>
          <w:tcPr>
            <w:tcW w:w="2421" w:type="dxa"/>
          </w:tcPr>
          <w:p w14:paraId="2F447960" w14:textId="77777777" w:rsidR="008F54E3" w:rsidRDefault="008C6F2C">
            <w:r>
              <w:rPr>
                <w:sz w:val="18"/>
              </w:rPr>
              <w:t>Fixed costs</w:t>
            </w:r>
          </w:p>
        </w:tc>
        <w:tc>
          <w:tcPr>
            <w:tcW w:w="1715" w:type="dxa"/>
          </w:tcPr>
          <w:p w14:paraId="70F13036" w14:textId="77777777" w:rsidR="008F54E3" w:rsidRDefault="008C6F2C">
            <w:r>
              <w:rPr>
                <w:sz w:val="18"/>
              </w:rPr>
              <w:t>+10%</w:t>
            </w:r>
          </w:p>
        </w:tc>
        <w:tc>
          <w:tcPr>
            <w:tcW w:w="1288" w:type="dxa"/>
          </w:tcPr>
          <w:p w14:paraId="6FD38DBC" w14:textId="77777777" w:rsidR="008F54E3" w:rsidRDefault="008C6F2C">
            <w:r>
              <w:rPr>
                <w:sz w:val="18"/>
              </w:rPr>
              <w:t>25.0</w:t>
            </w:r>
          </w:p>
        </w:tc>
        <w:tc>
          <w:tcPr>
            <w:tcW w:w="1290" w:type="dxa"/>
          </w:tcPr>
          <w:p w14:paraId="21F16AE5" w14:textId="77777777" w:rsidR="008F54E3" w:rsidRDefault="008C6F2C">
            <w:r>
              <w:rPr>
                <w:sz w:val="18"/>
              </w:rPr>
              <w:t>+1.9</w:t>
            </w:r>
          </w:p>
        </w:tc>
        <w:tc>
          <w:tcPr>
            <w:tcW w:w="1926" w:type="dxa"/>
          </w:tcPr>
          <w:p w14:paraId="459EA7EF" w14:textId="77777777" w:rsidR="008F54E3" w:rsidRDefault="008C6F2C">
            <w:r>
              <w:rPr>
                <w:sz w:val="18"/>
              </w:rPr>
              <w:t>302,049</w:t>
            </w:r>
          </w:p>
        </w:tc>
      </w:tr>
      <w:tr w:rsidR="008F54E3" w14:paraId="69D39F87" w14:textId="77777777">
        <w:trPr>
          <w:cantSplit/>
        </w:trPr>
        <w:tc>
          <w:tcPr>
            <w:tcW w:w="2421" w:type="dxa"/>
          </w:tcPr>
          <w:p w14:paraId="1B6D2F98" w14:textId="77777777" w:rsidR="008F54E3" w:rsidRDefault="008C6F2C">
            <w:r>
              <w:rPr>
                <w:sz w:val="18"/>
              </w:rPr>
              <w:t>Rent</w:t>
            </w:r>
          </w:p>
        </w:tc>
        <w:tc>
          <w:tcPr>
            <w:tcW w:w="1715" w:type="dxa"/>
          </w:tcPr>
          <w:p w14:paraId="46C78F0B" w14:textId="77777777" w:rsidR="008F54E3" w:rsidRDefault="008C6F2C">
            <w:r>
              <w:rPr>
                <w:sz w:val="18"/>
              </w:rPr>
              <w:t>£50,000 a year</w:t>
            </w:r>
          </w:p>
        </w:tc>
        <w:tc>
          <w:tcPr>
            <w:tcW w:w="1288" w:type="dxa"/>
          </w:tcPr>
          <w:p w14:paraId="70C77501" w14:textId="77777777" w:rsidR="008F54E3" w:rsidRDefault="008C6F2C">
            <w:r>
              <w:rPr>
                <w:sz w:val="18"/>
              </w:rPr>
              <w:t>22.5</w:t>
            </w:r>
          </w:p>
        </w:tc>
        <w:tc>
          <w:tcPr>
            <w:tcW w:w="1290" w:type="dxa"/>
          </w:tcPr>
          <w:p w14:paraId="2EE0A9AA" w14:textId="77777777" w:rsidR="008F54E3" w:rsidRDefault="008C6F2C">
            <w:r>
              <w:rPr>
                <w:sz w:val="18"/>
              </w:rPr>
              <w:t>-0.6</w:t>
            </w:r>
          </w:p>
        </w:tc>
        <w:tc>
          <w:tcPr>
            <w:tcW w:w="1926" w:type="dxa"/>
          </w:tcPr>
          <w:p w14:paraId="7BD9B3CC" w14:textId="77777777" w:rsidR="008F54E3" w:rsidRDefault="008C6F2C">
            <w:r>
              <w:rPr>
                <w:sz w:val="18"/>
              </w:rPr>
              <w:t>266,803</w:t>
            </w:r>
          </w:p>
        </w:tc>
      </w:tr>
      <w:tr w:rsidR="008F54E3" w14:paraId="53BD7418" w14:textId="77777777">
        <w:trPr>
          <w:cantSplit/>
        </w:trPr>
        <w:tc>
          <w:tcPr>
            <w:tcW w:w="2421" w:type="dxa"/>
          </w:tcPr>
          <w:p w14:paraId="769BF926" w14:textId="77777777" w:rsidR="008F54E3" w:rsidRDefault="008C6F2C">
            <w:r>
              <w:rPr>
                <w:sz w:val="18"/>
              </w:rPr>
              <w:t>Rent</w:t>
            </w:r>
          </w:p>
        </w:tc>
        <w:tc>
          <w:tcPr>
            <w:tcW w:w="1715" w:type="dxa"/>
          </w:tcPr>
          <w:p w14:paraId="58B2115A" w14:textId="77777777" w:rsidR="008F54E3" w:rsidRDefault="008C6F2C">
            <w:r>
              <w:rPr>
                <w:sz w:val="18"/>
              </w:rPr>
              <w:t>£70,000 a year</w:t>
            </w:r>
          </w:p>
        </w:tc>
        <w:tc>
          <w:tcPr>
            <w:tcW w:w="1288" w:type="dxa"/>
          </w:tcPr>
          <w:p w14:paraId="42508EEC" w14:textId="77777777" w:rsidR="008F54E3" w:rsidRDefault="008C6F2C">
            <w:r>
              <w:rPr>
                <w:sz w:val="18"/>
              </w:rPr>
              <w:t>23.7</w:t>
            </w:r>
          </w:p>
        </w:tc>
        <w:tc>
          <w:tcPr>
            <w:tcW w:w="1290" w:type="dxa"/>
          </w:tcPr>
          <w:p w14:paraId="2787DCC9" w14:textId="77777777" w:rsidR="008F54E3" w:rsidRDefault="008C6F2C">
            <w:r>
              <w:rPr>
                <w:sz w:val="18"/>
              </w:rPr>
              <w:t>+0.6</w:t>
            </w:r>
          </w:p>
        </w:tc>
        <w:tc>
          <w:tcPr>
            <w:tcW w:w="1926" w:type="dxa"/>
          </w:tcPr>
          <w:p w14:paraId="222DD7D3" w14:textId="77777777" w:rsidR="008F54E3" w:rsidRDefault="008C6F2C">
            <w:r>
              <w:rPr>
                <w:sz w:val="18"/>
              </w:rPr>
              <w:t>281,803</w:t>
            </w:r>
          </w:p>
        </w:tc>
      </w:tr>
      <w:tr w:rsidR="008F54E3" w14:paraId="76AC4ED4" w14:textId="77777777">
        <w:trPr>
          <w:cantSplit/>
        </w:trPr>
        <w:tc>
          <w:tcPr>
            <w:tcW w:w="2421" w:type="dxa"/>
          </w:tcPr>
          <w:p w14:paraId="261BB0A2" w14:textId="77777777" w:rsidR="008F54E3" w:rsidRDefault="008C6F2C">
            <w:r>
              <w:rPr>
                <w:sz w:val="18"/>
              </w:rPr>
              <w:t>Freehold yard (Attercliffe) instead of a lease</w:t>
            </w:r>
          </w:p>
        </w:tc>
        <w:tc>
          <w:tcPr>
            <w:tcW w:w="1715" w:type="dxa"/>
          </w:tcPr>
          <w:p w14:paraId="0F54109E" w14:textId="77777777" w:rsidR="008F54E3" w:rsidRDefault="008C6F2C">
            <w:r>
              <w:rPr>
                <w:sz w:val="18"/>
              </w:rPr>
              <w:t>£1.0m capital; no rent</w:t>
            </w:r>
          </w:p>
        </w:tc>
        <w:tc>
          <w:tcPr>
            <w:tcW w:w="1288" w:type="dxa"/>
          </w:tcPr>
          <w:p w14:paraId="270E481B" w14:textId="77777777" w:rsidR="008F54E3" w:rsidRDefault="008C6F2C">
            <w:r>
              <w:rPr>
                <w:sz w:val="18"/>
              </w:rPr>
              <w:t>43.0</w:t>
            </w:r>
          </w:p>
        </w:tc>
        <w:tc>
          <w:tcPr>
            <w:tcW w:w="1290" w:type="dxa"/>
          </w:tcPr>
          <w:p w14:paraId="69F0EAF4" w14:textId="77777777" w:rsidR="008F54E3" w:rsidRDefault="008C6F2C">
            <w:r>
              <w:rPr>
                <w:sz w:val="18"/>
              </w:rPr>
              <w:t>+19.9</w:t>
            </w:r>
          </w:p>
        </w:tc>
        <w:tc>
          <w:tcPr>
            <w:tcW w:w="1926" w:type="dxa"/>
          </w:tcPr>
          <w:p w14:paraId="5A7286DA" w14:textId="77777777" w:rsidR="008F54E3" w:rsidRDefault="008C6F2C">
            <w:r>
              <w:rPr>
                <w:sz w:val="18"/>
              </w:rPr>
              <w:t>—</w:t>
            </w:r>
          </w:p>
        </w:tc>
      </w:tr>
      <w:tr w:rsidR="008F54E3" w14:paraId="417E84AB" w14:textId="77777777">
        <w:trPr>
          <w:cantSplit/>
        </w:trPr>
        <w:tc>
          <w:tcPr>
            <w:tcW w:w="2421" w:type="dxa"/>
          </w:tcPr>
          <w:p w14:paraId="4B5921F6" w14:textId="77777777" w:rsidR="008F54E3" w:rsidRDefault="008C6F2C">
            <w:r>
              <w:rPr>
                <w:sz w:val="18"/>
              </w:rPr>
              <w:t>Capital</w:t>
            </w:r>
          </w:p>
        </w:tc>
        <w:tc>
          <w:tcPr>
            <w:tcW w:w="1715" w:type="dxa"/>
          </w:tcPr>
          <w:p w14:paraId="3578B974" w14:textId="77777777" w:rsidR="008F54E3" w:rsidRDefault="008C6F2C">
            <w:r>
              <w:rPr>
                <w:sz w:val="18"/>
              </w:rPr>
              <w:t>+10%</w:t>
            </w:r>
          </w:p>
        </w:tc>
        <w:tc>
          <w:tcPr>
            <w:tcW w:w="1288" w:type="dxa"/>
          </w:tcPr>
          <w:p w14:paraId="736F5DDF" w14:textId="77777777" w:rsidR="008F54E3" w:rsidRDefault="008C6F2C">
            <w:r>
              <w:rPr>
                <w:sz w:val="18"/>
              </w:rPr>
              <w:t>24.1</w:t>
            </w:r>
          </w:p>
        </w:tc>
        <w:tc>
          <w:tcPr>
            <w:tcW w:w="1290" w:type="dxa"/>
          </w:tcPr>
          <w:p w14:paraId="12711FD6" w14:textId="77777777" w:rsidR="008F54E3" w:rsidRDefault="008C6F2C">
            <w:r>
              <w:rPr>
                <w:sz w:val="18"/>
              </w:rPr>
              <w:t>+1.0</w:t>
            </w:r>
          </w:p>
        </w:tc>
        <w:tc>
          <w:tcPr>
            <w:tcW w:w="1926" w:type="dxa"/>
          </w:tcPr>
          <w:p w14:paraId="18DF16E8" w14:textId="77777777" w:rsidR="008F54E3" w:rsidRDefault="008C6F2C">
            <w:r>
              <w:rPr>
                <w:sz w:val="18"/>
              </w:rPr>
              <w:t>301,459</w:t>
            </w:r>
          </w:p>
        </w:tc>
      </w:tr>
      <w:tr w:rsidR="008F54E3" w14:paraId="320BF0D2" w14:textId="77777777">
        <w:trPr>
          <w:cantSplit/>
        </w:trPr>
        <w:tc>
          <w:tcPr>
            <w:tcW w:w="2421" w:type="dxa"/>
          </w:tcPr>
          <w:p w14:paraId="2DB46B6A" w14:textId="77777777" w:rsidR="008F54E3" w:rsidRDefault="008C6F2C">
            <w:r>
              <w:rPr>
                <w:sz w:val="18"/>
              </w:rPr>
              <w:t>Third wagon and one more driver from 2028 (slide 11)</w:t>
            </w:r>
          </w:p>
        </w:tc>
        <w:tc>
          <w:tcPr>
            <w:tcW w:w="1715" w:type="dxa"/>
          </w:tcPr>
          <w:p w14:paraId="7D898C6F" w14:textId="77777777" w:rsidR="008F54E3" w:rsidRDefault="008C6F2C">
            <w:r>
              <w:rPr>
                <w:sz w:val="18"/>
              </w:rPr>
              <w:t>+£100,240 a year</w:t>
            </w:r>
          </w:p>
        </w:tc>
        <w:tc>
          <w:tcPr>
            <w:tcW w:w="1288" w:type="dxa"/>
          </w:tcPr>
          <w:p w14:paraId="20DD70BE" w14:textId="77777777" w:rsidR="008F54E3" w:rsidRDefault="008C6F2C">
            <w:r>
              <w:rPr>
                <w:sz w:val="18"/>
              </w:rPr>
              <w:t>25.9</w:t>
            </w:r>
          </w:p>
        </w:tc>
        <w:tc>
          <w:tcPr>
            <w:tcW w:w="1290" w:type="dxa"/>
          </w:tcPr>
          <w:p w14:paraId="6A3AEA95" w14:textId="77777777" w:rsidR="008F54E3" w:rsidRDefault="008C6F2C">
            <w:r>
              <w:rPr>
                <w:sz w:val="18"/>
              </w:rPr>
              <w:t>+2.8</w:t>
            </w:r>
          </w:p>
        </w:tc>
        <w:tc>
          <w:tcPr>
            <w:tcW w:w="1926" w:type="dxa"/>
          </w:tcPr>
          <w:p w14:paraId="714653DB" w14:textId="77777777" w:rsidR="008F54E3" w:rsidRDefault="008C6F2C">
            <w:r>
              <w:rPr>
                <w:sz w:val="18"/>
              </w:rPr>
              <w:t>274,303</w:t>
            </w:r>
          </w:p>
        </w:tc>
      </w:tr>
      <w:tr w:rsidR="008F54E3" w14:paraId="3C3A75D3" w14:textId="77777777">
        <w:trPr>
          <w:cantSplit/>
        </w:trPr>
        <w:tc>
          <w:tcPr>
            <w:tcW w:w="2421" w:type="dxa"/>
          </w:tcPr>
          <w:p w14:paraId="0F22704C" w14:textId="77777777" w:rsidR="008F54E3" w:rsidRDefault="008C6F2C">
            <w:r>
              <w:rPr>
                <w:sz w:val="18"/>
              </w:rPr>
              <w:t>Second driver from opening</w:t>
            </w:r>
          </w:p>
        </w:tc>
        <w:tc>
          <w:tcPr>
            <w:tcW w:w="1715" w:type="dxa"/>
          </w:tcPr>
          <w:p w14:paraId="373ADC71" w14:textId="77777777" w:rsidR="008F54E3" w:rsidRDefault="008C6F2C">
            <w:r>
              <w:rPr>
                <w:sz w:val="18"/>
              </w:rPr>
              <w:t>+£37,440 a year</w:t>
            </w:r>
          </w:p>
        </w:tc>
        <w:tc>
          <w:tcPr>
            <w:tcW w:w="1288" w:type="dxa"/>
          </w:tcPr>
          <w:p w14:paraId="6827A3CE" w14:textId="77777777" w:rsidR="008F54E3" w:rsidRDefault="008C6F2C">
            <w:r>
              <w:rPr>
                <w:sz w:val="18"/>
              </w:rPr>
              <w:t>25.1</w:t>
            </w:r>
          </w:p>
        </w:tc>
        <w:tc>
          <w:tcPr>
            <w:tcW w:w="1290" w:type="dxa"/>
          </w:tcPr>
          <w:p w14:paraId="53C3FDFC" w14:textId="77777777" w:rsidR="008F54E3" w:rsidRDefault="008C6F2C">
            <w:r>
              <w:rPr>
                <w:sz w:val="18"/>
              </w:rPr>
              <w:t>+1.9</w:t>
            </w:r>
          </w:p>
        </w:tc>
        <w:tc>
          <w:tcPr>
            <w:tcW w:w="1926" w:type="dxa"/>
          </w:tcPr>
          <w:p w14:paraId="20F398D2" w14:textId="77777777" w:rsidR="008F54E3" w:rsidRDefault="008C6F2C">
            <w:r>
              <w:rPr>
                <w:sz w:val="18"/>
              </w:rPr>
              <w:t>302,383</w:t>
            </w:r>
          </w:p>
        </w:tc>
      </w:tr>
    </w:tbl>
    <w:p w14:paraId="29C6E8B6" w14:textId="77777777" w:rsidR="00457F15" w:rsidRDefault="00863F0A">
      <w:pPr>
        <w:pStyle w:val="TableNote"/>
      </w:pPr>
      <w:r>
        <w:rPr>
          <w:i/>
        </w:rPr>
        <w:t>Note.</w:t>
      </w:r>
      <w:r>
        <w:t xml:space="preserve"> The base-business share is the 2028 depot's capital, assumed equal to this depot's, less the free cash flow this depot generates in its first twelve months. Price and materials are the largest effects; rent and capital the smallest.</w:t>
      </w:r>
    </w:p>
    <w:p w14:paraId="4EDA456A" w14:textId="77777777" w:rsidR="008F54E3" w:rsidRDefault="008C6F2C">
      <w:pPr>
        <w:pStyle w:val="TableCaption"/>
        <w:keepNext/>
      </w:pPr>
      <w: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14:paraId="61F2EB9C" w14:textId="77777777">
        <w:trPr>
          <w:cantSplit/>
          <w:tblHeader/>
        </w:trPr>
        <w:tc>
          <w:tcPr>
            <w:tcW w:w="2449" w:type="dxa"/>
          </w:tcPr>
          <w:p w14:paraId="26A5CF4C" w14:textId="77777777" w:rsidR="008F54E3" w:rsidRDefault="008C6F2C">
            <w:pPr>
              <w:keepNext/>
            </w:pPr>
            <w:r>
              <w:rPr>
                <w:b/>
                <w:sz w:val="18"/>
              </w:rPr>
              <w:t>Discount rate</w:t>
            </w:r>
          </w:p>
        </w:tc>
        <w:tc>
          <w:tcPr>
            <w:tcW w:w="3473" w:type="dxa"/>
          </w:tcPr>
          <w:p w14:paraId="420E5DA4" w14:textId="77777777" w:rsidR="008F54E3" w:rsidRDefault="008C6F2C">
            <w:pPr>
              <w:keepNext/>
            </w:pPr>
            <w:r>
              <w:rPr>
                <w:b/>
                <w:sz w:val="18"/>
              </w:rPr>
              <w:t>Net present value over five years (£)</w:t>
            </w:r>
          </w:p>
        </w:tc>
        <w:tc>
          <w:tcPr>
            <w:tcW w:w="2718" w:type="dxa"/>
          </w:tcPr>
          <w:p w14:paraId="3C2B3DE9" w14:textId="77777777" w:rsidR="008F54E3" w:rsidRDefault="008C6F2C">
            <w:pPr>
              <w:keepNext/>
            </w:pPr>
            <w:r>
              <w:rPr>
                <w:b/>
                <w:sz w:val="18"/>
              </w:rPr>
              <w:t>Discounted payback (months)</w:t>
            </w:r>
          </w:p>
        </w:tc>
      </w:tr>
      <w:tr w:rsidR="008F54E3" w14:paraId="3D000CC8" w14:textId="77777777">
        <w:trPr>
          <w:cantSplit/>
        </w:trPr>
        <w:tc>
          <w:tcPr>
            <w:tcW w:w="2449" w:type="dxa"/>
          </w:tcPr>
          <w:p w14:paraId="3F45A2F4" w14:textId="77777777" w:rsidR="008F54E3" w:rsidRDefault="008C6F2C">
            <w:r>
              <w:rPr>
                <w:sz w:val="18"/>
              </w:rPr>
              <w:t>0% (as presented)</w:t>
            </w:r>
          </w:p>
        </w:tc>
        <w:tc>
          <w:tcPr>
            <w:tcW w:w="3473" w:type="dxa"/>
          </w:tcPr>
          <w:p w14:paraId="6D8937F7" w14:textId="77777777" w:rsidR="008F54E3" w:rsidRDefault="008C6F2C">
            <w:r>
              <w:rPr>
                <w:sz w:val="18"/>
              </w:rPr>
              <w:t>1,488,806</w:t>
            </w:r>
          </w:p>
        </w:tc>
        <w:tc>
          <w:tcPr>
            <w:tcW w:w="2718" w:type="dxa"/>
          </w:tcPr>
          <w:p w14:paraId="4434E9F4" w14:textId="77777777" w:rsidR="008F54E3" w:rsidRDefault="008C6F2C">
            <w:r>
              <w:rPr>
                <w:sz w:val="18"/>
              </w:rPr>
              <w:t>23.1</w:t>
            </w:r>
          </w:p>
        </w:tc>
      </w:tr>
      <w:tr w:rsidR="008F54E3" w14:paraId="39DD25D5" w14:textId="77777777">
        <w:trPr>
          <w:cantSplit/>
        </w:trPr>
        <w:tc>
          <w:tcPr>
            <w:tcW w:w="2449" w:type="dxa"/>
          </w:tcPr>
          <w:p w14:paraId="45F73803" w14:textId="77777777" w:rsidR="008F54E3" w:rsidRDefault="008C6F2C">
            <w:r>
              <w:rPr>
                <w:sz w:val="18"/>
              </w:rPr>
              <w:t>8%</w:t>
            </w:r>
          </w:p>
        </w:tc>
        <w:tc>
          <w:tcPr>
            <w:tcW w:w="3473" w:type="dxa"/>
          </w:tcPr>
          <w:p w14:paraId="382C9F63" w14:textId="77777777" w:rsidR="008F54E3" w:rsidRDefault="008C6F2C">
            <w:r>
              <w:rPr>
                <w:sz w:val="18"/>
              </w:rPr>
              <w:t>1,053,412</w:t>
            </w:r>
          </w:p>
        </w:tc>
        <w:tc>
          <w:tcPr>
            <w:tcW w:w="2718" w:type="dxa"/>
          </w:tcPr>
          <w:p w14:paraId="22EB59B4" w14:textId="77777777" w:rsidR="008F54E3" w:rsidRDefault="008C6F2C">
            <w:r>
              <w:rPr>
                <w:sz w:val="18"/>
              </w:rPr>
              <w:t>24.7</w:t>
            </w:r>
          </w:p>
        </w:tc>
      </w:tr>
      <w:tr w:rsidR="008F54E3" w14:paraId="31D9D801" w14:textId="77777777">
        <w:trPr>
          <w:cantSplit/>
        </w:trPr>
        <w:tc>
          <w:tcPr>
            <w:tcW w:w="2449" w:type="dxa"/>
          </w:tcPr>
          <w:p w14:paraId="7401353E" w14:textId="77777777" w:rsidR="008F54E3" w:rsidRDefault="008C6F2C">
            <w:r>
              <w:rPr>
                <w:sz w:val="18"/>
              </w:rPr>
              <w:t>10%</w:t>
            </w:r>
          </w:p>
        </w:tc>
        <w:tc>
          <w:tcPr>
            <w:tcW w:w="3473" w:type="dxa"/>
          </w:tcPr>
          <w:p w14:paraId="6D6475B2" w14:textId="77777777" w:rsidR="008F54E3" w:rsidRDefault="008C6F2C">
            <w:r>
              <w:rPr>
                <w:sz w:val="18"/>
              </w:rPr>
              <w:t>967,841</w:t>
            </w:r>
          </w:p>
        </w:tc>
        <w:tc>
          <w:tcPr>
            <w:tcW w:w="2718" w:type="dxa"/>
          </w:tcPr>
          <w:p w14:paraId="42041657" w14:textId="77777777" w:rsidR="008F54E3" w:rsidRDefault="008C6F2C">
            <w:r>
              <w:rPr>
                <w:sz w:val="18"/>
              </w:rPr>
              <w:t>25.1</w:t>
            </w:r>
          </w:p>
        </w:tc>
      </w:tr>
      <w:tr w:rsidR="008F54E3" w14:paraId="51003A6C" w14:textId="77777777">
        <w:trPr>
          <w:cantSplit/>
        </w:trPr>
        <w:tc>
          <w:tcPr>
            <w:tcW w:w="2449" w:type="dxa"/>
          </w:tcPr>
          <w:p w14:paraId="0D407462" w14:textId="77777777" w:rsidR="008F54E3" w:rsidRDefault="008C6F2C">
            <w:r>
              <w:rPr>
                <w:sz w:val="18"/>
              </w:rPr>
              <w:t>12%</w:t>
            </w:r>
          </w:p>
        </w:tc>
        <w:tc>
          <w:tcPr>
            <w:tcW w:w="3473" w:type="dxa"/>
          </w:tcPr>
          <w:p w14:paraId="7CBD9B28" w14:textId="77777777" w:rsidR="008F54E3" w:rsidRDefault="008C6F2C">
            <w:r>
              <w:rPr>
                <w:sz w:val="18"/>
              </w:rPr>
              <w:t>889,618</w:t>
            </w:r>
          </w:p>
        </w:tc>
        <w:tc>
          <w:tcPr>
            <w:tcW w:w="2718" w:type="dxa"/>
          </w:tcPr>
          <w:p w14:paraId="10F63948" w14:textId="77777777" w:rsidR="008F54E3" w:rsidRDefault="008C6F2C">
            <w:r>
              <w:rPr>
                <w:sz w:val="18"/>
              </w:rPr>
              <w:t>25.5</w:t>
            </w:r>
          </w:p>
        </w:tc>
      </w:tr>
    </w:tbl>
    <w:p w14:paraId="10CE3514" w14:textId="77777777" w:rsidR="00457F15" w:rsidRDefault="00863F0A">
      <w:pPr>
        <w:pStyle w:val="TableNote"/>
      </w:pPr>
      <w:r>
        <w:rPr>
          <w:i/>
        </w:rPr>
        <w:t>Note.</w:t>
      </w:r>
      <w:r>
        <w:t xml:space="preserve"> Cash flows discounted at each year end. The rate the board should apply is [DISCOUNT_RATE_BASIS] (§4.4).</w:t>
      </w:r>
    </w:p>
    <w:p w14:paraId="51D6ECB3" w14:textId="77777777" w:rsidR="008F54E3" w:rsidRDefault="008C6F2C">
      <w:pPr>
        <w:pStyle w:val="TableCaption"/>
        <w:keepNext/>
      </w:pPr>
      <w: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14:paraId="4FF292C6" w14:textId="77777777">
        <w:trPr>
          <w:cantSplit/>
          <w:tblHeader/>
        </w:trPr>
        <w:tc>
          <w:tcPr>
            <w:tcW w:w="480" w:type="dxa"/>
          </w:tcPr>
          <w:p w14:paraId="3D435DDA" w14:textId="77777777" w:rsidR="008F54E3" w:rsidRDefault="008C6F2C">
            <w:pPr>
              <w:keepNext/>
            </w:pPr>
            <w:r>
              <w:rPr>
                <w:b/>
                <w:sz w:val="18"/>
              </w:rPr>
              <w:t>#</w:t>
            </w:r>
          </w:p>
        </w:tc>
        <w:tc>
          <w:tcPr>
            <w:tcW w:w="2528" w:type="dxa"/>
          </w:tcPr>
          <w:p w14:paraId="5C745154" w14:textId="77777777" w:rsidR="008F54E3" w:rsidRDefault="008C6F2C">
            <w:pPr>
              <w:keepNext/>
            </w:pPr>
            <w:r>
              <w:rPr>
                <w:b/>
                <w:sz w:val="18"/>
              </w:rPr>
              <w:t>Finding</w:t>
            </w:r>
          </w:p>
        </w:tc>
        <w:tc>
          <w:tcPr>
            <w:tcW w:w="3643" w:type="dxa"/>
          </w:tcPr>
          <w:p w14:paraId="7560FB40" w14:textId="77777777" w:rsidR="008F54E3" w:rsidRDefault="008C6F2C">
            <w:pPr>
              <w:keepNext/>
            </w:pPr>
            <w:r>
              <w:rPr>
                <w:b/>
                <w:sz w:val="18"/>
              </w:rPr>
              <w:t>Effect</w:t>
            </w:r>
          </w:p>
        </w:tc>
        <w:tc>
          <w:tcPr>
            <w:tcW w:w="1989" w:type="dxa"/>
          </w:tcPr>
          <w:p w14:paraId="2493AA22" w14:textId="77777777" w:rsidR="008F54E3" w:rsidRDefault="008C6F2C">
            <w:pPr>
              <w:keepNext/>
            </w:pPr>
            <w:r>
              <w:rPr>
                <w:b/>
                <w:sz w:val="18"/>
              </w:rPr>
              <w:t>Treatment in this proposal</w:t>
            </w:r>
          </w:p>
        </w:tc>
      </w:tr>
      <w:tr w:rsidR="008F54E3" w14:paraId="65863218" w14:textId="77777777">
        <w:trPr>
          <w:cantSplit/>
        </w:trPr>
        <w:tc>
          <w:tcPr>
            <w:tcW w:w="480" w:type="dxa"/>
          </w:tcPr>
          <w:p w14:paraId="27F58727" w14:textId="77777777" w:rsidR="008F54E3" w:rsidRDefault="008C6F2C">
            <w:r>
              <w:rPr>
                <w:sz w:val="18"/>
              </w:rPr>
              <w:t>1</w:t>
            </w:r>
          </w:p>
        </w:tc>
        <w:tc>
          <w:tcPr>
            <w:tcW w:w="2528" w:type="dxa"/>
          </w:tcPr>
          <w:p w14:paraId="114EB91D" w14:textId="77777777" w:rsidR="008F54E3" w:rsidRDefault="008C6F2C">
            <w:r>
              <w:rPr>
                <w:sz w:val="18"/>
              </w:rPr>
              <w:t>Payback counted in whole years: the dashboard shows 2</w:t>
            </w:r>
          </w:p>
        </w:tc>
        <w:tc>
          <w:tcPr>
            <w:tcW w:w="3643" w:type="dxa"/>
          </w:tcPr>
          <w:p w14:paraId="14204E20" w14:textId="77777777" w:rsidR="008F54E3" w:rsidRDefault="008C6F2C">
            <w:r>
              <w:rPr>
                <w:sz w:val="18"/>
              </w:rPr>
              <w:t>Interpolated payback is 23.1 months; the self-funding test needs months</w:t>
            </w:r>
          </w:p>
        </w:tc>
        <w:tc>
          <w:tcPr>
            <w:tcW w:w="1989" w:type="dxa"/>
          </w:tcPr>
          <w:p w14:paraId="3661EB21" w14:textId="77777777" w:rsidR="008F54E3" w:rsidRDefault="008C6F2C">
            <w:r>
              <w:rPr>
                <w:sz w:val="18"/>
              </w:rPr>
              <w:t>Months used throughout (§4.4, §5.2)</w:t>
            </w:r>
          </w:p>
        </w:tc>
      </w:tr>
      <w:tr w:rsidR="008F54E3" w14:paraId="40DF8511" w14:textId="77777777">
        <w:trPr>
          <w:cantSplit/>
        </w:trPr>
        <w:tc>
          <w:tcPr>
            <w:tcW w:w="480" w:type="dxa"/>
          </w:tcPr>
          <w:p w14:paraId="683CAC24" w14:textId="77777777" w:rsidR="008F54E3" w:rsidRDefault="008C6F2C">
            <w:r>
              <w:rPr>
                <w:sz w:val="18"/>
              </w:rPr>
              <w:t>2</w:t>
            </w:r>
          </w:p>
        </w:tc>
        <w:tc>
          <w:tcPr>
            <w:tcW w:w="2528" w:type="dxa"/>
          </w:tcPr>
          <w:p w14:paraId="7AA4D0B8" w14:textId="77777777" w:rsidR="008F54E3" w:rsidRDefault="008C6F2C">
            <w:r>
              <w:rPr>
                <w:sz w:val="18"/>
              </w:rPr>
              <w:t>Discount rate set at 0%, so the 'NPV' line equals undiscounted five-year cash (£1,488,806)</w:t>
            </w:r>
          </w:p>
        </w:tc>
        <w:tc>
          <w:tcPr>
            <w:tcW w:w="3643" w:type="dxa"/>
          </w:tcPr>
          <w:p w14:paraId="1FE81569" w14:textId="77777777" w:rsidR="008F54E3" w:rsidRDefault="008C6F2C">
            <w:r>
              <w:rPr>
                <w:sz w:val="18"/>
              </w:rPr>
              <w:t>Value overstated</w:t>
            </w:r>
          </w:p>
        </w:tc>
        <w:tc>
          <w:tcPr>
            <w:tcW w:w="1989" w:type="dxa"/>
          </w:tcPr>
          <w:p w14:paraId="258A2CA5" w14:textId="77777777" w:rsidR="008F54E3" w:rsidRDefault="008C6F2C">
            <w:r>
              <w:rPr>
                <w:sz w:val="18"/>
              </w:rPr>
              <w:t>NPV at 8–12% reported (Table A9.3)</w:t>
            </w:r>
          </w:p>
        </w:tc>
      </w:tr>
      <w:tr w:rsidR="008F54E3" w14:paraId="2ABB918B" w14:textId="77777777">
        <w:trPr>
          <w:cantSplit/>
        </w:trPr>
        <w:tc>
          <w:tcPr>
            <w:tcW w:w="480" w:type="dxa"/>
          </w:tcPr>
          <w:p w14:paraId="5A00AFD2" w14:textId="77777777" w:rsidR="008F54E3" w:rsidRDefault="008C6F2C">
            <w:r>
              <w:rPr>
                <w:sz w:val="18"/>
              </w:rPr>
              <w:t>3</w:t>
            </w:r>
          </w:p>
        </w:tc>
        <w:tc>
          <w:tcPr>
            <w:tcW w:w="2528" w:type="dxa"/>
          </w:tcPr>
          <w:p w14:paraId="6765F28A" w14:textId="77777777" w:rsidR="008F54E3" w:rsidRDefault="008C6F2C">
            <w:r>
              <w:rPr>
                <w:sz w:val="18"/>
              </w:rPr>
              <w:t>Volume multiplier not linked to the profit and loss sheet</w:t>
            </w:r>
          </w:p>
        </w:tc>
        <w:tc>
          <w:tcPr>
            <w:tcW w:w="3643" w:type="dxa"/>
          </w:tcPr>
          <w:p w14:paraId="4D167D83" w14:textId="77777777" w:rsidR="008F54E3" w:rsidRDefault="008C6F2C">
            <w:r>
              <w:rPr>
                <w:sz w:val="18"/>
              </w:rPr>
              <w:t>The dashboard's Downside shows GO</w:t>
            </w:r>
          </w:p>
        </w:tc>
        <w:tc>
          <w:tcPr>
            <w:tcW w:w="1989" w:type="dxa"/>
          </w:tcPr>
          <w:p w14:paraId="72D9DB36" w14:textId="77777777" w:rsidR="008F54E3" w:rsidRDefault="008C6F2C">
            <w:r>
              <w:rPr>
                <w:sz w:val="18"/>
              </w:rPr>
              <w:t>Scenarios rerun (Table A9.1): the full downside is NO-GO under the board's own rule</w:t>
            </w:r>
          </w:p>
        </w:tc>
      </w:tr>
      <w:tr w:rsidR="008F54E3" w14:paraId="020F0F25" w14:textId="77777777">
        <w:trPr>
          <w:cantSplit/>
        </w:trPr>
        <w:tc>
          <w:tcPr>
            <w:tcW w:w="480" w:type="dxa"/>
          </w:tcPr>
          <w:p w14:paraId="78CB3CC3" w14:textId="77777777" w:rsidR="008F54E3" w:rsidRDefault="008C6F2C">
            <w:r>
              <w:rPr>
                <w:sz w:val="18"/>
              </w:rPr>
              <w:t>4</w:t>
            </w:r>
          </w:p>
        </w:tc>
        <w:tc>
          <w:tcPr>
            <w:tcW w:w="2528" w:type="dxa"/>
          </w:tcPr>
          <w:p w14:paraId="27E6F8AE" w14:textId="77777777" w:rsidR="008F54E3" w:rsidRDefault="008C6F2C">
            <w:commentRangeStart w:id="27"/>
            <w:r>
              <w:rPr>
                <w:sz w:val="18"/>
              </w:rPr>
              <w:t xml:space="preserve">Scenarios sheet applies ramp-up twice</w:t>
            </w:r>
            <w:commentRangeEnd w:id="27"/>
            <w:r>
              <w:rPr>
                <w:rStyle w:val="CommentReference"/>
              </w:rPr>
              <w:commentReference w:id="27"/>
            </w:r>
            <w:r>
              <w:rPr>
                <w:sz w:val="18"/>
              </w:rPr>
              <w:t xml:space="preserve"> </w:t>
            </w:r>
            <w:del w:id="7042" w:author="Claude (suggested edit)" w:date="2026-10-06T09:00:00Z">
              <w:r>
                <w:rPr>
                  <w:sz w:val="18"/>
                </w:rPr>
                <w:delText xml:space="preserve">(the author's own note)</w:delText>
              </w:r>
            </w:del>
            <w:ins w:id="7043" w:author="Claude (suggested edit)" w:date="2026-10-06T09:00:00Z">
              <w:r>
                <w:rPr>
                  <w:sz w:val="18"/>
                </w:rPr>
                <w:t xml:space="preserve">(the workbook author's own note)</w:t>
              </w:r>
            </w:ins>
          </w:p>
        </w:tc>
        <w:tc>
          <w:tcPr>
            <w:tcW w:w="3643" w:type="dxa"/>
          </w:tcPr>
          <w:p w14:paraId="62DEFE28" w14:textId="77777777" w:rsidR="008F54E3" w:rsidRDefault="008C6F2C">
            <w:r>
              <w:rPr>
                <w:sz w:val="18"/>
              </w:rPr>
              <w:t>Sheet unusable</w:t>
            </w:r>
          </w:p>
        </w:tc>
        <w:tc>
          <w:tcPr>
            <w:tcW w:w="1989" w:type="dxa"/>
          </w:tcPr>
          <w:p w14:paraId="1FC9214B" w14:textId="77777777" w:rsidR="008F54E3" w:rsidRDefault="008C6F2C">
            <w:r>
              <w:rPr>
                <w:sz w:val="18"/>
              </w:rPr>
              <w:t>Not used</w:t>
            </w:r>
          </w:p>
        </w:tc>
      </w:tr>
      <w:tr w:rsidR="008F54E3" w14:paraId="291971FB" w14:textId="77777777">
        <w:trPr>
          <w:cantSplit/>
        </w:trPr>
        <w:tc>
          <w:tcPr>
            <w:tcW w:w="480" w:type="dxa"/>
          </w:tcPr>
          <w:p w14:paraId="16C4AA34" w14:textId="77777777" w:rsidR="008F54E3" w:rsidRDefault="008C6F2C">
            <w:r>
              <w:rPr>
                <w:sz w:val="18"/>
              </w:rPr>
              <w:t>5</w:t>
            </w:r>
          </w:p>
        </w:tc>
        <w:tc>
          <w:tcPr>
            <w:tcW w:w="2528" w:type="dxa"/>
          </w:tcPr>
          <w:p w14:paraId="11C2435E" w14:textId="77777777" w:rsidR="008F54E3" w:rsidRDefault="008C6F2C">
            <w:r>
              <w:rPr>
                <w:sz w:val="18"/>
              </w:rPr>
              <w:t>Typed volumes (62.5–77 m³/day) run ahead of the stated ramp percentages (57.2–72.5)</w:t>
            </w:r>
          </w:p>
        </w:tc>
        <w:tc>
          <w:tcPr>
            <w:tcW w:w="3643" w:type="dxa"/>
          </w:tcPr>
          <w:p w14:paraId="649F39A6" w14:textId="77777777" w:rsidR="008F54E3" w:rsidRDefault="008C6F2C">
            <w:r>
              <w:rPr>
                <w:sz w:val="18"/>
              </w:rPr>
              <w:t>On the stated ramp, payback is 24.6 months</w:t>
            </w:r>
          </w:p>
        </w:tc>
        <w:tc>
          <w:tcPr>
            <w:tcW w:w="1989" w:type="dxa"/>
          </w:tcPr>
          <w:p w14:paraId="4B73809A" w14:textId="77777777" w:rsidR="008F54E3" w:rsidRDefault="008C6F2C">
            <w:r>
              <w:rPr>
                <w:sz w:val="18"/>
              </w:rPr>
              <w:t>Assumption A3 tested at G7 (Appendix 15)</w:t>
            </w:r>
          </w:p>
        </w:tc>
      </w:tr>
      <w:tr w:rsidR="008F54E3" w14:paraId="1482D6DA" w14:textId="77777777">
        <w:trPr>
          <w:cantSplit/>
        </w:trPr>
        <w:tc>
          <w:tcPr>
            <w:tcW w:w="480" w:type="dxa"/>
          </w:tcPr>
          <w:p w14:paraId="50368273" w14:textId="77777777" w:rsidR="008F54E3" w:rsidRDefault="008C6F2C">
            <w:r>
              <w:rPr>
                <w:sz w:val="18"/>
              </w:rPr>
              <w:t>6</w:t>
            </w:r>
          </w:p>
        </w:tc>
        <w:tc>
          <w:tcPr>
            <w:tcW w:w="2528" w:type="dxa"/>
          </w:tcPr>
          <w:p w14:paraId="56374E91" w14:textId="77777777" w:rsidR="008F54E3" w:rsidRDefault="008C6F2C">
            <w:r>
              <w:rPr>
                <w:sz w:val="18"/>
              </w:rPr>
              <w:t>Fleet appears twice: £150,000 capital for two volumetrics and £125,600 a year finance for two wagons</w:t>
            </w:r>
          </w:p>
        </w:tc>
        <w:tc>
          <w:tcPr>
            <w:tcW w:w="3643" w:type="dxa"/>
          </w:tcPr>
          <w:p w14:paraId="22CDF3E2" w14:textId="77777777" w:rsidR="008F54E3" w:rsidRDefault="008C6F2C">
            <w:r>
              <w:rPr>
                <w:sz w:val="18"/>
              </w:rPr>
              <w:t>If the finance is for these vehicles, capital falls to £113,520 and payback to 16.7 months; if the capital line is Leeds vehicles transferred, Leeds loses capacity it already lacks (§3.4)</w:t>
            </w:r>
          </w:p>
        </w:tc>
        <w:tc>
          <w:tcPr>
            <w:tcW w:w="1989" w:type="dxa"/>
          </w:tcPr>
          <w:p w14:paraId="5211EB75" w14:textId="77777777" w:rsidR="008F54E3" w:rsidRDefault="008C6F2C">
            <w:r>
              <w:rPr>
                <w:sz w:val="18"/>
              </w:rPr>
              <w:t>[CONFIRM which applies]; base left as presented</w:t>
            </w:r>
          </w:p>
        </w:tc>
      </w:tr>
      <w:tr w:rsidR="008F54E3" w14:paraId="4CDA959F" w14:textId="77777777">
        <w:trPr>
          <w:cantSplit/>
        </w:trPr>
        <w:tc>
          <w:tcPr>
            <w:tcW w:w="480" w:type="dxa"/>
          </w:tcPr>
          <w:p w14:paraId="7A791985" w14:textId="77777777" w:rsidR="008F54E3" w:rsidRDefault="008C6F2C">
            <w:r>
              <w:rPr>
                <w:sz w:val="18"/>
              </w:rPr>
              <w:t>7</w:t>
            </w:r>
          </w:p>
        </w:tc>
        <w:tc>
          <w:tcPr>
            <w:tcW w:w="2528" w:type="dxa"/>
          </w:tcPr>
          <w:p w14:paraId="12D50997" w14:textId="77777777" w:rsidR="008F54E3" w:rsidRDefault="008C6F2C">
            <w:r>
              <w:rPr>
                <w:sz w:val="18"/>
              </w:rPr>
              <w:t>One driver costed (£37,440) for two wagons</w:t>
            </w:r>
          </w:p>
        </w:tc>
        <w:tc>
          <w:tcPr>
            <w:tcW w:w="3643" w:type="dxa"/>
          </w:tcPr>
          <w:p w14:paraId="11DDAC84" w14:textId="77777777" w:rsidR="008F54E3" w:rsidRDefault="008C6F2C">
            <w:r>
              <w:rPr>
                <w:sz w:val="18"/>
              </w:rPr>
              <w:t>A second driver adds 1.9 months to payback</w:t>
            </w:r>
          </w:p>
        </w:tc>
        <w:tc>
          <w:tcPr>
            <w:tcW w:w="1989" w:type="dxa"/>
          </w:tcPr>
          <w:p w14:paraId="00300273" w14:textId="77777777" w:rsidR="008F54E3" w:rsidRDefault="008C6F2C">
            <w:r>
              <w:rPr>
                <w:sz w:val="18"/>
              </w:rPr>
              <w:t>[CONFIRM how the second wagon is crewed]</w:t>
            </w:r>
          </w:p>
        </w:tc>
      </w:tr>
      <w:tr w:rsidR="008F54E3" w14:paraId="721E7983" w14:textId="77777777">
        <w:trPr>
          <w:cantSplit/>
        </w:trPr>
        <w:tc>
          <w:tcPr>
            <w:tcW w:w="480" w:type="dxa"/>
          </w:tcPr>
          <w:p w14:paraId="78AAD62B" w14:textId="77777777" w:rsidR="008F54E3" w:rsidRDefault="008C6F2C">
            <w:r>
              <w:rPr>
                <w:sz w:val="18"/>
              </w:rPr>
              <w:t>8</w:t>
            </w:r>
          </w:p>
        </w:tc>
        <w:tc>
          <w:tcPr>
            <w:tcW w:w="2528" w:type="dxa"/>
          </w:tcPr>
          <w:p w14:paraId="4CE71CF1" w14:textId="77777777" w:rsidR="008F54E3" w:rsidRDefault="008C6F2C">
            <w:r>
              <w:rPr>
                <w:sz w:val="18"/>
              </w:rPr>
              <w:t>Third wagon planned for 2028 (slide 11) is not in the model</w:t>
            </w:r>
          </w:p>
        </w:tc>
        <w:tc>
          <w:tcPr>
            <w:tcW w:w="3643" w:type="dxa"/>
          </w:tcPr>
          <w:p w14:paraId="594E23FD" w14:textId="77777777" w:rsidR="008F54E3" w:rsidRDefault="008C6F2C">
            <w:r>
              <w:rPr>
                <w:sz w:val="18"/>
              </w:rPr>
              <w:t>Adds 2.8 months; 2028 break-even rises to 33.9 m³/day</w:t>
            </w:r>
          </w:p>
        </w:tc>
        <w:tc>
          <w:tcPr>
            <w:tcW w:w="1989" w:type="dxa"/>
          </w:tcPr>
          <w:p w14:paraId="25C783F8" w14:textId="77777777" w:rsidR="008F54E3" w:rsidRDefault="008C6F2C">
            <w:r>
              <w:rPr>
                <w:sz w:val="18"/>
              </w:rPr>
              <w:t>Shown in Tables A8.1 and A9.2</w:t>
            </w:r>
          </w:p>
        </w:tc>
      </w:tr>
      <w:tr w:rsidR="008F54E3" w14:paraId="58C257FE" w14:textId="77777777">
        <w:trPr>
          <w:cantSplit/>
        </w:trPr>
        <w:tc>
          <w:tcPr>
            <w:tcW w:w="480" w:type="dxa"/>
          </w:tcPr>
          <w:p w14:paraId="16288E2E" w14:textId="77777777" w:rsidR="008F54E3" w:rsidRDefault="008C6F2C">
            <w:r>
              <w:rPr>
                <w:sz w:val="18"/>
              </w:rPr>
              <w:t>9</w:t>
            </w:r>
          </w:p>
        </w:tc>
        <w:tc>
          <w:tcPr>
            <w:tcW w:w="2528" w:type="dxa"/>
          </w:tcPr>
          <w:p w14:paraId="2CE32A4B" w14:textId="77777777" w:rsidR="008F54E3" w:rsidRDefault="008C6F2C">
            <w:r>
              <w:rPr>
                <w:sz w:val="18"/>
              </w:rPr>
              <w:t>Materials priced for a low-cement mix (£61.26/m³, against £70.17 for C28/35 on slide 7)</w:t>
            </w:r>
          </w:p>
        </w:tc>
        <w:tc>
          <w:tcPr>
            <w:tcW w:w="3643" w:type="dxa"/>
          </w:tcPr>
          <w:p w14:paraId="21DA3FD6" w14:textId="77777777" w:rsidR="008F54E3" w:rsidRDefault="008C6F2C">
            <w:r>
              <w:rPr>
                <w:sz w:val="18"/>
              </w:rPr>
              <w:t>At the five-mix average payback is 26.8 months; at the certified (BSI) average, 38.0</w:t>
            </w:r>
          </w:p>
        </w:tc>
        <w:tc>
          <w:tcPr>
            <w:tcW w:w="1989" w:type="dxa"/>
          </w:tcPr>
          <w:p w14:paraId="4CCFBE3F" w14:textId="77777777" w:rsidR="008F54E3" w:rsidRDefault="008C6F2C">
            <w:r>
              <w:rPr>
                <w:sz w:val="18"/>
              </w:rPr>
              <w:t>[CONFIRM the expected mix and share of certified work]</w:t>
            </w:r>
          </w:p>
        </w:tc>
      </w:tr>
      <w:tr w:rsidR="008F54E3" w14:paraId="43B4A320" w14:textId="77777777">
        <w:trPr>
          <w:cantSplit/>
        </w:trPr>
        <w:tc>
          <w:tcPr>
            <w:tcW w:w="480" w:type="dxa"/>
          </w:tcPr>
          <w:p w14:paraId="32B694B3" w14:textId="77777777" w:rsidR="008F54E3" w:rsidRDefault="008C6F2C">
            <w:r>
              <w:rPr>
                <w:sz w:val="18"/>
              </w:rPr>
              <w:t>10</w:t>
            </w:r>
          </w:p>
        </w:tc>
        <w:tc>
          <w:tcPr>
            <w:tcW w:w="2528" w:type="dxa"/>
          </w:tcPr>
          <w:p w14:paraId="2173604F" w14:textId="77777777" w:rsidR="008F54E3" w:rsidRDefault="008C6F2C">
            <w:r>
              <w:rPr>
                <w:sz w:val="18"/>
              </w:rPr>
              <w:t>No adjustment for the 2028 payload reversion</w:t>
            </w:r>
          </w:p>
        </w:tc>
        <w:tc>
          <w:tcPr>
            <w:tcW w:w="3643" w:type="dxa"/>
          </w:tcPr>
          <w:p w14:paraId="624282E6" w14:textId="77777777" w:rsidR="008F54E3" w:rsidRDefault="008C6F2C">
            <w:r>
              <w:rPr>
                <w:sz w:val="18"/>
              </w:rPr>
              <w:t>Post-2028 cost understated by £[COST_PER_M3_DELTA]/m³</w:t>
            </w:r>
          </w:p>
        </w:tc>
        <w:tc>
          <w:tcPr>
            <w:tcW w:w="1989" w:type="dxa"/>
          </w:tcPr>
          <w:p w14:paraId="2CA4A758" w14:textId="77777777" w:rsidR="008F54E3" w:rsidRDefault="008C6F2C">
            <w:r>
              <w:rPr>
                <w:sz w:val="18"/>
              </w:rPr>
              <w:t>To be modelled before G4</w:t>
            </w:r>
          </w:p>
        </w:tc>
      </w:tr>
      <w:tr w:rsidR="008F54E3" w14:paraId="75DBAEB8" w14:textId="77777777">
        <w:trPr>
          <w:cantSplit/>
        </w:trPr>
        <w:tc>
          <w:tcPr>
            <w:tcW w:w="480" w:type="dxa"/>
          </w:tcPr>
          <w:p w14:paraId="03E2D965" w14:textId="77777777" w:rsidR="008F54E3" w:rsidRDefault="008C6F2C">
            <w:r>
              <w:rPr>
                <w:sz w:val="18"/>
              </w:rPr>
              <w:t>11</w:t>
            </w:r>
          </w:p>
        </w:tc>
        <w:tc>
          <w:tcPr>
            <w:tcW w:w="2528" w:type="dxa"/>
          </w:tcPr>
          <w:p w14:paraId="30BAB835" w14:textId="77777777" w:rsidR="008F54E3" w:rsidRDefault="008C6F2C">
            <w:r>
              <w:rPr>
                <w:sz w:val="18"/>
              </w:rPr>
              <w:t>Annual periods only</w:t>
            </w:r>
          </w:p>
        </w:tc>
        <w:tc>
          <w:tcPr>
            <w:tcW w:w="3643" w:type="dxa"/>
          </w:tcPr>
          <w:p w14:paraId="06398BCB" w14:textId="77777777" w:rsidR="008F54E3" w:rsidRDefault="008C6F2C">
            <w:r>
              <w:rPr>
                <w:sz w:val="18"/>
              </w:rPr>
              <w:t>The month of operating break-even cannot be estimated</w:t>
            </w:r>
          </w:p>
        </w:tc>
        <w:tc>
          <w:tcPr>
            <w:tcW w:w="1989" w:type="dxa"/>
          </w:tcPr>
          <w:p w14:paraId="68B4A99C" w14:textId="77777777" w:rsidR="008F54E3" w:rsidRDefault="008C6F2C">
            <w:r>
              <w:rPr>
                <w:sz w:val="18"/>
              </w:rPr>
              <w:t>Monthly ramp to be modelled for the G7 review</w:t>
            </w:r>
          </w:p>
        </w:tc>
      </w:tr>
    </w:tbl>
    <w:p w14:paraId="07CABC03" w14:textId="77777777" w:rsidR="008F54E3" w:rsidRDefault="008C6F2C">
      <w:pPr>
        <w:pStyle w:val="Heading2"/>
        <w:pageBreakBefore/>
      </w:pPr>
      <w:bookmarkStart w:id="31" w:name="_Toc242131793"/>
      <w:r>
        <w:t>Appendix 10. Site long-list and feasibility notes</w:t>
      </w:r>
      <w:bookmarkEnd w:id="31"/>
    </w:p>
    <w:p w14:paraId="079B799D" w14:textId="77777777" w:rsidR="008F54E3" w:rsidRDefault="008C6F2C">
      <w:pPr>
        <w:pStyle w:val="TableCaption"/>
        <w:keepNext/>
      </w:pPr>
      <w: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14:paraId="7D56E720" w14:textId="77777777">
        <w:trPr>
          <w:cantSplit/>
          <w:tblHeader/>
        </w:trPr>
        <w:tc>
          <w:tcPr>
            <w:tcW w:w="2242" w:type="dxa"/>
          </w:tcPr>
          <w:p w14:paraId="72952A30" w14:textId="77777777" w:rsidR="008F54E3" w:rsidRDefault="008C6F2C">
            <w:pPr>
              <w:keepNext/>
            </w:pPr>
            <w:r>
              <w:rPr>
                <w:b/>
                <w:sz w:val="18"/>
              </w:rPr>
              <w:t>Location</w:t>
            </w:r>
          </w:p>
        </w:tc>
        <w:tc>
          <w:tcPr>
            <w:tcW w:w="1078" w:type="dxa"/>
          </w:tcPr>
          <w:p w14:paraId="5F806F71" w14:textId="77777777" w:rsidR="008F54E3" w:rsidRDefault="008C6F2C">
            <w:pPr>
              <w:keepNext/>
            </w:pPr>
            <w:r>
              <w:rPr>
                <w:b/>
                <w:sz w:val="18"/>
              </w:rPr>
              <w:t>Size (acres)</w:t>
            </w:r>
          </w:p>
        </w:tc>
        <w:tc>
          <w:tcPr>
            <w:tcW w:w="1284" w:type="dxa"/>
          </w:tcPr>
          <w:p w14:paraId="5D403391" w14:textId="77777777" w:rsidR="008F54E3" w:rsidRDefault="008C6F2C">
            <w:pPr>
              <w:keepNext/>
            </w:pPr>
            <w:r>
              <w:rPr>
                <w:b/>
                <w:sz w:val="18"/>
              </w:rPr>
              <w:t>Basis</w:t>
            </w:r>
          </w:p>
        </w:tc>
        <w:tc>
          <w:tcPr>
            <w:tcW w:w="1865" w:type="dxa"/>
          </w:tcPr>
          <w:p w14:paraId="030722A3" w14:textId="77777777" w:rsidR="008F54E3" w:rsidRDefault="008C6F2C">
            <w:pPr>
              <w:keepNext/>
            </w:pPr>
            <w:r>
              <w:rPr>
                <w:b/>
                <w:sz w:val="18"/>
              </w:rPr>
              <w:t>Annual rate</w:t>
            </w:r>
          </w:p>
        </w:tc>
        <w:tc>
          <w:tcPr>
            <w:tcW w:w="2171" w:type="dxa"/>
          </w:tcPr>
          <w:p w14:paraId="43C87C57" w14:textId="77777777" w:rsidR="008F54E3" w:rsidRDefault="008C6F2C">
            <w:pPr>
              <w:keepNext/>
            </w:pPr>
            <w:r>
              <w:rPr>
                <w:b/>
                <w:sz w:val="18"/>
              </w:rPr>
              <w:t>Listing</w:t>
            </w:r>
          </w:p>
        </w:tc>
      </w:tr>
      <w:tr w:rsidR="008F54E3" w14:paraId="4DB37076" w14:textId="77777777">
        <w:trPr>
          <w:cantSplit/>
        </w:trPr>
        <w:tc>
          <w:tcPr>
            <w:tcW w:w="2242" w:type="dxa"/>
          </w:tcPr>
          <w:p w14:paraId="09EDBF73" w14:textId="77777777" w:rsidR="008F54E3" w:rsidRDefault="008C6F2C">
            <w:r>
              <w:rPr>
                <w:sz w:val="18"/>
              </w:rPr>
              <w:t>Blyth, S81</w:t>
            </w:r>
          </w:p>
        </w:tc>
        <w:tc>
          <w:tcPr>
            <w:tcW w:w="1078" w:type="dxa"/>
          </w:tcPr>
          <w:p w14:paraId="00D645F8" w14:textId="77777777" w:rsidR="008F54E3" w:rsidRDefault="008C6F2C">
            <w:r>
              <w:rPr>
                <w:sz w:val="18"/>
              </w:rPr>
              <w:t>1.1</w:t>
            </w:r>
          </w:p>
        </w:tc>
        <w:tc>
          <w:tcPr>
            <w:tcW w:w="1284" w:type="dxa"/>
          </w:tcPr>
          <w:p w14:paraId="3746EE7F" w14:textId="77777777" w:rsidR="008F54E3" w:rsidRDefault="008C6F2C">
            <w:r>
              <w:rPr>
                <w:sz w:val="18"/>
              </w:rPr>
              <w:t>To let</w:t>
            </w:r>
          </w:p>
        </w:tc>
        <w:tc>
          <w:tcPr>
            <w:tcW w:w="1865" w:type="dxa"/>
          </w:tcPr>
          <w:p w14:paraId="373848D8" w14:textId="77777777" w:rsidR="008F54E3" w:rsidRDefault="008C6F2C">
            <w:r>
              <w:rPr>
                <w:sz w:val="18"/>
              </w:rPr>
              <w:t>£60,000</w:t>
            </w:r>
          </w:p>
        </w:tc>
        <w:tc>
          <w:tcPr>
            <w:tcW w:w="2171" w:type="dxa"/>
          </w:tcPr>
          <w:p w14:paraId="054F4915" w14:textId="77777777" w:rsidR="008F54E3" w:rsidRDefault="008C6F2C">
            <w:r>
              <w:rPr>
                <w:sz w:val="18"/>
              </w:rPr>
              <w:t>LoopNet 38167046</w:t>
            </w:r>
          </w:p>
        </w:tc>
      </w:tr>
      <w:tr w:rsidR="008F54E3" w14:paraId="384E6EF2" w14:textId="77777777">
        <w:trPr>
          <w:cantSplit/>
        </w:trPr>
        <w:tc>
          <w:tcPr>
            <w:tcW w:w="2242" w:type="dxa"/>
          </w:tcPr>
          <w:p w14:paraId="77EE43CB" w14:textId="77777777" w:rsidR="008F54E3" w:rsidRDefault="008C6F2C">
            <w:r>
              <w:rPr>
                <w:sz w:val="18"/>
              </w:rPr>
              <w:t>Sheffield S4</w:t>
            </w:r>
          </w:p>
        </w:tc>
        <w:tc>
          <w:tcPr>
            <w:tcW w:w="1078" w:type="dxa"/>
          </w:tcPr>
          <w:p w14:paraId="0AABB64A" w14:textId="77777777" w:rsidR="008F54E3" w:rsidRDefault="008C6F2C">
            <w:r>
              <w:rPr>
                <w:sz w:val="18"/>
              </w:rPr>
              <w:t>1.5</w:t>
            </w:r>
          </w:p>
        </w:tc>
        <w:tc>
          <w:tcPr>
            <w:tcW w:w="1284" w:type="dxa"/>
          </w:tcPr>
          <w:p w14:paraId="787CEBF4" w14:textId="77777777" w:rsidR="008F54E3" w:rsidRDefault="008C6F2C">
            <w:r>
              <w:rPr>
                <w:sz w:val="18"/>
              </w:rPr>
              <w:t>To let</w:t>
            </w:r>
          </w:p>
        </w:tc>
        <w:tc>
          <w:tcPr>
            <w:tcW w:w="1865" w:type="dxa"/>
          </w:tcPr>
          <w:p w14:paraId="6B74DCE2" w14:textId="77777777" w:rsidR="008F54E3" w:rsidRDefault="008C6F2C">
            <w:r>
              <w:rPr>
                <w:sz w:val="18"/>
              </w:rPr>
              <w:t>£70,000</w:t>
            </w:r>
          </w:p>
        </w:tc>
        <w:tc>
          <w:tcPr>
            <w:tcW w:w="2171" w:type="dxa"/>
          </w:tcPr>
          <w:p w14:paraId="7D4AC402" w14:textId="77777777" w:rsidR="008F54E3" w:rsidRDefault="008C6F2C">
            <w:r>
              <w:rPr>
                <w:sz w:val="18"/>
              </w:rPr>
              <w:t>Rightmove 7545999</w:t>
            </w:r>
          </w:p>
        </w:tc>
      </w:tr>
      <w:tr w:rsidR="008F54E3" w14:paraId="6B1D8736" w14:textId="77777777">
        <w:trPr>
          <w:cantSplit/>
        </w:trPr>
        <w:tc>
          <w:tcPr>
            <w:tcW w:w="2242" w:type="dxa"/>
          </w:tcPr>
          <w:p w14:paraId="34031B3F" w14:textId="77777777" w:rsidR="008F54E3" w:rsidRDefault="008C6F2C">
            <w:r>
              <w:rPr>
                <w:sz w:val="18"/>
              </w:rPr>
              <w:t>Sheffield S9, Stevenson Road</w:t>
            </w:r>
          </w:p>
        </w:tc>
        <w:tc>
          <w:tcPr>
            <w:tcW w:w="1078" w:type="dxa"/>
          </w:tcPr>
          <w:p w14:paraId="763917D9" w14:textId="77777777" w:rsidR="008F54E3" w:rsidRDefault="008C6F2C">
            <w:r>
              <w:rPr>
                <w:sz w:val="18"/>
              </w:rPr>
              <w:t>1.1</w:t>
            </w:r>
          </w:p>
        </w:tc>
        <w:tc>
          <w:tcPr>
            <w:tcW w:w="1284" w:type="dxa"/>
          </w:tcPr>
          <w:p w14:paraId="0754E97B" w14:textId="77777777" w:rsidR="008F54E3" w:rsidRDefault="008C6F2C">
            <w:r>
              <w:rPr>
                <w:sz w:val="18"/>
              </w:rPr>
              <w:t>To let</w:t>
            </w:r>
          </w:p>
        </w:tc>
        <w:tc>
          <w:tcPr>
            <w:tcW w:w="1865" w:type="dxa"/>
          </w:tcPr>
          <w:p w14:paraId="5F8DBAB8" w14:textId="77777777" w:rsidR="008F54E3" w:rsidRDefault="008C6F2C">
            <w:r>
              <w:rPr>
                <w:sz w:val="18"/>
              </w:rPr>
              <w:t>£50,000</w:t>
            </w:r>
          </w:p>
        </w:tc>
        <w:tc>
          <w:tcPr>
            <w:tcW w:w="2171" w:type="dxa"/>
          </w:tcPr>
          <w:p w14:paraId="5B411708" w14:textId="77777777" w:rsidR="008F54E3" w:rsidRDefault="008C6F2C">
            <w:r>
              <w:rPr>
                <w:sz w:val="18"/>
              </w:rPr>
              <w:t>LoopNet 31665199</w:t>
            </w:r>
          </w:p>
        </w:tc>
      </w:tr>
      <w:tr w:rsidR="008F54E3" w14:paraId="1B854983" w14:textId="77777777">
        <w:trPr>
          <w:cantSplit/>
        </w:trPr>
        <w:tc>
          <w:tcPr>
            <w:tcW w:w="2242" w:type="dxa"/>
          </w:tcPr>
          <w:p w14:paraId="66D925BD" w14:textId="77777777" w:rsidR="008F54E3" w:rsidRDefault="008C6F2C">
            <w:r>
              <w:rPr>
                <w:sz w:val="18"/>
              </w:rPr>
              <w:t>Sheffield S71 (Barnsley)</w:t>
            </w:r>
          </w:p>
        </w:tc>
        <w:tc>
          <w:tcPr>
            <w:tcW w:w="1078" w:type="dxa"/>
          </w:tcPr>
          <w:p w14:paraId="3389BF11" w14:textId="77777777" w:rsidR="008F54E3" w:rsidRDefault="008C6F2C">
            <w:r>
              <w:rPr>
                <w:sz w:val="18"/>
              </w:rPr>
              <w:t>1.0</w:t>
            </w:r>
          </w:p>
        </w:tc>
        <w:tc>
          <w:tcPr>
            <w:tcW w:w="1284" w:type="dxa"/>
          </w:tcPr>
          <w:p w14:paraId="4673CF3C" w14:textId="77777777" w:rsidR="008F54E3" w:rsidRDefault="008C6F2C">
            <w:r>
              <w:rPr>
                <w:sz w:val="18"/>
              </w:rPr>
              <w:t>To let</w:t>
            </w:r>
          </w:p>
        </w:tc>
        <w:tc>
          <w:tcPr>
            <w:tcW w:w="1865" w:type="dxa"/>
          </w:tcPr>
          <w:p w14:paraId="63E20564" w14:textId="77777777" w:rsidR="008F54E3" w:rsidRDefault="008C6F2C">
            <w:r>
              <w:rPr>
                <w:sz w:val="18"/>
              </w:rPr>
              <w:t>£50,000</w:t>
            </w:r>
          </w:p>
        </w:tc>
        <w:tc>
          <w:tcPr>
            <w:tcW w:w="2171" w:type="dxa"/>
          </w:tcPr>
          <w:p w14:paraId="70F5A9F0" w14:textId="77777777" w:rsidR="008F54E3" w:rsidRDefault="008C6F2C">
            <w:r>
              <w:rPr>
                <w:sz w:val="18"/>
              </w:rPr>
              <w:t>Knight Frank HUB2530520</w:t>
            </w:r>
          </w:p>
        </w:tc>
      </w:tr>
      <w:tr w:rsidR="008F54E3" w14:paraId="06D76A00" w14:textId="77777777">
        <w:trPr>
          <w:cantSplit/>
        </w:trPr>
        <w:tc>
          <w:tcPr>
            <w:tcW w:w="2242" w:type="dxa"/>
          </w:tcPr>
          <w:p w14:paraId="6361DAAA" w14:textId="77777777" w:rsidR="008F54E3" w:rsidRDefault="008C6F2C">
            <w:r>
              <w:rPr>
                <w:sz w:val="18"/>
              </w:rPr>
              <w:t>Hurst Lane, Auckley</w:t>
            </w:r>
          </w:p>
        </w:tc>
        <w:tc>
          <w:tcPr>
            <w:tcW w:w="1078" w:type="dxa"/>
          </w:tcPr>
          <w:p w14:paraId="3C0E8ED0" w14:textId="77777777" w:rsidR="008F54E3" w:rsidRDefault="008C6F2C">
            <w:r>
              <w:rPr>
                <w:sz w:val="18"/>
              </w:rPr>
              <w:t>1.25</w:t>
            </w:r>
          </w:p>
        </w:tc>
        <w:tc>
          <w:tcPr>
            <w:tcW w:w="1284" w:type="dxa"/>
          </w:tcPr>
          <w:p w14:paraId="1589A05A" w14:textId="77777777" w:rsidR="008F54E3" w:rsidRDefault="008C6F2C">
            <w:r>
              <w:rPr>
                <w:sz w:val="18"/>
              </w:rPr>
              <w:t>To let</w:t>
            </w:r>
          </w:p>
        </w:tc>
        <w:tc>
          <w:tcPr>
            <w:tcW w:w="1865" w:type="dxa"/>
          </w:tcPr>
          <w:p w14:paraId="5BD9478E" w14:textId="77777777" w:rsidR="008F54E3" w:rsidRDefault="008C6F2C">
            <w:r>
              <w:rPr>
                <w:sz w:val="18"/>
              </w:rPr>
              <w:t>£50,000</w:t>
            </w:r>
          </w:p>
        </w:tc>
        <w:tc>
          <w:tcPr>
            <w:tcW w:w="2171" w:type="dxa"/>
          </w:tcPr>
          <w:p w14:paraId="399AE888" w14:textId="77777777" w:rsidR="008F54E3" w:rsidRDefault="008C6F2C">
            <w:r>
              <w:rPr>
                <w:sz w:val="18"/>
              </w:rPr>
              <w:t>Flint 301</w:t>
            </w:r>
          </w:p>
        </w:tc>
      </w:tr>
      <w:tr w:rsidR="008F54E3" w14:paraId="4EEC1558" w14:textId="77777777">
        <w:trPr>
          <w:cantSplit/>
        </w:trPr>
        <w:tc>
          <w:tcPr>
            <w:tcW w:w="2242" w:type="dxa"/>
          </w:tcPr>
          <w:p w14:paraId="110A2525" w14:textId="77777777" w:rsidR="008F54E3" w:rsidRDefault="008C6F2C">
            <w:r>
              <w:rPr>
                <w:sz w:val="18"/>
              </w:rPr>
              <w:t>Mission Springs, Doncaster</w:t>
            </w:r>
          </w:p>
        </w:tc>
        <w:tc>
          <w:tcPr>
            <w:tcW w:w="1078" w:type="dxa"/>
          </w:tcPr>
          <w:p w14:paraId="4D3FB72F" w14:textId="77777777" w:rsidR="008F54E3" w:rsidRDefault="008C6F2C">
            <w:r>
              <w:rPr>
                <w:sz w:val="18"/>
              </w:rPr>
              <w:t>1.25</w:t>
            </w:r>
          </w:p>
        </w:tc>
        <w:tc>
          <w:tcPr>
            <w:tcW w:w="1284" w:type="dxa"/>
          </w:tcPr>
          <w:p w14:paraId="20636F80" w14:textId="77777777" w:rsidR="008F54E3" w:rsidRDefault="008C6F2C">
            <w:r>
              <w:rPr>
                <w:sz w:val="18"/>
              </w:rPr>
              <w:t>To let</w:t>
            </w:r>
          </w:p>
        </w:tc>
        <w:tc>
          <w:tcPr>
            <w:tcW w:w="1865" w:type="dxa"/>
          </w:tcPr>
          <w:p w14:paraId="21B94AC8" w14:textId="77777777" w:rsidR="008F54E3" w:rsidRDefault="008C6F2C">
            <w:r>
              <w:rPr>
                <w:sz w:val="18"/>
              </w:rPr>
              <w:t>£50,000</w:t>
            </w:r>
          </w:p>
        </w:tc>
        <w:tc>
          <w:tcPr>
            <w:tcW w:w="2171" w:type="dxa"/>
          </w:tcPr>
          <w:p w14:paraId="5C76A6DB" w14:textId="77777777" w:rsidR="008F54E3" w:rsidRDefault="008C6F2C">
            <w:r>
              <w:rPr>
                <w:sz w:val="18"/>
              </w:rPr>
              <w:t>Flint 76</w:t>
            </w:r>
          </w:p>
        </w:tc>
      </w:tr>
      <w:tr w:rsidR="008F54E3" w14:paraId="4ABB3CD2" w14:textId="77777777">
        <w:trPr>
          <w:cantSplit/>
        </w:trPr>
        <w:tc>
          <w:tcPr>
            <w:tcW w:w="2242" w:type="dxa"/>
          </w:tcPr>
          <w:p w14:paraId="51FBBF7D" w14:textId="77777777" w:rsidR="008F54E3" w:rsidRDefault="008C6F2C">
            <w:r>
              <w:rPr>
                <w:sz w:val="18"/>
              </w:rPr>
              <w:t>Neale Road, Doncaster DN2</w:t>
            </w:r>
          </w:p>
        </w:tc>
        <w:tc>
          <w:tcPr>
            <w:tcW w:w="1078" w:type="dxa"/>
          </w:tcPr>
          <w:p w14:paraId="41EDF52D" w14:textId="77777777" w:rsidR="008F54E3" w:rsidRDefault="008C6F2C">
            <w:r>
              <w:rPr>
                <w:sz w:val="18"/>
              </w:rPr>
              <w:t>1.0</w:t>
            </w:r>
          </w:p>
        </w:tc>
        <w:tc>
          <w:tcPr>
            <w:tcW w:w="1284" w:type="dxa"/>
          </w:tcPr>
          <w:p w14:paraId="60E3A639" w14:textId="77777777" w:rsidR="008F54E3" w:rsidRDefault="008C6F2C">
            <w:r>
              <w:rPr>
                <w:sz w:val="18"/>
              </w:rPr>
              <w:t>To let</w:t>
            </w:r>
          </w:p>
        </w:tc>
        <w:tc>
          <w:tcPr>
            <w:tcW w:w="1865" w:type="dxa"/>
          </w:tcPr>
          <w:p w14:paraId="186CC19C" w14:textId="77777777" w:rsidR="008F54E3" w:rsidRDefault="008C6F2C">
            <w:r>
              <w:rPr>
                <w:sz w:val="18"/>
              </w:rPr>
              <w:t>£50,000 (slide 5: to be confirmed)</w:t>
            </w:r>
          </w:p>
        </w:tc>
        <w:tc>
          <w:tcPr>
            <w:tcW w:w="2171" w:type="dxa"/>
          </w:tcPr>
          <w:p w14:paraId="1F4C3C8A" w14:textId="77777777" w:rsidR="008F54E3" w:rsidRDefault="008C6F2C">
            <w:r>
              <w:rPr>
                <w:sz w:val="18"/>
              </w:rPr>
              <w:t>Rightmove 7605502</w:t>
            </w:r>
          </w:p>
        </w:tc>
      </w:tr>
      <w:tr w:rsidR="008F54E3" w14:paraId="28A99BD6" w14:textId="77777777">
        <w:trPr>
          <w:cantSplit/>
        </w:trPr>
        <w:tc>
          <w:tcPr>
            <w:tcW w:w="2242" w:type="dxa"/>
          </w:tcPr>
          <w:p w14:paraId="0C191118" w14:textId="77777777" w:rsidR="008F54E3" w:rsidRDefault="008C6F2C">
            <w:r>
              <w:rPr>
                <w:sz w:val="18"/>
              </w:rPr>
              <w:t>Rotherham Road, Rotherham</w:t>
            </w:r>
          </w:p>
        </w:tc>
        <w:tc>
          <w:tcPr>
            <w:tcW w:w="1078" w:type="dxa"/>
          </w:tcPr>
          <w:p w14:paraId="38B1802A" w14:textId="77777777" w:rsidR="008F54E3" w:rsidRDefault="008C6F2C">
            <w:r>
              <w:rPr>
                <w:sz w:val="18"/>
              </w:rPr>
              <w:t>1.25</w:t>
            </w:r>
          </w:p>
        </w:tc>
        <w:tc>
          <w:tcPr>
            <w:tcW w:w="1284" w:type="dxa"/>
          </w:tcPr>
          <w:p w14:paraId="0C8E98D0" w14:textId="77777777" w:rsidR="008F54E3" w:rsidRDefault="008C6F2C">
            <w:r>
              <w:rPr>
                <w:sz w:val="18"/>
              </w:rPr>
              <w:t>To let</w:t>
            </w:r>
          </w:p>
        </w:tc>
        <w:tc>
          <w:tcPr>
            <w:tcW w:w="1865" w:type="dxa"/>
          </w:tcPr>
          <w:p w14:paraId="558916F6" w14:textId="77777777" w:rsidR="008F54E3" w:rsidRDefault="008C6F2C">
            <w:r>
              <w:rPr>
                <w:sz w:val="18"/>
              </w:rPr>
              <w:t>£50,000 (slide 6: to be confirmed)</w:t>
            </w:r>
          </w:p>
        </w:tc>
        <w:tc>
          <w:tcPr>
            <w:tcW w:w="2171" w:type="dxa"/>
          </w:tcPr>
          <w:p w14:paraId="0742CC70" w14:textId="77777777" w:rsidR="008F54E3" w:rsidRDefault="008C6F2C">
            <w:r>
              <w:rPr>
                <w:sz w:val="18"/>
              </w:rPr>
              <w:t>Knight Frank HUB2687897</w:t>
            </w:r>
          </w:p>
        </w:tc>
      </w:tr>
      <w:tr w:rsidR="008F54E3" w14:paraId="731635CE" w14:textId="77777777">
        <w:trPr>
          <w:cantSplit/>
        </w:trPr>
        <w:tc>
          <w:tcPr>
            <w:tcW w:w="2242" w:type="dxa"/>
          </w:tcPr>
          <w:p w14:paraId="0DCC2E99" w14:textId="77777777" w:rsidR="008F54E3" w:rsidRDefault="008C6F2C">
            <w:r>
              <w:rPr>
                <w:sz w:val="18"/>
              </w:rPr>
              <w:t>Sheffield S9, Attercliffe</w:t>
            </w:r>
          </w:p>
        </w:tc>
        <w:tc>
          <w:tcPr>
            <w:tcW w:w="1078" w:type="dxa"/>
          </w:tcPr>
          <w:p w14:paraId="6D244C7E" w14:textId="77777777" w:rsidR="008F54E3" w:rsidRDefault="008C6F2C">
            <w:r>
              <w:rPr>
                <w:sz w:val="18"/>
              </w:rPr>
              <w:t>1.4</w:t>
            </w:r>
          </w:p>
        </w:tc>
        <w:tc>
          <w:tcPr>
            <w:tcW w:w="1284" w:type="dxa"/>
          </w:tcPr>
          <w:p w14:paraId="24975E5C" w14:textId="77777777" w:rsidR="008F54E3" w:rsidRDefault="008C6F2C">
            <w:r>
              <w:rPr>
                <w:sz w:val="18"/>
              </w:rPr>
              <w:t>Freehold</w:t>
            </w:r>
          </w:p>
        </w:tc>
        <w:tc>
          <w:tcPr>
            <w:tcW w:w="1865" w:type="dxa"/>
          </w:tcPr>
          <w:p w14:paraId="5E0BA824" w14:textId="77777777" w:rsidR="008F54E3" w:rsidRDefault="008C6F2C">
            <w:r>
              <w:rPr>
                <w:sz w:val="18"/>
              </w:rPr>
              <w:t>£1.0m purchase</w:t>
            </w:r>
          </w:p>
        </w:tc>
        <w:tc>
          <w:tcPr>
            <w:tcW w:w="2171" w:type="dxa"/>
          </w:tcPr>
          <w:p w14:paraId="003E5A2E" w14:textId="77777777" w:rsidR="008F54E3" w:rsidRDefault="008C6F2C">
            <w:r>
              <w:rPr>
                <w:sz w:val="18"/>
              </w:rPr>
              <w:t>Knight Frank, S9 2PF</w:t>
            </w:r>
          </w:p>
        </w:tc>
      </w:tr>
    </w:tbl>
    <w:p w14:paraId="361B084A" w14:textId="77777777" w:rsidR="00457F15" w:rsidRDefault="00863F0A">
      <w:pPr>
        <w:pStyle w:val="TableNote"/>
      </w:pPr>
      <w:r>
        <w:rPr>
          <w:i/>
        </w:rPr>
        <w:t>Note.</w:t>
      </w:r>
      <w: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14:paraId="4619C8B0" w14:textId="77777777" w:rsidR="008F54E3" w:rsidRDefault="008C6F2C">
      <w:pPr>
        <w:pStyle w:val="Heading2"/>
        <w:pageBreakBefore/>
      </w:pPr>
      <w:bookmarkStart w:id="32" w:name="_Toc242131794"/>
      <w:r>
        <w:t>Appendix 12. Board presentation and depot model</w:t>
      </w:r>
      <w:bookmarkEnd w:id="32"/>
    </w:p>
    <w:p w14:paraId="6634DE8D" w14:textId="77777777" w:rsidR="008F54E3" w:rsidRDefault="008C6F2C">
      <w:r>
        <w:t>[INSERT: the presentation as shown to the board on [DATE], 13 slides. Slides 5 and 6 still carry 'add screenshot' placeholders; complete or remove them first.]</w:t>
      </w:r>
    </w:p>
    <w:p w14:paraId="154AC687" w14:textId="77777777" w:rsidR="008F54E3" w:rsidRDefault="008C6F2C">
      <w:pPr>
        <w:pStyle w:val="TableCaption"/>
        <w:keepNext/>
      </w:pPr>
      <w: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14:paraId="2536C122" w14:textId="77777777">
        <w:trPr>
          <w:cantSplit/>
          <w:tblHeader/>
        </w:trPr>
        <w:tc>
          <w:tcPr>
            <w:tcW w:w="883" w:type="dxa"/>
          </w:tcPr>
          <w:p w14:paraId="70AEF3D2" w14:textId="77777777" w:rsidR="008F54E3" w:rsidRDefault="008C6F2C">
            <w:pPr>
              <w:keepNext/>
            </w:pPr>
            <w:r>
              <w:rPr>
                <w:b/>
                <w:sz w:val="18"/>
              </w:rPr>
              <w:t>Slide</w:t>
            </w:r>
          </w:p>
        </w:tc>
        <w:tc>
          <w:tcPr>
            <w:tcW w:w="5673" w:type="dxa"/>
          </w:tcPr>
          <w:p w14:paraId="02CCA3C6" w14:textId="77777777" w:rsidR="008F54E3" w:rsidRDefault="008C6F2C">
            <w:pPr>
              <w:keepNext/>
            </w:pPr>
            <w:r>
              <w:rPr>
                <w:b/>
                <w:sz w:val="18"/>
              </w:rPr>
              <w:t>Content</w:t>
            </w:r>
          </w:p>
        </w:tc>
        <w:tc>
          <w:tcPr>
            <w:tcW w:w="2084" w:type="dxa"/>
          </w:tcPr>
          <w:p w14:paraId="7FB3865E" w14:textId="77777777" w:rsidR="008F54E3" w:rsidRDefault="008C6F2C">
            <w:pPr>
              <w:keepNext/>
            </w:pPr>
            <w:r>
              <w:rPr>
                <w:b/>
                <w:sz w:val="18"/>
              </w:rPr>
              <w:t>Used in</w:t>
            </w:r>
          </w:p>
        </w:tc>
      </w:tr>
      <w:tr w:rsidR="008F54E3" w14:paraId="0E1723C3" w14:textId="77777777">
        <w:trPr>
          <w:cantSplit/>
        </w:trPr>
        <w:tc>
          <w:tcPr>
            <w:tcW w:w="883" w:type="dxa"/>
          </w:tcPr>
          <w:p w14:paraId="409BFF02" w14:textId="77777777" w:rsidR="008F54E3" w:rsidRDefault="008C6F2C">
            <w:r>
              <w:rPr>
                <w:sz w:val="18"/>
              </w:rPr>
              <w:t>1</w:t>
            </w:r>
          </w:p>
        </w:tc>
        <w:tc>
          <w:tcPr>
            <w:tcW w:w="5673" w:type="dxa"/>
          </w:tcPr>
          <w:p w14:paraId="3B92B868" w14:textId="77777777" w:rsidR="008F54E3" w:rsidRDefault="008C6F2C">
            <w:r>
              <w:rPr>
                <w:sz w:val="18"/>
              </w:rPr>
              <w:t>Title: scaling plan, South Yorkshire depot</w:t>
            </w:r>
          </w:p>
        </w:tc>
        <w:tc>
          <w:tcPr>
            <w:tcW w:w="2084" w:type="dxa"/>
          </w:tcPr>
          <w:p w14:paraId="06B94EF8" w14:textId="77777777" w:rsidR="008F54E3" w:rsidRDefault="008C6F2C">
            <w:r>
              <w:rPr>
                <w:sz w:val="18"/>
              </w:rPr>
              <w:t>—</w:t>
            </w:r>
          </w:p>
        </w:tc>
      </w:tr>
      <w:tr w:rsidR="008F54E3" w14:paraId="6BB3A41C" w14:textId="77777777">
        <w:trPr>
          <w:cantSplit/>
        </w:trPr>
        <w:tc>
          <w:tcPr>
            <w:tcW w:w="883" w:type="dxa"/>
          </w:tcPr>
          <w:p w14:paraId="28C3B500" w14:textId="77777777" w:rsidR="008F54E3" w:rsidRDefault="008C6F2C">
            <w:r>
              <w:rPr>
                <w:sz w:val="18"/>
              </w:rPr>
              <w:t>2</w:t>
            </w:r>
          </w:p>
        </w:tc>
        <w:tc>
          <w:tcPr>
            <w:tcW w:w="5673" w:type="dxa"/>
          </w:tcPr>
          <w:p w14:paraId="77038D93" w14:textId="77777777" w:rsidR="008F54E3" w:rsidRDefault="008C6F2C">
            <w:r>
              <w:rPr>
                <w:sz w:val="18"/>
              </w:rPr>
              <w:t>Why Sheffield and South Yorkshire: an unserved market at the edge of the network, shared labour and resources with Leeds, little cannibalisation, regeneration pipeline</w:t>
            </w:r>
          </w:p>
        </w:tc>
        <w:tc>
          <w:tcPr>
            <w:tcW w:w="2084" w:type="dxa"/>
          </w:tcPr>
          <w:p w14:paraId="5E5B32AB" w14:textId="77777777" w:rsidR="008F54E3" w:rsidRDefault="008C6F2C">
            <w:r>
              <w:rPr>
                <w:sz w:val="18"/>
              </w:rPr>
              <w:t>§4.3; Table 3</w:t>
            </w:r>
          </w:p>
        </w:tc>
      </w:tr>
      <w:tr w:rsidR="008F54E3" w14:paraId="6BF6D345" w14:textId="77777777">
        <w:trPr>
          <w:cantSplit/>
        </w:trPr>
        <w:tc>
          <w:tcPr>
            <w:tcW w:w="883" w:type="dxa"/>
          </w:tcPr>
          <w:p w14:paraId="65ABA5C7" w14:textId="77777777" w:rsidR="008F54E3" w:rsidRDefault="008C6F2C">
            <w:r>
              <w:rPr>
                <w:sz w:val="18"/>
              </w:rPr>
              <w:t>3</w:t>
            </w:r>
          </w:p>
        </w:tc>
        <w:tc>
          <w:tcPr>
            <w:tcW w:w="5673" w:type="dxa"/>
          </w:tcPr>
          <w:p w14:paraId="0503BACF" w14:textId="77777777" w:rsidR="008F54E3" w:rsidRDefault="008C6F2C">
            <w:r>
              <w:rPr>
                <w:sz w:val="18"/>
              </w:rPr>
              <w:t>Target customers, council frameworks, National Highways Area 12 and SDF2 Lot 2</w:t>
            </w:r>
          </w:p>
        </w:tc>
        <w:tc>
          <w:tcPr>
            <w:tcW w:w="2084" w:type="dxa"/>
          </w:tcPr>
          <w:p w14:paraId="7B223FCF" w14:textId="77777777" w:rsidR="008F54E3" w:rsidRDefault="008C6F2C">
            <w:r>
              <w:rPr>
                <w:sz w:val="18"/>
              </w:rPr>
              <w:t>§4.3; Table 3</w:t>
            </w:r>
          </w:p>
        </w:tc>
      </w:tr>
      <w:tr w:rsidR="008F54E3" w14:paraId="2931D7B2" w14:textId="77777777">
        <w:trPr>
          <w:cantSplit/>
        </w:trPr>
        <w:tc>
          <w:tcPr>
            <w:tcW w:w="883" w:type="dxa"/>
          </w:tcPr>
          <w:p w14:paraId="7713EDA2" w14:textId="77777777" w:rsidR="008F54E3" w:rsidRDefault="008C6F2C">
            <w:r>
              <w:rPr>
                <w:sz w:val="18"/>
              </w:rPr>
              <w:t>4–6</w:t>
            </w:r>
          </w:p>
        </w:tc>
        <w:tc>
          <w:tcPr>
            <w:tcW w:w="5673" w:type="dxa"/>
          </w:tcPr>
          <w:p w14:paraId="52904B86" w14:textId="77777777" w:rsidR="008F54E3" w:rsidRDefault="008C6F2C">
            <w:r>
              <w:rPr>
                <w:sz w:val="18"/>
              </w:rPr>
              <w:t>Nine surfaced yards in the Sheffield–Doncaster corridor</w:t>
            </w:r>
          </w:p>
        </w:tc>
        <w:tc>
          <w:tcPr>
            <w:tcW w:w="2084" w:type="dxa"/>
          </w:tcPr>
          <w:p w14:paraId="04AE2E46" w14:textId="77777777" w:rsidR="008F54E3" w:rsidRDefault="008C6F2C">
            <w:r>
              <w:rPr>
                <w:sz w:val="18"/>
              </w:rPr>
              <w:t>Appendix 10</w:t>
            </w:r>
          </w:p>
        </w:tc>
      </w:tr>
      <w:tr w:rsidR="008F54E3" w14:paraId="257421F1" w14:textId="77777777">
        <w:trPr>
          <w:cantSplit/>
        </w:trPr>
        <w:tc>
          <w:tcPr>
            <w:tcW w:w="883" w:type="dxa"/>
          </w:tcPr>
          <w:p w14:paraId="782C9E34" w14:textId="77777777" w:rsidR="008F54E3" w:rsidRDefault="008C6F2C">
            <w:r>
              <w:rPr>
                <w:sz w:val="18"/>
              </w:rPr>
              <w:t>7</w:t>
            </w:r>
          </w:p>
        </w:tc>
        <w:tc>
          <w:tcPr>
            <w:tcW w:w="5673" w:type="dxa"/>
          </w:tcPr>
          <w:p w14:paraId="62BE2939" w14:textId="77777777" w:rsidR="008F54E3" w:rsidRDefault="008C6F2C">
            <w:r>
              <w:rPr>
                <w:sz w:val="18"/>
              </w:rPr>
              <w:t>Delivered material cost by mix, non-certified and BSI</w:t>
            </w:r>
          </w:p>
        </w:tc>
        <w:tc>
          <w:tcPr>
            <w:tcW w:w="2084" w:type="dxa"/>
          </w:tcPr>
          <w:p w14:paraId="3440651F" w14:textId="77777777" w:rsidR="008F54E3" w:rsidRDefault="008C6F2C">
            <w:r>
              <w:rPr>
                <w:sz w:val="18"/>
              </w:rPr>
              <w:t>Appendices 5 and 9</w:t>
            </w:r>
          </w:p>
        </w:tc>
      </w:tr>
      <w:tr w:rsidR="008F54E3" w14:paraId="0F0B0930" w14:textId="77777777">
        <w:trPr>
          <w:cantSplit/>
        </w:trPr>
        <w:tc>
          <w:tcPr>
            <w:tcW w:w="883" w:type="dxa"/>
          </w:tcPr>
          <w:p w14:paraId="7346DF8F" w14:textId="77777777" w:rsidR="008F54E3" w:rsidRDefault="008C6F2C">
            <w:r>
              <w:rPr>
                <w:sz w:val="18"/>
              </w:rPr>
              <w:t>8</w:t>
            </w:r>
          </w:p>
        </w:tc>
        <w:tc>
          <w:tcPr>
            <w:tcW w:w="5673" w:type="dxa"/>
          </w:tcPr>
          <w:p w14:paraId="00FB55F5" w14:textId="77777777" w:rsidR="008F54E3" w:rsidRDefault="008C6F2C">
            <w:r>
              <w:rPr>
                <w:sz w:val="18"/>
              </w:rPr>
              <w:t>Market rates and planned pricing; materials margin by mix</w:t>
            </w:r>
          </w:p>
        </w:tc>
        <w:tc>
          <w:tcPr>
            <w:tcW w:w="2084" w:type="dxa"/>
          </w:tcPr>
          <w:p w14:paraId="451D45C9" w14:textId="77777777" w:rsidR="008F54E3" w:rsidRDefault="008C6F2C">
            <w:r>
              <w:rPr>
                <w:sz w:val="18"/>
              </w:rPr>
              <w:t>§4.4; Appendix 9</w:t>
            </w:r>
          </w:p>
        </w:tc>
      </w:tr>
      <w:tr w:rsidR="008F54E3" w14:paraId="5FC33C02" w14:textId="77777777">
        <w:trPr>
          <w:cantSplit/>
        </w:trPr>
        <w:tc>
          <w:tcPr>
            <w:tcW w:w="883" w:type="dxa"/>
          </w:tcPr>
          <w:p w14:paraId="356C3B39" w14:textId="77777777" w:rsidR="008F54E3" w:rsidRDefault="008C6F2C">
            <w:r>
              <w:rPr>
                <w:sz w:val="18"/>
              </w:rPr>
              <w:t>9</w:t>
            </w:r>
          </w:p>
        </w:tc>
        <w:tc>
          <w:tcPr>
            <w:tcW w:w="5673" w:type="dxa"/>
          </w:tcPr>
          <w:p w14:paraId="1428C9CF" w14:textId="77777777" w:rsidR="008F54E3" w:rsidRDefault="008C6F2C">
            <w:r>
              <w:rPr>
                <w:sz w:val="18"/>
              </w:rPr>
              <w:t>Local competition</w:t>
            </w:r>
          </w:p>
        </w:tc>
        <w:tc>
          <w:tcPr>
            <w:tcW w:w="2084" w:type="dxa"/>
          </w:tcPr>
          <w:p w14:paraId="7BD2C457" w14:textId="77777777" w:rsidR="008F54E3" w:rsidRDefault="008C6F2C">
            <w:r>
              <w:rPr>
                <w:sz w:val="18"/>
              </w:rPr>
              <w:t>Appendix 4</w:t>
            </w:r>
          </w:p>
        </w:tc>
      </w:tr>
      <w:tr w:rsidR="008F54E3" w14:paraId="4A302D1E" w14:textId="77777777">
        <w:trPr>
          <w:cantSplit/>
        </w:trPr>
        <w:tc>
          <w:tcPr>
            <w:tcW w:w="883" w:type="dxa"/>
          </w:tcPr>
          <w:p w14:paraId="5FE2030C" w14:textId="77777777" w:rsidR="008F54E3" w:rsidRDefault="008C6F2C">
            <w:r>
              <w:rPr>
                <w:sz w:val="18"/>
              </w:rPr>
              <w:t>10</w:t>
            </w:r>
          </w:p>
        </w:tc>
        <w:tc>
          <w:tcPr>
            <w:tcW w:w="5673" w:type="dxa"/>
          </w:tcPr>
          <w:p w14:paraId="7C9BD9E4" w14:textId="77777777" w:rsidR="008F54E3" w:rsidRDefault="008C6F2C">
            <w:r>
              <w:rPr>
                <w:sz w:val="18"/>
              </w:rPr>
              <w:t>Financial case: dashboard of the depot model</w:t>
            </w:r>
          </w:p>
        </w:tc>
        <w:tc>
          <w:tcPr>
            <w:tcW w:w="2084" w:type="dxa"/>
          </w:tcPr>
          <w:p w14:paraId="02030DAC" w14:textId="77777777" w:rsidR="008F54E3" w:rsidRDefault="008C6F2C">
            <w:r>
              <w:rPr>
                <w:sz w:val="18"/>
              </w:rPr>
              <w:t>§4.4; §5.2; Appendices 5, 8 and 9</w:t>
            </w:r>
          </w:p>
        </w:tc>
      </w:tr>
      <w:tr w:rsidR="008F54E3" w14:paraId="395E4130" w14:textId="77777777">
        <w:trPr>
          <w:cantSplit/>
        </w:trPr>
        <w:tc>
          <w:tcPr>
            <w:tcW w:w="883" w:type="dxa"/>
          </w:tcPr>
          <w:p w14:paraId="353FA321" w14:textId="77777777" w:rsidR="008F54E3" w:rsidRDefault="008C6F2C">
            <w:r>
              <w:rPr>
                <w:sz w:val="18"/>
              </w:rPr>
              <w:t>11</w:t>
            </w:r>
          </w:p>
        </w:tc>
        <w:tc>
          <w:tcPr>
            <w:tcW w:w="5673" w:type="dxa"/>
          </w:tcPr>
          <w:p w14:paraId="6562018D" w14:textId="77777777" w:rsidR="008F54E3" w:rsidRDefault="008C6F2C">
            <w:r>
              <w:rPr>
                <w:sz w:val="18"/>
              </w:rPr>
              <w:t>Operating structure; fleet of 11 wagons, two at South Yorkshire and three from year 2</w:t>
            </w:r>
          </w:p>
        </w:tc>
        <w:tc>
          <w:tcPr>
            <w:tcW w:w="2084" w:type="dxa"/>
          </w:tcPr>
          <w:p w14:paraId="7BE272E2" w14:textId="77777777" w:rsidR="008F54E3" w:rsidRDefault="008C6F2C">
            <w:r>
              <w:rPr>
                <w:sz w:val="18"/>
              </w:rPr>
              <w:t>Appendices 8 and 9</w:t>
            </w:r>
          </w:p>
        </w:tc>
      </w:tr>
      <w:tr w:rsidR="008F54E3" w14:paraId="707A8C10" w14:textId="77777777">
        <w:trPr>
          <w:cantSplit/>
        </w:trPr>
        <w:tc>
          <w:tcPr>
            <w:tcW w:w="883" w:type="dxa"/>
          </w:tcPr>
          <w:p w14:paraId="6FF7964B" w14:textId="77777777" w:rsidR="008F54E3" w:rsidRDefault="008C6F2C">
            <w:r>
              <w:rPr>
                <w:sz w:val="18"/>
              </w:rPr>
              <w:t>12–13</w:t>
            </w:r>
          </w:p>
        </w:tc>
        <w:tc>
          <w:tcPr>
            <w:tcW w:w="5673" w:type="dxa"/>
          </w:tcPr>
          <w:p w14:paraId="084D9C82" w14:textId="77777777" w:rsidR="008F54E3" w:rsidRDefault="008C6F2C">
            <w:r>
              <w:rPr>
                <w:sz w:val="18"/>
              </w:rPr>
              <w:t>Next locations and the five-depot estate</w:t>
            </w:r>
          </w:p>
        </w:tc>
        <w:tc>
          <w:tcPr>
            <w:tcW w:w="2084" w:type="dxa"/>
          </w:tcPr>
          <w:p w14:paraId="2479D203" w14:textId="77777777" w:rsidR="008F54E3" w:rsidRDefault="008C6F2C">
            <w:r>
              <w:rPr>
                <w:sz w:val="18"/>
              </w:rPr>
              <w:t>§5.2 (Figure 1)</w:t>
            </w:r>
          </w:p>
        </w:tc>
      </w:tr>
    </w:tbl>
    <w:p w14:paraId="285C2CE3" w14:textId="77777777" w:rsidR="00457F15" w:rsidRDefault="00863F0A">
      <w:pPr>
        <w:pStyle w:val="TableNote"/>
      </w:pPr>
      <w:r>
        <w:rPr>
          <w:i/>
        </w:rPr>
        <w:t>Note.</w:t>
      </w:r>
      <w:r>
        <w:t xml:space="preserve"> Market rates on slide 8 come from two volumetric and four drum quotations, the drum prices pro-rated to 4 m³, so the 9% discount to the market average (§4.4) rests on six quotes.</w:t>
      </w:r>
    </w:p>
    <w:p w14:paraId="7332C9AB" w14:textId="77777777" w:rsidR="008F54E3" w:rsidRDefault="008C6F2C">
      <w:pPr>
        <w:pStyle w:val="Heading2"/>
        <w:pageBreakBefore/>
      </w:pPr>
      <w:bookmarkStart w:id="33" w:name="_Toc242131795"/>
      <w:r>
        <w:t>Appendix 14. Implementation Gantt chart and RACI matrix</w:t>
      </w:r>
      <w:bookmarkEnd w:id="33"/>
    </w:p>
    <w:p w14:paraId="7E6F90B7" w14:textId="77777777" w:rsidR="008F54E3" w:rsidRDefault="008C6F2C">
      <w:r>
        <w:t>[INSERT: project and implementation Gantt charts]</w:t>
      </w:r>
    </w:p>
    <w:p w14:paraId="190FB664" w14:textId="77777777" w:rsidR="008F54E3" w:rsidRDefault="008C6F2C">
      <w:pPr>
        <w:pStyle w:val="TableCaption"/>
        <w:keepNext/>
      </w:pPr>
      <w: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482CDB44" w14:textId="77777777">
        <w:trPr>
          <w:cantSplit/>
          <w:tblHeader/>
        </w:trPr>
        <w:tc>
          <w:tcPr>
            <w:tcW w:w="1728" w:type="dxa"/>
          </w:tcPr>
          <w:p w14:paraId="0AD4E230" w14:textId="77777777" w:rsidR="008F54E3" w:rsidRDefault="008C6F2C">
            <w:pPr>
              <w:keepNext/>
            </w:pPr>
            <w:r>
              <w:rPr>
                <w:b/>
                <w:sz w:val="18"/>
                <w:szCs w:val="18"/>
              </w:rPr>
              <w:t>Activity</w:t>
            </w:r>
          </w:p>
        </w:tc>
        <w:tc>
          <w:tcPr>
            <w:tcW w:w="1728" w:type="dxa"/>
          </w:tcPr>
          <w:p w14:paraId="23F60655" w14:textId="77777777" w:rsidR="008F54E3" w:rsidRDefault="008C6F2C">
            <w:pPr>
              <w:keepNext/>
            </w:pPr>
            <w:r>
              <w:rPr>
                <w:b/>
                <w:sz w:val="18"/>
                <w:szCs w:val="18"/>
              </w:rPr>
              <w:t>Responsible</w:t>
            </w:r>
          </w:p>
        </w:tc>
        <w:tc>
          <w:tcPr>
            <w:tcW w:w="1728" w:type="dxa"/>
          </w:tcPr>
          <w:p w14:paraId="305DBBE1" w14:textId="77777777" w:rsidR="008F54E3" w:rsidRDefault="008C6F2C">
            <w:pPr>
              <w:keepNext/>
            </w:pPr>
            <w:r>
              <w:rPr>
                <w:b/>
                <w:sz w:val="18"/>
                <w:szCs w:val="18"/>
              </w:rPr>
              <w:t>Accountable</w:t>
            </w:r>
          </w:p>
        </w:tc>
        <w:tc>
          <w:tcPr>
            <w:tcW w:w="1728" w:type="dxa"/>
          </w:tcPr>
          <w:p w14:paraId="16FD67C7" w14:textId="77777777" w:rsidR="008F54E3" w:rsidRDefault="008C6F2C">
            <w:pPr>
              <w:keepNext/>
            </w:pPr>
            <w:r>
              <w:rPr>
                <w:b/>
                <w:sz w:val="18"/>
                <w:szCs w:val="18"/>
              </w:rPr>
              <w:t>Consulted</w:t>
            </w:r>
          </w:p>
        </w:tc>
        <w:tc>
          <w:tcPr>
            <w:tcW w:w="1728" w:type="dxa"/>
          </w:tcPr>
          <w:p w14:paraId="12830A3F" w14:textId="77777777" w:rsidR="008F54E3" w:rsidRDefault="008C6F2C">
            <w:pPr>
              <w:keepNext/>
            </w:pPr>
            <w:r>
              <w:rPr>
                <w:b/>
                <w:sz w:val="18"/>
                <w:szCs w:val="18"/>
              </w:rPr>
              <w:t>Informed</w:t>
            </w:r>
          </w:p>
        </w:tc>
      </w:tr>
      <w:tr w:rsidR="008F54E3" w14:paraId="674C627E" w14:textId="77777777">
        <w:trPr>
          <w:cantSplit/>
        </w:trPr>
        <w:tc>
          <w:tcPr>
            <w:tcW w:w="1728" w:type="dxa"/>
          </w:tcPr>
          <w:p w14:paraId="7BE4AB5F" w14:textId="77777777" w:rsidR="008F54E3" w:rsidRDefault="008C6F2C">
            <w:r>
              <w:rPr>
                <w:sz w:val="18"/>
                <w:szCs w:val="18"/>
              </w:rPr>
              <w:t>Framework maintenance and annual re-run</w:t>
            </w:r>
          </w:p>
        </w:tc>
        <w:tc>
          <w:tcPr>
            <w:tcW w:w="1728" w:type="dxa"/>
          </w:tcPr>
          <w:p w14:paraId="0E8F5C64" w14:textId="77777777" w:rsidR="008F54E3" w:rsidRDefault="008C6F2C">
            <w:r>
              <w:rPr>
                <w:sz w:val="18"/>
                <w:szCs w:val="18"/>
              </w:rPr>
              <w:t>Business Manager</w:t>
            </w:r>
          </w:p>
        </w:tc>
        <w:tc>
          <w:tcPr>
            <w:tcW w:w="1728" w:type="dxa"/>
          </w:tcPr>
          <w:p w14:paraId="2CD82BFD" w14:textId="77777777" w:rsidR="008F54E3" w:rsidRDefault="008C6F2C">
            <w:r>
              <w:rPr>
                <w:sz w:val="18"/>
                <w:szCs w:val="18"/>
              </w:rPr>
              <w:t>Managing Director</w:t>
            </w:r>
          </w:p>
        </w:tc>
        <w:tc>
          <w:tcPr>
            <w:tcW w:w="1728" w:type="dxa"/>
          </w:tcPr>
          <w:p w14:paraId="7C1C6392" w14:textId="77777777" w:rsidR="008F54E3" w:rsidRDefault="008C6F2C">
            <w:r>
              <w:rPr>
                <w:sz w:val="18"/>
                <w:szCs w:val="18"/>
              </w:rPr>
              <w:t>Operations Manager</w:t>
            </w:r>
          </w:p>
        </w:tc>
        <w:tc>
          <w:tcPr>
            <w:tcW w:w="1728" w:type="dxa"/>
          </w:tcPr>
          <w:p w14:paraId="6824CFFF" w14:textId="77777777" w:rsidR="008F54E3" w:rsidRDefault="008C6F2C">
            <w:r>
              <w:rPr>
                <w:sz w:val="18"/>
                <w:szCs w:val="18"/>
              </w:rPr>
              <w:t>Board</w:t>
            </w:r>
          </w:p>
        </w:tc>
      </w:tr>
      <w:tr w:rsidR="008F54E3" w14:paraId="0E55CF63" w14:textId="77777777">
        <w:trPr>
          <w:cantSplit/>
        </w:trPr>
        <w:tc>
          <w:tcPr>
            <w:tcW w:w="1728" w:type="dxa"/>
          </w:tcPr>
          <w:p w14:paraId="786B7B73" w14:textId="77777777" w:rsidR="008F54E3" w:rsidRDefault="008C6F2C">
            <w:r>
              <w:rPr>
                <w:sz w:val="18"/>
                <w:szCs w:val="18"/>
              </w:rPr>
              <w:t>Planning submission and consent</w:t>
            </w:r>
          </w:p>
        </w:tc>
        <w:tc>
          <w:tcPr>
            <w:tcW w:w="1728" w:type="dxa"/>
          </w:tcPr>
          <w:p w14:paraId="4E6BD866" w14:textId="77777777" w:rsidR="008F54E3" w:rsidRDefault="008C6F2C">
            <w:r>
              <w:rPr>
                <w:sz w:val="18"/>
                <w:szCs w:val="18"/>
              </w:rPr>
              <w:t>Managing Director</w:t>
            </w:r>
          </w:p>
        </w:tc>
        <w:tc>
          <w:tcPr>
            <w:tcW w:w="1728" w:type="dxa"/>
          </w:tcPr>
          <w:p w14:paraId="1A599101" w14:textId="77777777" w:rsidR="008F54E3" w:rsidRDefault="008C6F2C">
            <w:r>
              <w:rPr>
                <w:sz w:val="18"/>
                <w:szCs w:val="18"/>
              </w:rPr>
              <w:t>Managing Director</w:t>
            </w:r>
          </w:p>
        </w:tc>
        <w:tc>
          <w:tcPr>
            <w:tcW w:w="1728" w:type="dxa"/>
          </w:tcPr>
          <w:p w14:paraId="791CA5EE" w14:textId="77777777" w:rsidR="008F54E3" w:rsidRDefault="008C6F2C">
            <w:r>
              <w:rPr>
                <w:sz w:val="18"/>
                <w:szCs w:val="18"/>
              </w:rPr>
              <w:t>Business Manager</w:t>
            </w:r>
          </w:p>
        </w:tc>
        <w:tc>
          <w:tcPr>
            <w:tcW w:w="1728" w:type="dxa"/>
          </w:tcPr>
          <w:p w14:paraId="5B16A21B" w14:textId="77777777" w:rsidR="008F54E3" w:rsidRDefault="008C6F2C">
            <w:r>
              <w:rPr>
                <w:sz w:val="18"/>
                <w:szCs w:val="18"/>
              </w:rPr>
              <w:t>Board</w:t>
            </w:r>
          </w:p>
        </w:tc>
      </w:tr>
      <w:tr w:rsidR="008F54E3" w14:paraId="0E2D3FE5" w14:textId="77777777">
        <w:trPr>
          <w:cantSplit/>
        </w:trPr>
        <w:tc>
          <w:tcPr>
            <w:tcW w:w="1728" w:type="dxa"/>
          </w:tcPr>
          <w:p w14:paraId="0D01B9D2" w14:textId="77777777" w:rsidR="008F54E3" w:rsidRDefault="008C6F2C">
            <w:r>
              <w:rPr>
                <w:sz w:val="18"/>
                <w:szCs w:val="18"/>
              </w:rPr>
              <w:t>Land acquisition / lease</w:t>
            </w:r>
          </w:p>
        </w:tc>
        <w:tc>
          <w:tcPr>
            <w:tcW w:w="1728" w:type="dxa"/>
          </w:tcPr>
          <w:p w14:paraId="16427140" w14:textId="77777777" w:rsidR="008F54E3" w:rsidRDefault="008C6F2C">
            <w:r>
              <w:rPr>
                <w:sz w:val="18"/>
                <w:szCs w:val="18"/>
              </w:rPr>
              <w:t>Business Manager</w:t>
            </w:r>
          </w:p>
        </w:tc>
        <w:tc>
          <w:tcPr>
            <w:tcW w:w="1728" w:type="dxa"/>
          </w:tcPr>
          <w:p w14:paraId="0DFF746D" w14:textId="77777777" w:rsidR="008F54E3" w:rsidRDefault="008C6F2C">
            <w:r>
              <w:rPr>
                <w:sz w:val="18"/>
                <w:szCs w:val="18"/>
              </w:rPr>
              <w:t>Managing Director</w:t>
            </w:r>
          </w:p>
        </w:tc>
        <w:tc>
          <w:tcPr>
            <w:tcW w:w="1728" w:type="dxa"/>
          </w:tcPr>
          <w:p w14:paraId="1C223AB6" w14:textId="77777777" w:rsidR="008F54E3" w:rsidRDefault="008C6F2C">
            <w:r>
              <w:rPr>
                <w:sz w:val="18"/>
                <w:szCs w:val="18"/>
              </w:rPr>
              <w:t>Operations Manager</w:t>
            </w:r>
          </w:p>
        </w:tc>
        <w:tc>
          <w:tcPr>
            <w:tcW w:w="1728" w:type="dxa"/>
          </w:tcPr>
          <w:p w14:paraId="68332C09" w14:textId="77777777" w:rsidR="008F54E3" w:rsidRDefault="008C6F2C">
            <w:r>
              <w:rPr>
                <w:sz w:val="18"/>
                <w:szCs w:val="18"/>
              </w:rPr>
              <w:t>Depot teams</w:t>
            </w:r>
          </w:p>
        </w:tc>
      </w:tr>
      <w:tr w:rsidR="008F54E3" w14:paraId="46F92CF3" w14:textId="77777777">
        <w:trPr>
          <w:cantSplit/>
        </w:trPr>
        <w:tc>
          <w:tcPr>
            <w:tcW w:w="1728" w:type="dxa"/>
          </w:tcPr>
          <w:p w14:paraId="78F8F9DF" w14:textId="77777777" w:rsidR="008F54E3" w:rsidRDefault="008C6F2C">
            <w:r>
              <w:rPr>
                <w:sz w:val="18"/>
                <w:szCs w:val="18"/>
              </w:rPr>
              <w:t>Fleet procurement (32t-compliant)</w:t>
            </w:r>
          </w:p>
        </w:tc>
        <w:tc>
          <w:tcPr>
            <w:tcW w:w="1728" w:type="dxa"/>
          </w:tcPr>
          <w:p w14:paraId="0296DD5F" w14:textId="77777777" w:rsidR="008F54E3" w:rsidRDefault="008C6F2C">
            <w:r>
              <w:rPr>
                <w:sz w:val="18"/>
                <w:szCs w:val="18"/>
              </w:rPr>
              <w:t>Business Manager</w:t>
            </w:r>
          </w:p>
        </w:tc>
        <w:tc>
          <w:tcPr>
            <w:tcW w:w="1728" w:type="dxa"/>
          </w:tcPr>
          <w:p w14:paraId="70B734A4" w14:textId="77777777" w:rsidR="008F54E3" w:rsidRDefault="008C6F2C">
            <w:r>
              <w:rPr>
                <w:sz w:val="18"/>
                <w:szCs w:val="18"/>
              </w:rPr>
              <w:t>Managing Director</w:t>
            </w:r>
          </w:p>
        </w:tc>
        <w:tc>
          <w:tcPr>
            <w:tcW w:w="1728" w:type="dxa"/>
          </w:tcPr>
          <w:p w14:paraId="3F6B5B16" w14:textId="77777777" w:rsidR="008F54E3" w:rsidRDefault="008C6F2C">
            <w:r>
              <w:rPr>
                <w:sz w:val="18"/>
                <w:szCs w:val="18"/>
              </w:rPr>
              <w:t>Operations Manager; Scheduler</w:t>
            </w:r>
          </w:p>
        </w:tc>
        <w:tc>
          <w:tcPr>
            <w:tcW w:w="1728" w:type="dxa"/>
          </w:tcPr>
          <w:p w14:paraId="14922DF1" w14:textId="77777777" w:rsidR="008F54E3" w:rsidRDefault="008C6F2C">
            <w:r>
              <w:rPr>
                <w:sz w:val="18"/>
                <w:szCs w:val="18"/>
              </w:rPr>
              <w:t>Board</w:t>
            </w:r>
          </w:p>
        </w:tc>
      </w:tr>
      <w:tr w:rsidR="008F54E3" w14:paraId="361A18F4" w14:textId="77777777">
        <w:trPr>
          <w:cantSplit/>
        </w:trPr>
        <w:tc>
          <w:tcPr>
            <w:tcW w:w="1728" w:type="dxa"/>
          </w:tcPr>
          <w:p w14:paraId="603E3B2B" w14:textId="77777777" w:rsidR="008F54E3" w:rsidRDefault="008C6F2C">
            <w:r>
              <w:rPr>
                <w:sz w:val="18"/>
                <w:szCs w:val="18"/>
              </w:rPr>
              <w:t>Pre-sell programme</w:t>
            </w:r>
          </w:p>
        </w:tc>
        <w:tc>
          <w:tcPr>
            <w:tcW w:w="1728" w:type="dxa"/>
          </w:tcPr>
          <w:p w14:paraId="4E70D91B" w14:textId="77777777" w:rsidR="008F54E3" w:rsidRDefault="008C6F2C">
            <w:r>
              <w:rPr>
                <w:sz w:val="18"/>
                <w:szCs w:val="18"/>
              </w:rPr>
              <w:t>Business Development Manager</w:t>
            </w:r>
          </w:p>
        </w:tc>
        <w:tc>
          <w:tcPr>
            <w:tcW w:w="1728" w:type="dxa"/>
          </w:tcPr>
          <w:p w14:paraId="5A45BDA5" w14:textId="77777777" w:rsidR="008F54E3" w:rsidRDefault="008C6F2C">
            <w:r>
              <w:rPr>
                <w:sz w:val="18"/>
                <w:szCs w:val="18"/>
              </w:rPr>
              <w:t>Business Manager</w:t>
            </w:r>
          </w:p>
        </w:tc>
        <w:tc>
          <w:tcPr>
            <w:tcW w:w="1728" w:type="dxa"/>
          </w:tcPr>
          <w:p w14:paraId="40893ECE" w14:textId="77777777" w:rsidR="008F54E3" w:rsidRDefault="008C6F2C">
            <w:r>
              <w:rPr>
                <w:sz w:val="18"/>
                <w:szCs w:val="18"/>
              </w:rPr>
              <w:t>Scheduler</w:t>
            </w:r>
          </w:p>
        </w:tc>
        <w:tc>
          <w:tcPr>
            <w:tcW w:w="1728" w:type="dxa"/>
          </w:tcPr>
          <w:p w14:paraId="6C3B32D5" w14:textId="77777777" w:rsidR="008F54E3" w:rsidRDefault="008C6F2C">
            <w:r>
              <w:rPr>
                <w:sz w:val="18"/>
                <w:szCs w:val="18"/>
              </w:rPr>
              <w:t>Board</w:t>
            </w:r>
          </w:p>
        </w:tc>
      </w:tr>
      <w:tr w:rsidR="008F54E3" w14:paraId="293D64A4" w14:textId="77777777">
        <w:trPr>
          <w:cantSplit/>
        </w:trPr>
        <w:tc>
          <w:tcPr>
            <w:tcW w:w="1728" w:type="dxa"/>
          </w:tcPr>
          <w:p w14:paraId="223C20FC" w14:textId="77777777" w:rsidR="008F54E3" w:rsidRDefault="008C6F2C">
            <w:r>
              <w:rPr>
                <w:sz w:val="18"/>
                <w:szCs w:val="18"/>
              </w:rPr>
              <w:t>Recruitment and training</w:t>
            </w:r>
          </w:p>
        </w:tc>
        <w:tc>
          <w:tcPr>
            <w:tcW w:w="1728" w:type="dxa"/>
          </w:tcPr>
          <w:p w14:paraId="77CA1CF0" w14:textId="77777777" w:rsidR="008F54E3" w:rsidRDefault="008C6F2C">
            <w:r>
              <w:rPr>
                <w:sz w:val="18"/>
                <w:szCs w:val="18"/>
              </w:rPr>
              <w:t>Operations Manager</w:t>
            </w:r>
          </w:p>
        </w:tc>
        <w:tc>
          <w:tcPr>
            <w:tcW w:w="1728" w:type="dxa"/>
          </w:tcPr>
          <w:p w14:paraId="1FC528A3" w14:textId="77777777" w:rsidR="008F54E3" w:rsidRDefault="008C6F2C">
            <w:r>
              <w:rPr>
                <w:sz w:val="18"/>
                <w:szCs w:val="18"/>
              </w:rPr>
              <w:t>Business Manager</w:t>
            </w:r>
          </w:p>
        </w:tc>
        <w:tc>
          <w:tcPr>
            <w:tcW w:w="1728" w:type="dxa"/>
          </w:tcPr>
          <w:p w14:paraId="69B4BC05" w14:textId="77777777" w:rsidR="008F54E3" w:rsidRDefault="008C6F2C">
            <w:r>
              <w:rPr>
                <w:sz w:val="18"/>
                <w:szCs w:val="18"/>
              </w:rPr>
              <w:t>Depot teams</w:t>
            </w:r>
          </w:p>
        </w:tc>
        <w:tc>
          <w:tcPr>
            <w:tcW w:w="1728" w:type="dxa"/>
          </w:tcPr>
          <w:p w14:paraId="559DFE9B" w14:textId="77777777" w:rsidR="008F54E3" w:rsidRDefault="008C6F2C">
            <w:r>
              <w:rPr>
                <w:sz w:val="18"/>
                <w:szCs w:val="18"/>
              </w:rPr>
              <w:t>Board</w:t>
            </w:r>
          </w:p>
        </w:tc>
      </w:tr>
      <w:tr w:rsidR="008F54E3" w14:paraId="7929AB73" w14:textId="77777777">
        <w:trPr>
          <w:cantSplit/>
        </w:trPr>
        <w:tc>
          <w:tcPr>
            <w:tcW w:w="1728" w:type="dxa"/>
          </w:tcPr>
          <w:p w14:paraId="334AA35F" w14:textId="77777777" w:rsidR="008F54E3" w:rsidRDefault="008C6F2C">
            <w:r>
              <w:rPr>
                <w:sz w:val="18"/>
                <w:szCs w:val="18"/>
              </w:rPr>
              <w:t>Go-live and KPI monitoring</w:t>
            </w:r>
          </w:p>
        </w:tc>
        <w:tc>
          <w:tcPr>
            <w:tcW w:w="1728" w:type="dxa"/>
          </w:tcPr>
          <w:p w14:paraId="516A4B67" w14:textId="77777777" w:rsidR="008F54E3" w:rsidRDefault="008C6F2C">
            <w:r>
              <w:rPr>
                <w:sz w:val="18"/>
                <w:szCs w:val="18"/>
              </w:rPr>
              <w:t>Business Manager</w:t>
            </w:r>
          </w:p>
        </w:tc>
        <w:tc>
          <w:tcPr>
            <w:tcW w:w="1728" w:type="dxa"/>
          </w:tcPr>
          <w:p w14:paraId="75DB8ABA" w14:textId="77777777" w:rsidR="008F54E3" w:rsidRDefault="008C6F2C">
            <w:r>
              <w:rPr>
                <w:sz w:val="18"/>
                <w:szCs w:val="18"/>
              </w:rPr>
              <w:t>Managing Director</w:t>
            </w:r>
          </w:p>
        </w:tc>
        <w:tc>
          <w:tcPr>
            <w:tcW w:w="1728" w:type="dxa"/>
          </w:tcPr>
          <w:p w14:paraId="0265F962" w14:textId="77777777" w:rsidR="008F54E3" w:rsidRDefault="008C6F2C">
            <w:r>
              <w:rPr>
                <w:sz w:val="18"/>
                <w:szCs w:val="18"/>
              </w:rPr>
              <w:t>Operations Manager</w:t>
            </w:r>
          </w:p>
        </w:tc>
        <w:tc>
          <w:tcPr>
            <w:tcW w:w="1728" w:type="dxa"/>
          </w:tcPr>
          <w:p w14:paraId="1D1CE92A" w14:textId="77777777" w:rsidR="008F54E3" w:rsidRDefault="008C6F2C">
            <w:r>
              <w:rPr>
                <w:sz w:val="18"/>
                <w:szCs w:val="18"/>
              </w:rPr>
              <w:t>Board</w:t>
            </w:r>
          </w:p>
        </w:tc>
      </w:tr>
    </w:tbl>
    <w:p w14:paraId="4EA35EA7" w14:textId="77777777" w:rsidR="008F54E3" w:rsidRDefault="008C6F2C">
      <w:pPr>
        <w:pStyle w:val="TableCaption"/>
        <w:keepNext/>
        <w:spacing w:before="240"/>
      </w:pPr>
      <w: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14:paraId="6B212592" w14:textId="77777777">
        <w:trPr>
          <w:cantSplit/>
          <w:tblHeader/>
        </w:trPr>
        <w:tc>
          <w:tcPr>
            <w:tcW w:w="1439" w:type="dxa"/>
          </w:tcPr>
          <w:p w14:paraId="6C72FA84" w14:textId="77777777" w:rsidR="008F54E3" w:rsidRDefault="008C6F2C">
            <w:pPr>
              <w:keepNext/>
            </w:pPr>
            <w:r>
              <w:rPr>
                <w:b/>
                <w:sz w:val="18"/>
              </w:rPr>
              <w:t>Tool</w:t>
            </w:r>
          </w:p>
        </w:tc>
        <w:tc>
          <w:tcPr>
            <w:tcW w:w="2550" w:type="dxa"/>
          </w:tcPr>
          <w:p w14:paraId="12018F98" w14:textId="77777777" w:rsidR="008F54E3" w:rsidRDefault="008C6F2C">
            <w:pPr>
              <w:keepNext/>
            </w:pPr>
            <w:r>
              <w:rPr>
                <w:b/>
                <w:sz w:val="18"/>
              </w:rPr>
              <w:t>Strength</w:t>
            </w:r>
          </w:p>
        </w:tc>
        <w:tc>
          <w:tcPr>
            <w:tcW w:w="2181" w:type="dxa"/>
          </w:tcPr>
          <w:p w14:paraId="60EE7496" w14:textId="77777777" w:rsidR="008F54E3" w:rsidRDefault="008C6F2C">
            <w:pPr>
              <w:keepNext/>
            </w:pPr>
            <w:r>
              <w:rPr>
                <w:b/>
                <w:sz w:val="18"/>
              </w:rPr>
              <w:t>Limitation</w:t>
            </w:r>
          </w:p>
        </w:tc>
        <w:tc>
          <w:tcPr>
            <w:tcW w:w="2470" w:type="dxa"/>
          </w:tcPr>
          <w:p w14:paraId="36FB8B70" w14:textId="77777777" w:rsidR="008F54E3" w:rsidRDefault="008C6F2C">
            <w:pPr>
              <w:keepNext/>
            </w:pPr>
            <w:r>
              <w:rPr>
                <w:b/>
                <w:sz w:val="18"/>
              </w:rPr>
              <w:t>Use in this proposal</w:t>
            </w:r>
          </w:p>
        </w:tc>
      </w:tr>
      <w:tr w:rsidR="008F54E3" w14:paraId="2441A9FA" w14:textId="77777777">
        <w:trPr>
          <w:cantSplit/>
        </w:trPr>
        <w:tc>
          <w:tcPr>
            <w:tcW w:w="1439" w:type="dxa"/>
          </w:tcPr>
          <w:p w14:paraId="71AB42BA" w14:textId="77777777" w:rsidR="008F54E3" w:rsidRDefault="008C6F2C">
            <w:r>
              <w:rPr>
                <w:sz w:val="18"/>
              </w:rPr>
              <w:t>Gantt chart</w:t>
            </w:r>
          </w:p>
        </w:tc>
        <w:tc>
          <w:tcPr>
            <w:tcW w:w="2550" w:type="dxa"/>
          </w:tcPr>
          <w:p w14:paraId="522BE0F7" w14:textId="77777777" w:rsidR="008F54E3" w:rsidRDefault="008C6F2C">
            <w:r>
              <w:rPr>
                <w:sz w:val="18"/>
              </w:rPr>
              <w:t>Shows sequence and overlap at a glance; familiar to the board</w:t>
            </w:r>
          </w:p>
        </w:tc>
        <w:tc>
          <w:tcPr>
            <w:tcW w:w="2181" w:type="dxa"/>
          </w:tcPr>
          <w:p w14:paraId="78624642" w14:textId="77777777" w:rsidR="008F54E3" w:rsidRDefault="008C6F2C">
            <w:r>
              <w:rPr>
                <w:sz w:val="18"/>
              </w:rPr>
              <w:t>Implies certainty about dates Procon does not control; laborious to update</w:t>
            </w:r>
          </w:p>
        </w:tc>
        <w:tc>
          <w:tcPr>
            <w:tcW w:w="2470" w:type="dxa"/>
          </w:tcPr>
          <w:p w14:paraId="6D2E4CB5" w14:textId="77777777" w:rsidR="008F54E3" w:rsidRDefault="008C6F2C">
            <w:r>
              <w:rPr>
                <w:sz w:val="18"/>
              </w:rPr>
              <w:t>Shows sequence only; commitment is governed by the gates</w:t>
            </w:r>
          </w:p>
        </w:tc>
      </w:tr>
      <w:tr w:rsidR="008F54E3" w14:paraId="5089E084" w14:textId="77777777">
        <w:trPr>
          <w:cantSplit/>
        </w:trPr>
        <w:tc>
          <w:tcPr>
            <w:tcW w:w="1439" w:type="dxa"/>
          </w:tcPr>
          <w:p w14:paraId="062296CB" w14:textId="77777777" w:rsidR="008F54E3" w:rsidRDefault="008C6F2C">
            <w:r>
              <w:rPr>
                <w:sz w:val="18"/>
              </w:rPr>
              <w:t>Critical path analysis</w:t>
            </w:r>
          </w:p>
        </w:tc>
        <w:tc>
          <w:tcPr>
            <w:tcW w:w="2550" w:type="dxa"/>
          </w:tcPr>
          <w:p w14:paraId="77FF9B58" w14:textId="77777777" w:rsidR="008F54E3" w:rsidRDefault="008C6F2C">
            <w:r>
              <w:rPr>
                <w:sz w:val="18"/>
              </w:rPr>
              <w:t>Identifies the activities that set the opening date</w:t>
            </w:r>
          </w:p>
        </w:tc>
        <w:tc>
          <w:tcPr>
            <w:tcW w:w="2181" w:type="dxa"/>
          </w:tcPr>
          <w:p w14:paraId="23F7889D" w14:textId="77777777" w:rsidR="008F54E3" w:rsidRDefault="008C6F2C">
            <w:r>
              <w:rPr>
                <w:sz w:val="18"/>
              </w:rPr>
              <w:t>Depends on duration estimates; activities drift to their latest start</w:t>
            </w:r>
          </w:p>
        </w:tc>
        <w:tc>
          <w:tcPr>
            <w:tcW w:w="2470" w:type="dxa"/>
          </w:tcPr>
          <w:p w14:paraId="6A40BC6F" w14:textId="77777777" w:rsidR="008F54E3" w:rsidRDefault="008C6F2C">
            <w:r>
              <w:rPr>
                <w:sz w:val="18"/>
              </w:rPr>
              <w:t>Not used formally: the critical path runs through consents outside Procon's control</w:t>
            </w:r>
          </w:p>
        </w:tc>
      </w:tr>
      <w:tr w:rsidR="008F54E3" w14:paraId="3C4AEC5A" w14:textId="77777777">
        <w:trPr>
          <w:cantSplit/>
        </w:trPr>
        <w:tc>
          <w:tcPr>
            <w:tcW w:w="1439" w:type="dxa"/>
          </w:tcPr>
          <w:p w14:paraId="5476FAE6" w14:textId="77777777" w:rsidR="008F54E3" w:rsidRDefault="008C6F2C">
            <w:r>
              <w:rPr>
                <w:sz w:val="18"/>
              </w:rPr>
              <w:t>Stage gates (Table 8)</w:t>
            </w:r>
          </w:p>
        </w:tc>
        <w:tc>
          <w:tcPr>
            <w:tcW w:w="2550" w:type="dxa"/>
          </w:tcPr>
          <w:p w14:paraId="73842650" w14:textId="77777777" w:rsidR="008F54E3" w:rsidRDefault="008C6F2C">
            <w:r>
              <w:rPr>
                <w:sz w:val="18"/>
              </w:rPr>
              <w:t>Capital is released only when exit criteria are met</w:t>
            </w:r>
          </w:p>
        </w:tc>
        <w:tc>
          <w:tcPr>
            <w:tcW w:w="2181" w:type="dxa"/>
          </w:tcPr>
          <w:p w14:paraId="2FBEC652" w14:textId="77777777" w:rsidR="008F54E3" w:rsidRDefault="008C6F2C">
            <w:r>
              <w:rPr>
                <w:sz w:val="18"/>
              </w:rPr>
              <w:t>Can delay opening if criteria are set too high</w:t>
            </w:r>
          </w:p>
        </w:tc>
        <w:tc>
          <w:tcPr>
            <w:tcW w:w="2470" w:type="dxa"/>
          </w:tcPr>
          <w:p w14:paraId="44CB09FC" w14:textId="77777777" w:rsidR="008F54E3" w:rsidRDefault="008C6F2C">
            <w:r>
              <w:rPr>
                <w:sz w:val="18"/>
              </w:rPr>
              <w:t>Adopted; each gate is a stop-or-go decision, a guard against escalation of commitment (Flyvbjerg, 2021)</w:t>
            </w:r>
          </w:p>
        </w:tc>
      </w:tr>
      <w:tr w:rsidR="008F54E3" w14:paraId="4C5B0137" w14:textId="77777777">
        <w:trPr>
          <w:cantSplit/>
        </w:trPr>
        <w:tc>
          <w:tcPr>
            <w:tcW w:w="1439" w:type="dxa"/>
          </w:tcPr>
          <w:p w14:paraId="215A1070" w14:textId="77777777" w:rsidR="008F54E3" w:rsidRDefault="008C6F2C">
            <w:r>
              <w:rPr>
                <w:sz w:val="18"/>
              </w:rPr>
              <w:t>RACI matrix (Table A14.1)</w:t>
            </w:r>
          </w:p>
        </w:tc>
        <w:tc>
          <w:tcPr>
            <w:tcW w:w="2550" w:type="dxa"/>
          </w:tcPr>
          <w:p w14:paraId="17356711" w14:textId="77777777" w:rsidR="008F54E3" w:rsidRDefault="008C6F2C">
            <w:r>
              <w:rPr>
                <w:sz w:val="18"/>
              </w:rPr>
              <w:t>Makes accountability explicit; suits Procon's clear hierarchy</w:t>
            </w:r>
          </w:p>
        </w:tc>
        <w:tc>
          <w:tcPr>
            <w:tcW w:w="2181" w:type="dxa"/>
          </w:tcPr>
          <w:p w14:paraId="76BFAA80" w14:textId="77777777" w:rsidR="008F54E3" w:rsidRDefault="008C6F2C">
            <w:r>
              <w:rPr>
                <w:sz w:val="18"/>
              </w:rPr>
              <w:t>Dates quickly; handles ambiguity and unforeseen events poorly</w:t>
            </w:r>
          </w:p>
        </w:tc>
        <w:tc>
          <w:tcPr>
            <w:tcW w:w="2470" w:type="dxa"/>
          </w:tcPr>
          <w:p w14:paraId="31FCDA9A" w14:textId="77777777" w:rsidR="008F54E3" w:rsidRDefault="008C6F2C">
            <w:r>
              <w:rPr>
                <w:sz w:val="18"/>
              </w:rPr>
              <w:t>Adopted; reissued at each gate</w:t>
            </w:r>
          </w:p>
        </w:tc>
      </w:tr>
      <w:tr w:rsidR="008F54E3" w14:paraId="39B35C42" w14:textId="77777777">
        <w:trPr>
          <w:cantSplit/>
        </w:trPr>
        <w:tc>
          <w:tcPr>
            <w:tcW w:w="1439" w:type="dxa"/>
          </w:tcPr>
          <w:p w14:paraId="5A4A6874" w14:textId="77777777" w:rsidR="008F54E3" w:rsidRDefault="008C6F2C">
            <w:r>
              <w:rPr>
                <w:sz w:val="18"/>
              </w:rPr>
              <w:t>RAID log (Appendix 15)</w:t>
            </w:r>
          </w:p>
        </w:tc>
        <w:tc>
          <w:tcPr>
            <w:tcW w:w="2550" w:type="dxa"/>
          </w:tcPr>
          <w:p w14:paraId="7396234C" w14:textId="77777777" w:rsidR="008F54E3" w:rsidRDefault="008C6F2C">
            <w:r>
              <w:rPr>
                <w:sz w:val="18"/>
              </w:rPr>
              <w:t>Separates risks from assumptions, issues and dependencies; records opportunities as well as threats</w:t>
            </w:r>
          </w:p>
        </w:tc>
        <w:tc>
          <w:tcPr>
            <w:tcW w:w="2181" w:type="dxa"/>
          </w:tcPr>
          <w:p w14:paraId="61D50FCC" w14:textId="77777777" w:rsidR="008F54E3" w:rsidRDefault="008C6F2C">
            <w:r>
              <w:rPr>
                <w:sz w:val="18"/>
              </w:rPr>
              <w:t>Can grow into a list nobody acts on</w:t>
            </w:r>
          </w:p>
        </w:tc>
        <w:tc>
          <w:tcPr>
            <w:tcW w:w="2470" w:type="dxa"/>
          </w:tcPr>
          <w:p w14:paraId="45CBE23F" w14:textId="77777777" w:rsidR="008F54E3" w:rsidRDefault="008C6F2C">
            <w:r>
              <w:rPr>
                <w:sz w:val="18"/>
              </w:rPr>
              <w:t>Adopted; every entry has an owner and a review gate</w:t>
            </w:r>
          </w:p>
        </w:tc>
      </w:tr>
    </w:tbl>
    <w:p w14:paraId="30E733DB" w14:textId="77777777" w:rsidR="00A05C10" w:rsidRDefault="00983170">
      <w:pPr>
        <w:pStyle w:val="TableNote"/>
      </w:pPr>
      <w:r>
        <w:rPr>
          <w:i/>
        </w:rPr>
        <w:t>Note.</w:t>
      </w:r>
      <w:r>
        <w:t xml:space="preserve"> Strengths and limitations of the Gantt chart, critical path analysis and RACI matrix follow Beverley-Jones (2026, slides 25, 27 and 45).</w:t>
      </w:r>
    </w:p>
    <w:p w14:paraId="30BD3745" w14:textId="77777777" w:rsidR="008F54E3" w:rsidRDefault="008C6F2C">
      <w:pPr>
        <w:pStyle w:val="Heading2"/>
        <w:pageBreakBefore/>
      </w:pPr>
      <w:bookmarkStart w:id="34" w:name="_Toc242131796"/>
      <w:r>
        <w:t>Appendix 15. RAID log</w:t>
      </w:r>
      <w:bookmarkEnd w:id="34"/>
    </w:p>
    <w:p w14:paraId="65FE1C51" w14:textId="77777777" w:rsidR="008F54E3" w:rsidRDefault="008C6F2C">
      <w:r>
        <w:t>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Every entry is reviewed at the gate shown in Table 8.</w:t>
      </w:r>
    </w:p>
    <w:p w14:paraId="60914FDA" w14:textId="77777777" w:rsidR="008F54E3" w:rsidRDefault="008C6F2C">
      <w:pPr>
        <w:pStyle w:val="TableCaption"/>
        <w:keepNext/>
      </w:pPr>
      <w: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14:paraId="4246027A" w14:textId="77777777">
        <w:trPr>
          <w:cantSplit/>
          <w:tblHeader/>
        </w:trPr>
        <w:tc>
          <w:tcPr>
            <w:tcW w:w="522" w:type="dxa"/>
          </w:tcPr>
          <w:p w14:paraId="41B144C6" w14:textId="77777777" w:rsidR="008F54E3" w:rsidRDefault="008C6F2C">
            <w:pPr>
              <w:keepNext/>
            </w:pPr>
            <w:r>
              <w:rPr>
                <w:b/>
                <w:sz w:val="17"/>
              </w:rPr>
              <w:t>Ref</w:t>
            </w:r>
          </w:p>
        </w:tc>
        <w:tc>
          <w:tcPr>
            <w:tcW w:w="1631" w:type="dxa"/>
          </w:tcPr>
          <w:p w14:paraId="48A82CF5" w14:textId="77777777" w:rsidR="008F54E3" w:rsidRDefault="008C6F2C">
            <w:pPr>
              <w:keepNext/>
            </w:pPr>
            <w:r>
              <w:rPr>
                <w:b/>
                <w:sz w:val="17"/>
              </w:rPr>
              <w:t>Risk</w:t>
            </w:r>
          </w:p>
        </w:tc>
        <w:tc>
          <w:tcPr>
            <w:tcW w:w="734" w:type="dxa"/>
          </w:tcPr>
          <w:p w14:paraId="76D1825A" w14:textId="77777777" w:rsidR="008F54E3" w:rsidRDefault="008C6F2C">
            <w:pPr>
              <w:keepNext/>
            </w:pPr>
            <w:r>
              <w:rPr>
                <w:b/>
                <w:sz w:val="17"/>
              </w:rPr>
              <w:t>L / I</w:t>
            </w:r>
          </w:p>
        </w:tc>
        <w:tc>
          <w:tcPr>
            <w:tcW w:w="1090" w:type="dxa"/>
          </w:tcPr>
          <w:p w14:paraId="5E829E3F" w14:textId="77777777" w:rsidR="008F54E3" w:rsidRDefault="008C6F2C">
            <w:pPr>
              <w:keepNext/>
            </w:pPr>
            <w:r>
              <w:rPr>
                <w:b/>
                <w:sz w:val="17"/>
              </w:rPr>
              <w:t>Response</w:t>
            </w:r>
          </w:p>
        </w:tc>
        <w:tc>
          <w:tcPr>
            <w:tcW w:w="1783" w:type="dxa"/>
          </w:tcPr>
          <w:p w14:paraId="53FDB1EC" w14:textId="77777777" w:rsidR="008F54E3" w:rsidRDefault="008C6F2C">
            <w:pPr>
              <w:keepNext/>
            </w:pPr>
            <w:r>
              <w:rPr>
                <w:b/>
                <w:sz w:val="17"/>
              </w:rPr>
              <w:t>Mitigation</w:t>
            </w:r>
          </w:p>
        </w:tc>
        <w:tc>
          <w:tcPr>
            <w:tcW w:w="1298" w:type="dxa"/>
          </w:tcPr>
          <w:p w14:paraId="469F9F2C" w14:textId="77777777" w:rsidR="008F54E3" w:rsidRDefault="008C6F2C">
            <w:pPr>
              <w:keepNext/>
            </w:pPr>
            <w:r>
              <w:rPr>
                <w:b/>
                <w:sz w:val="17"/>
              </w:rPr>
              <w:t>Owner</w:t>
            </w:r>
          </w:p>
        </w:tc>
        <w:tc>
          <w:tcPr>
            <w:tcW w:w="1582" w:type="dxa"/>
          </w:tcPr>
          <w:p w14:paraId="74AA3F29" w14:textId="77777777" w:rsidR="008F54E3" w:rsidRDefault="008C6F2C">
            <w:pPr>
              <w:keepNext/>
            </w:pPr>
            <w:r>
              <w:rPr>
                <w:b/>
                <w:sz w:val="17"/>
              </w:rPr>
              <w:t>Trigger for escalation</w:t>
            </w:r>
          </w:p>
        </w:tc>
      </w:tr>
      <w:tr w:rsidR="008F54E3" w14:paraId="6764A14F" w14:textId="77777777">
        <w:trPr>
          <w:cantSplit/>
        </w:trPr>
        <w:tc>
          <w:tcPr>
            <w:tcW w:w="522" w:type="dxa"/>
          </w:tcPr>
          <w:p w14:paraId="12D9E275" w14:textId="77777777" w:rsidR="008F54E3" w:rsidRDefault="008C6F2C">
            <w:r>
              <w:rPr>
                <w:sz w:val="17"/>
              </w:rPr>
              <w:t>R1</w:t>
            </w:r>
          </w:p>
        </w:tc>
        <w:tc>
          <w:tcPr>
            <w:tcW w:w="1631" w:type="dxa"/>
          </w:tcPr>
          <w:p w14:paraId="4BD157B4" w14:textId="77777777" w:rsidR="008F54E3" w:rsidRDefault="008C6F2C">
            <w:r>
              <w:rPr>
                <w:sz w:val="17"/>
              </w:rPr>
              <w:t>Volume ramp-up below model</w:t>
            </w:r>
          </w:p>
        </w:tc>
        <w:tc>
          <w:tcPr>
            <w:tcW w:w="734" w:type="dxa"/>
          </w:tcPr>
          <w:p w14:paraId="391E6CE2" w14:textId="77777777" w:rsidR="008F54E3" w:rsidRDefault="008C6F2C">
            <w:r>
              <w:rPr>
                <w:sz w:val="17"/>
              </w:rPr>
              <w:t>[M/H]</w:t>
            </w:r>
          </w:p>
        </w:tc>
        <w:tc>
          <w:tcPr>
            <w:tcW w:w="1090" w:type="dxa"/>
          </w:tcPr>
          <w:p w14:paraId="5F43E16F" w14:textId="77777777" w:rsidR="008F54E3" w:rsidRDefault="008C6F2C">
            <w:r>
              <w:rPr>
                <w:sz w:val="17"/>
              </w:rPr>
              <w:t>Treat</w:t>
            </w:r>
          </w:p>
        </w:tc>
        <w:tc>
          <w:tcPr>
            <w:tcW w:w="1783" w:type="dxa"/>
          </w:tcPr>
          <w:p w14:paraId="4A2C362A" w14:textId="77777777" w:rsidR="008F54E3" w:rsidRDefault="008C6F2C">
            <w:r>
              <w:rPr>
                <w:sz w:val="17"/>
              </w:rPr>
              <w:t>Pre-sell [XX]% of break-even volume before fleet commitment</w:t>
            </w:r>
          </w:p>
        </w:tc>
        <w:tc>
          <w:tcPr>
            <w:tcW w:w="1298" w:type="dxa"/>
          </w:tcPr>
          <w:p w14:paraId="1D26D71B" w14:textId="77777777" w:rsidR="008F54E3" w:rsidRDefault="008C6F2C">
            <w:r>
              <w:rPr>
                <w:sz w:val="17"/>
              </w:rPr>
              <w:t>Business Development Manager</w:t>
            </w:r>
          </w:p>
        </w:tc>
        <w:tc>
          <w:tcPr>
            <w:tcW w:w="1582" w:type="dxa"/>
          </w:tcPr>
          <w:p w14:paraId="7616E539" w14:textId="77777777" w:rsidR="008F54E3" w:rsidRDefault="008C6F2C">
            <w:r>
              <w:rPr>
                <w:sz w:val="17"/>
              </w:rPr>
              <w:t>&lt;[XX]% pre-sold at month [X]</w:t>
            </w:r>
          </w:p>
        </w:tc>
      </w:tr>
      <w:tr w:rsidR="008F54E3" w14:paraId="351FDFBB" w14:textId="77777777">
        <w:trPr>
          <w:cantSplit/>
        </w:trPr>
        <w:tc>
          <w:tcPr>
            <w:tcW w:w="522" w:type="dxa"/>
          </w:tcPr>
          <w:p w14:paraId="1A8D393B" w14:textId="77777777" w:rsidR="008F54E3" w:rsidRDefault="008C6F2C">
            <w:r>
              <w:rPr>
                <w:sz w:val="17"/>
              </w:rPr>
              <w:t>R2</w:t>
            </w:r>
          </w:p>
        </w:tc>
        <w:tc>
          <w:tcPr>
            <w:tcW w:w="1631" w:type="dxa"/>
          </w:tcPr>
          <w:p w14:paraId="36D944A1" w14:textId="77777777" w:rsidR="008F54E3" w:rsidRDefault="008C6F2C">
            <w:r>
              <w:rPr>
                <w:sz w:val="17"/>
              </w:rPr>
              <w:t>2028 payload change erodes delivery margin further than modelled</w:t>
            </w:r>
          </w:p>
        </w:tc>
        <w:tc>
          <w:tcPr>
            <w:tcW w:w="734" w:type="dxa"/>
          </w:tcPr>
          <w:p w14:paraId="482AB72B" w14:textId="77777777" w:rsidR="008F54E3" w:rsidRDefault="008C6F2C">
            <w:r>
              <w:rPr>
                <w:sz w:val="17"/>
              </w:rPr>
              <w:t>[M/H]</w:t>
            </w:r>
          </w:p>
        </w:tc>
        <w:tc>
          <w:tcPr>
            <w:tcW w:w="1090" w:type="dxa"/>
          </w:tcPr>
          <w:p w14:paraId="29C1CEEE" w14:textId="77777777" w:rsidR="008F54E3" w:rsidRDefault="008C6F2C">
            <w:r>
              <w:rPr>
                <w:sz w:val="17"/>
              </w:rPr>
              <w:t>Treat</w:t>
            </w:r>
          </w:p>
        </w:tc>
        <w:tc>
          <w:tcPr>
            <w:tcW w:w="1783" w:type="dxa"/>
          </w:tcPr>
          <w:p w14:paraId="0B2C3FEE" w14:textId="77777777" w:rsidR="008F54E3" w:rsidRDefault="008C6F2C">
            <w:r>
              <w:rPr>
                <w:sz w:val="17"/>
              </w:rPr>
              <w:t>Procure 32t-compliant fleet from outset; model post-2028 case as base</w:t>
            </w:r>
          </w:p>
        </w:tc>
        <w:tc>
          <w:tcPr>
            <w:tcW w:w="1298" w:type="dxa"/>
          </w:tcPr>
          <w:p w14:paraId="3B9D3B2B" w14:textId="77777777" w:rsidR="008F54E3" w:rsidRDefault="008C6F2C">
            <w:r>
              <w:rPr>
                <w:sz w:val="17"/>
              </w:rPr>
              <w:t>Business Manager</w:t>
            </w:r>
          </w:p>
        </w:tc>
        <w:tc>
          <w:tcPr>
            <w:tcW w:w="1582" w:type="dxa"/>
          </w:tcPr>
          <w:p w14:paraId="19F3B2D2" w14:textId="77777777" w:rsidR="008F54E3" w:rsidRDefault="008C6F2C">
            <w:r>
              <w:rPr>
                <w:sz w:val="17"/>
              </w:rPr>
              <w:t>Cost/m³ exceeds £[XX.XX]</w:t>
            </w:r>
          </w:p>
        </w:tc>
      </w:tr>
      <w:tr w:rsidR="008F54E3" w14:paraId="68D4F7CD" w14:textId="77777777">
        <w:trPr>
          <w:cantSplit/>
        </w:trPr>
        <w:tc>
          <w:tcPr>
            <w:tcW w:w="522" w:type="dxa"/>
          </w:tcPr>
          <w:p w14:paraId="22D6E0AD" w14:textId="77777777" w:rsidR="008F54E3" w:rsidRDefault="008C6F2C">
            <w:r>
              <w:rPr>
                <w:sz w:val="17"/>
              </w:rPr>
              <w:t>R3</w:t>
            </w:r>
          </w:p>
        </w:tc>
        <w:tc>
          <w:tcPr>
            <w:tcW w:w="1631" w:type="dxa"/>
          </w:tcPr>
          <w:p w14:paraId="28761B39" w14:textId="77777777" w:rsidR="008F54E3" w:rsidRDefault="008C6F2C">
            <w:r>
              <w:rPr>
                <w:sz w:val="17"/>
              </w:rPr>
              <w:t>Cement cost inflation (imports 32% of UK market; UK CBAM on imports from January 2027)</w:t>
            </w:r>
          </w:p>
        </w:tc>
        <w:tc>
          <w:tcPr>
            <w:tcW w:w="734" w:type="dxa"/>
          </w:tcPr>
          <w:p w14:paraId="55FF3365" w14:textId="77777777" w:rsidR="008F54E3" w:rsidRDefault="008C6F2C">
            <w:r>
              <w:rPr>
                <w:sz w:val="17"/>
              </w:rPr>
              <w:t>[H/M]</w:t>
            </w:r>
          </w:p>
        </w:tc>
        <w:tc>
          <w:tcPr>
            <w:tcW w:w="1090" w:type="dxa"/>
          </w:tcPr>
          <w:p w14:paraId="3A6393CA" w14:textId="77777777" w:rsidR="008F54E3" w:rsidRDefault="008C6F2C">
            <w:r>
              <w:rPr>
                <w:sz w:val="17"/>
              </w:rPr>
              <w:t>Transfer (contract terms)</w:t>
            </w:r>
          </w:p>
        </w:tc>
        <w:tc>
          <w:tcPr>
            <w:tcW w:w="1783" w:type="dxa"/>
          </w:tcPr>
          <w:p w14:paraId="19298E04" w14:textId="77777777" w:rsidR="008F54E3" w:rsidRDefault="008C6F2C">
            <w:r>
              <w:rPr>
                <w:sz w:val="17"/>
              </w:rPr>
              <w:t>[TERM] supply agreement; quarterly repricing review</w:t>
            </w:r>
          </w:p>
        </w:tc>
        <w:tc>
          <w:tcPr>
            <w:tcW w:w="1298" w:type="dxa"/>
          </w:tcPr>
          <w:p w14:paraId="6A39FCED" w14:textId="77777777" w:rsidR="008F54E3" w:rsidRDefault="008C6F2C">
            <w:r>
              <w:rPr>
                <w:sz w:val="17"/>
              </w:rPr>
              <w:t>Business Manager</w:t>
            </w:r>
          </w:p>
        </w:tc>
        <w:tc>
          <w:tcPr>
            <w:tcW w:w="1582" w:type="dxa"/>
          </w:tcPr>
          <w:p w14:paraId="4DA90942" w14:textId="77777777" w:rsidR="008F54E3" w:rsidRDefault="008C6F2C">
            <w:r>
              <w:rPr>
                <w:sz w:val="17"/>
              </w:rPr>
              <w:t>Input cost +[XX]%</w:t>
            </w:r>
          </w:p>
        </w:tc>
      </w:tr>
      <w:tr w:rsidR="008F54E3" w14:paraId="50F9577A" w14:textId="77777777">
        <w:trPr>
          <w:cantSplit/>
        </w:trPr>
        <w:tc>
          <w:tcPr>
            <w:tcW w:w="522" w:type="dxa"/>
          </w:tcPr>
          <w:p w14:paraId="4D33509C" w14:textId="77777777" w:rsidR="008F54E3" w:rsidRDefault="008C6F2C">
            <w:r>
              <w:rPr>
                <w:sz w:val="17"/>
              </w:rPr>
              <w:t>R4</w:t>
            </w:r>
          </w:p>
        </w:tc>
        <w:tc>
          <w:tcPr>
            <w:tcW w:w="1631" w:type="dxa"/>
          </w:tcPr>
          <w:p w14:paraId="44A8420B" w14:textId="77777777" w:rsidR="008F54E3" w:rsidRDefault="008C6F2C">
            <w:r>
              <w:rPr>
                <w:sz w:val="17"/>
              </w:rPr>
              <w:t>Planning consent refused or delayed</w:t>
            </w:r>
          </w:p>
        </w:tc>
        <w:tc>
          <w:tcPr>
            <w:tcW w:w="734" w:type="dxa"/>
          </w:tcPr>
          <w:p w14:paraId="05FA83E1" w14:textId="77777777" w:rsidR="008F54E3" w:rsidRDefault="008C6F2C">
            <w:r>
              <w:rPr>
                <w:sz w:val="17"/>
              </w:rPr>
              <w:t>[M/H]</w:t>
            </w:r>
          </w:p>
        </w:tc>
        <w:tc>
          <w:tcPr>
            <w:tcW w:w="1090" w:type="dxa"/>
          </w:tcPr>
          <w:p w14:paraId="76A20715" w14:textId="77777777" w:rsidR="008F54E3" w:rsidRDefault="008C6F2C">
            <w:r>
              <w:rPr>
                <w:sz w:val="17"/>
              </w:rPr>
              <w:t>Terminate (capital exposure); treat (delay)</w:t>
            </w:r>
          </w:p>
        </w:tc>
        <w:tc>
          <w:tcPr>
            <w:tcW w:w="1783" w:type="dxa"/>
          </w:tcPr>
          <w:p w14:paraId="40F6A13F" w14:textId="77777777" w:rsidR="008F54E3" w:rsidRDefault="008C6F2C">
            <w:r>
              <w:rPr>
                <w:sz w:val="17"/>
              </w:rPr>
              <w:t>Consent as precondition of capital release; second site retained</w:t>
            </w:r>
          </w:p>
        </w:tc>
        <w:tc>
          <w:tcPr>
            <w:tcW w:w="1298" w:type="dxa"/>
          </w:tcPr>
          <w:p w14:paraId="5094C806" w14:textId="77777777" w:rsidR="008F54E3" w:rsidRDefault="008C6F2C">
            <w:r>
              <w:rPr>
                <w:sz w:val="17"/>
              </w:rPr>
              <w:t>Managing Director</w:t>
            </w:r>
          </w:p>
        </w:tc>
        <w:tc>
          <w:tcPr>
            <w:tcW w:w="1582" w:type="dxa"/>
          </w:tcPr>
          <w:p w14:paraId="76CA7BB9" w14:textId="77777777" w:rsidR="008F54E3" w:rsidRDefault="008C6F2C">
            <w:r>
              <w:rPr>
                <w:sz w:val="17"/>
              </w:rPr>
              <w:t>No decision by [DATE]</w:t>
            </w:r>
          </w:p>
        </w:tc>
      </w:tr>
      <w:tr w:rsidR="008F54E3" w14:paraId="178BD513" w14:textId="77777777">
        <w:trPr>
          <w:cantSplit/>
        </w:trPr>
        <w:tc>
          <w:tcPr>
            <w:tcW w:w="522" w:type="dxa"/>
          </w:tcPr>
          <w:p w14:paraId="089DB31F" w14:textId="77777777" w:rsidR="008F54E3" w:rsidRDefault="008C6F2C">
            <w:r>
              <w:rPr>
                <w:sz w:val="17"/>
              </w:rPr>
              <w:t>R5</w:t>
            </w:r>
          </w:p>
        </w:tc>
        <w:tc>
          <w:tcPr>
            <w:tcW w:w="1631" w:type="dxa"/>
          </w:tcPr>
          <w:p w14:paraId="24ED70E6" w14:textId="77777777" w:rsidR="008F54E3" w:rsidRDefault="008C6F2C">
            <w:r>
              <w:rPr>
                <w:sz w:val="17"/>
              </w:rPr>
              <w:t>Sector contraction exceeds CPA forecast</w:t>
            </w:r>
          </w:p>
        </w:tc>
        <w:tc>
          <w:tcPr>
            <w:tcW w:w="734" w:type="dxa"/>
          </w:tcPr>
          <w:p w14:paraId="4410E9B7" w14:textId="77777777" w:rsidR="008F54E3" w:rsidRDefault="008C6F2C">
            <w:r>
              <w:rPr>
                <w:sz w:val="17"/>
              </w:rPr>
              <w:t>[M/H]</w:t>
            </w:r>
          </w:p>
        </w:tc>
        <w:tc>
          <w:tcPr>
            <w:tcW w:w="1090" w:type="dxa"/>
          </w:tcPr>
          <w:p w14:paraId="57E2FA3B" w14:textId="77777777" w:rsidR="008F54E3" w:rsidRDefault="008C6F2C">
            <w:r>
              <w:rPr>
                <w:sz w:val="17"/>
              </w:rPr>
              <w:t>Tolerate</w:t>
            </w:r>
          </w:p>
        </w:tc>
        <w:tc>
          <w:tcPr>
            <w:tcW w:w="1783" w:type="dxa"/>
          </w:tcPr>
          <w:p w14:paraId="39A680BA" w14:textId="77777777" w:rsidR="008F54E3" w:rsidRDefault="008C6F2C">
            <w:r>
              <w:rPr>
                <w:sz w:val="17"/>
              </w:rPr>
              <w:t>Infrastructure weighting limits exposure; the residual is accepted, since the downturn is also the opening (OP3); break-even monitored monthly</w:t>
            </w:r>
          </w:p>
        </w:tc>
        <w:tc>
          <w:tcPr>
            <w:tcW w:w="1298" w:type="dxa"/>
          </w:tcPr>
          <w:p w14:paraId="43A52A80" w14:textId="77777777" w:rsidR="008F54E3" w:rsidRDefault="008C6F2C">
            <w:r>
              <w:rPr>
                <w:sz w:val="17"/>
              </w:rPr>
              <w:t>Business Manager</w:t>
            </w:r>
          </w:p>
        </w:tc>
        <w:tc>
          <w:tcPr>
            <w:tcW w:w="1582" w:type="dxa"/>
          </w:tcPr>
          <w:p w14:paraId="325C3C8E" w14:textId="77777777" w:rsidR="008F54E3" w:rsidRDefault="008C6F2C">
            <w:r>
              <w:rPr>
                <w:sz w:val="17"/>
              </w:rPr>
              <w:t>Regional volumes −[XX]%</w:t>
            </w:r>
          </w:p>
        </w:tc>
      </w:tr>
      <w:tr w:rsidR="008F54E3" w14:paraId="1D5451AF" w14:textId="77777777">
        <w:trPr>
          <w:cantSplit/>
        </w:trPr>
        <w:tc>
          <w:tcPr>
            <w:tcW w:w="522" w:type="dxa"/>
          </w:tcPr>
          <w:p w14:paraId="6A7A0A4C" w14:textId="77777777" w:rsidR="008F54E3" w:rsidRDefault="008C6F2C">
            <w:r>
              <w:rPr>
                <w:sz w:val="17"/>
              </w:rPr>
              <w:t>R6</w:t>
            </w:r>
          </w:p>
        </w:tc>
        <w:tc>
          <w:tcPr>
            <w:tcW w:w="1631" w:type="dxa"/>
          </w:tcPr>
          <w:p w14:paraId="66EA01FD" w14:textId="77777777" w:rsidR="008F54E3" w:rsidRDefault="008C6F2C">
            <w:r>
              <w:rPr>
                <w:sz w:val="17"/>
              </w:rPr>
              <w:t>Service reliability dilution damages brand</w:t>
            </w:r>
          </w:p>
        </w:tc>
        <w:tc>
          <w:tcPr>
            <w:tcW w:w="734" w:type="dxa"/>
          </w:tcPr>
          <w:p w14:paraId="3A5B34D5" w14:textId="77777777" w:rsidR="008F54E3" w:rsidRDefault="008C6F2C">
            <w:r>
              <w:rPr>
                <w:sz w:val="17"/>
              </w:rPr>
              <w:t>[L/H]</w:t>
            </w:r>
          </w:p>
        </w:tc>
        <w:tc>
          <w:tcPr>
            <w:tcW w:w="1090" w:type="dxa"/>
          </w:tcPr>
          <w:p w14:paraId="580694C3" w14:textId="77777777" w:rsidR="008F54E3" w:rsidRDefault="008C6F2C">
            <w:r>
              <w:rPr>
                <w:sz w:val="17"/>
              </w:rPr>
              <w:t>Treat</w:t>
            </w:r>
          </w:p>
        </w:tc>
        <w:tc>
          <w:tcPr>
            <w:tcW w:w="1783" w:type="dxa"/>
          </w:tcPr>
          <w:p w14:paraId="0F85DE53" w14:textId="77777777" w:rsidR="008F54E3" w:rsidRDefault="008C6F2C">
            <w:r>
              <w:rPr>
                <w:sz w:val="17"/>
              </w:rPr>
              <w:t>Capacity headroom weighted in selection (Table 4); capacity-related declines tracked monthly; contractors who also buy from other depots served first in the new catchment (§3.4)</w:t>
            </w:r>
          </w:p>
        </w:tc>
        <w:tc>
          <w:tcPr>
            <w:tcW w:w="1298" w:type="dxa"/>
          </w:tcPr>
          <w:p w14:paraId="1DAED5B2" w14:textId="77777777" w:rsidR="008F54E3" w:rsidRDefault="008C6F2C">
            <w:r>
              <w:rPr>
                <w:sz w:val="17"/>
              </w:rPr>
              <w:t>Operations Manager</w:t>
            </w:r>
          </w:p>
        </w:tc>
        <w:tc>
          <w:tcPr>
            <w:tcW w:w="1582" w:type="dxa"/>
          </w:tcPr>
          <w:p w14:paraId="5748C256" w14:textId="77777777" w:rsidR="008F54E3" w:rsidRDefault="008C6F2C">
            <w:r>
              <w:rPr>
                <w:sz w:val="17"/>
              </w:rPr>
              <w:t>Capacity-related declines above [X] per month at any depot</w:t>
            </w:r>
          </w:p>
        </w:tc>
      </w:tr>
      <w:tr w:rsidR="008F54E3" w14:paraId="6F3BA23A" w14:textId="77777777">
        <w:trPr>
          <w:cantSplit/>
        </w:trPr>
        <w:tc>
          <w:tcPr>
            <w:tcW w:w="522" w:type="dxa"/>
          </w:tcPr>
          <w:p w14:paraId="46CE6464" w14:textId="77777777" w:rsidR="008F54E3" w:rsidRDefault="008C6F2C">
            <w:r>
              <w:rPr>
                <w:sz w:val="17"/>
              </w:rPr>
              <w:t>R7</w:t>
            </w:r>
          </w:p>
        </w:tc>
        <w:tc>
          <w:tcPr>
            <w:tcW w:w="1631" w:type="dxa"/>
          </w:tcPr>
          <w:p w14:paraId="76EE248B" w14:textId="77777777" w:rsidR="008F54E3" w:rsidRDefault="008C6F2C">
            <w:r>
              <w:rPr>
                <w:sz w:val="17"/>
              </w:rPr>
              <w:t>Fleet roadworthiness and O-licence maintenance compliance (12 Warrington enquiries lost to vehicles off the road, May–Jun 2026)</w:t>
            </w:r>
          </w:p>
        </w:tc>
        <w:tc>
          <w:tcPr>
            <w:tcW w:w="734" w:type="dxa"/>
          </w:tcPr>
          <w:p w14:paraId="28FCEEFE" w14:textId="77777777" w:rsidR="008F54E3" w:rsidRDefault="008C6F2C">
            <w:r>
              <w:rPr>
                <w:sz w:val="17"/>
              </w:rPr>
              <w:t>[M/H]</w:t>
            </w:r>
          </w:p>
        </w:tc>
        <w:tc>
          <w:tcPr>
            <w:tcW w:w="1090" w:type="dxa"/>
          </w:tcPr>
          <w:p w14:paraId="0A6961EA" w14:textId="77777777" w:rsidR="008F54E3" w:rsidRDefault="008C6F2C">
            <w:r>
              <w:rPr>
                <w:sz w:val="17"/>
              </w:rPr>
              <w:t>Treat</w:t>
            </w:r>
          </w:p>
        </w:tc>
        <w:tc>
          <w:tcPr>
            <w:tcW w:w="1783" w:type="dxa"/>
          </w:tcPr>
          <w:p w14:paraId="07DE071B" w14:textId="77777777" w:rsidR="008F54E3" w:rsidRDefault="008C6F2C">
            <w:r>
              <w:rPr>
                <w:sz w:val="17"/>
              </w:rPr>
              <w:t>Maintenance capacity and a spare unit specified in the fleet plan; inspection pass rate monitored</w:t>
            </w:r>
          </w:p>
        </w:tc>
        <w:tc>
          <w:tcPr>
            <w:tcW w:w="1298" w:type="dxa"/>
          </w:tcPr>
          <w:p w14:paraId="6BC35A04" w14:textId="77777777" w:rsidR="008F54E3" w:rsidRDefault="008C6F2C">
            <w:r>
              <w:rPr>
                <w:sz w:val="17"/>
              </w:rPr>
              <w:t>Operations Manager</w:t>
            </w:r>
          </w:p>
        </w:tc>
        <w:tc>
          <w:tcPr>
            <w:tcW w:w="1582" w:type="dxa"/>
          </w:tcPr>
          <w:p w14:paraId="40614909" w14:textId="77777777" w:rsidR="008F54E3" w:rsidRDefault="008C6F2C">
            <w:r>
              <w:rPr>
                <w:sz w:val="17"/>
              </w:rPr>
              <w:t>Inspection failure or unit off road &gt; [X] days</w:t>
            </w:r>
          </w:p>
        </w:tc>
      </w:tr>
      <w:tr w:rsidR="008F54E3" w14:paraId="49734B78" w14:textId="77777777">
        <w:trPr>
          <w:cantSplit/>
        </w:trPr>
        <w:tc>
          <w:tcPr>
            <w:tcW w:w="522" w:type="dxa"/>
          </w:tcPr>
          <w:p w14:paraId="5DCB819B" w14:textId="77777777" w:rsidR="008F54E3" w:rsidRDefault="008C6F2C">
            <w:r>
              <w:rPr>
                <w:sz w:val="17"/>
              </w:rPr>
              <w:t>R8</w:t>
            </w:r>
          </w:p>
        </w:tc>
        <w:tc>
          <w:tcPr>
            <w:tcW w:w="1631" w:type="dxa"/>
          </w:tcPr>
          <w:p w14:paraId="6337FEEF" w14:textId="77777777" w:rsidR="008F54E3" w:rsidRDefault="008C6F2C">
            <w:r>
              <w:rPr>
                <w:sz w:val="17"/>
              </w:rPr>
              <w:t xml:space="preserve">Pricing 9% below the local market average fails to win the extra volume it needs, </w:t>
            </w:r>
            <w:del w:id="7040" w:author="Claude (suggested edit)" w:date="2026-10-06T09:00:00Z">
              <w:r>
                <w:rPr>
                  <w:sz w:val="17"/>
                </w:rPr>
                <w:delText xml:space="preserve">a quarter more than market rates would</w:delText>
              </w:r>
            </w:del>
            <w:ins w:id="7041" w:author="Claude (suggested edit)" w:date="2026-10-06T09:00:00Z">
              <w:r>
                <w:rPr>
                  <w:sz w:val="17"/>
                </w:rPr>
                <w:t xml:space="preserve">about 23% more than market rates would</w:t>
              </w:r>
            </w:ins>
          </w:p>
        </w:tc>
        <w:tc>
          <w:tcPr>
            <w:tcW w:w="734" w:type="dxa"/>
          </w:tcPr>
          <w:p w14:paraId="763BF8AD" w14:textId="77777777" w:rsidR="008F54E3" w:rsidRDefault="008C6F2C">
            <w:r>
              <w:rPr>
                <w:sz w:val="17"/>
              </w:rPr>
              <w:t>[M/H]</w:t>
            </w:r>
          </w:p>
        </w:tc>
        <w:tc>
          <w:tcPr>
            <w:tcW w:w="1090" w:type="dxa"/>
          </w:tcPr>
          <w:p w14:paraId="75C00D97" w14:textId="77777777" w:rsidR="008F54E3" w:rsidRDefault="008C6F2C">
            <w:r>
              <w:rPr>
                <w:sz w:val="17"/>
              </w:rPr>
              <w:t>Treat</w:t>
            </w:r>
          </w:p>
        </w:tc>
        <w:tc>
          <w:tcPr>
            <w:tcW w:w="1783" w:type="dxa"/>
          </w:tcPr>
          <w:p w14:paraId="63D646B9" w14:textId="77777777" w:rsidR="008F54E3" w:rsidRDefault="008C6F2C">
            <w:r>
              <w:rPr>
                <w:sz w:val="17"/>
              </w:rPr>
              <w:t>Rate card tested against market quotations at G3 and G7; payback sensitivity to price tracked (Appendix 9)</w:t>
            </w:r>
          </w:p>
        </w:tc>
        <w:tc>
          <w:tcPr>
            <w:tcW w:w="1298" w:type="dxa"/>
          </w:tcPr>
          <w:p w14:paraId="2E642490" w14:textId="77777777" w:rsidR="008F54E3" w:rsidRDefault="008C6F2C">
            <w:r>
              <w:rPr>
                <w:sz w:val="17"/>
              </w:rPr>
              <w:t>Business Manager</w:t>
            </w:r>
          </w:p>
        </w:tc>
        <w:tc>
          <w:tcPr>
            <w:tcW w:w="1582" w:type="dxa"/>
          </w:tcPr>
          <w:p w14:paraId="52DB7DBB" w14:textId="77777777" w:rsidR="008F54E3" w:rsidRDefault="008C6F2C">
            <w:r>
              <w:rPr>
                <w:sz w:val="17"/>
              </w:rPr>
              <w:t>Volume below plan at G7 or average rate below £[XXX]/m³</w:t>
            </w:r>
          </w:p>
        </w:tc>
      </w:tr>
      <w:tr w:rsidR="008F54E3">
        <w:trPr>
          <w:cantSplit/>
          <w:ins w:id="7069" w:author="Claude (suggested edit)" w:date="2026-10-06T09:00:00Z"/>
        </w:trPr>
        <w:tc>
          <w:tcPr>
            <w:tcW w:w="522" w:type="dxa"/>
          </w:tcPr>
          <w:p>
            <w:pPr>
              <w:rPr>
                <w:ins w:id="7055" w:author="Claude (suggested edit)" w:date="2026-10-06T09:00:00Z"/>
              </w:rPr>
            </w:pPr>
            <w:ins w:id="7056" w:author="Claude (suggested edit)" w:date="2026-10-06T09:00:00Z">
              <w:r>
                <w:rPr>
                  <w:sz w:val="17"/>
                </w:rPr>
                <w:t xml:space="preserve">R9</w:t>
              </w:r>
            </w:ins>
          </w:p>
        </w:tc>
        <w:tc>
          <w:tcPr>
            <w:tcW w:w="1631" w:type="dxa"/>
          </w:tcPr>
          <w:p>
            <w:pPr>
              <w:rPr>
                <w:ins w:id="7057" w:author="Claude (suggested edit)" w:date="2026-10-06T09:00:00Z"/>
              </w:rPr>
            </w:pPr>
            <w:ins w:id="7058" w:author="Claude (suggested edit)" w:date="2026-10-06T09:00:00Z">
              <w:r>
                <w:rPr>
                  <w:sz w:val="17"/>
                </w:rPr>
                <w:t xml:space="preserve">Buyers confuse Procon 24/7 with 24/7 Concrete &amp; Aggregates, which trades across the target corridor (Table A4.4)</w:t>
              </w:r>
            </w:ins>
          </w:p>
        </w:tc>
        <w:tc>
          <w:tcPr>
            <w:tcW w:w="734" w:type="dxa"/>
          </w:tcPr>
          <w:p>
            <w:pPr>
              <w:rPr>
                <w:ins w:id="7059" w:author="Claude (suggested edit)" w:date="2026-10-06T09:00:00Z"/>
              </w:rPr>
            </w:pPr>
            <w:ins w:id="7060" w:author="Claude (suggested edit)" w:date="2026-10-06T09:00:00Z">
              <w:r>
                <w:rPr>
                  <w:sz w:val="17"/>
                </w:rPr>
                <w:t xml:space="preserve">[M/M]</w:t>
              </w:r>
            </w:ins>
          </w:p>
        </w:tc>
        <w:tc>
          <w:tcPr>
            <w:tcW w:w="1090" w:type="dxa"/>
          </w:tcPr>
          <w:p>
            <w:pPr>
              <w:rPr>
                <w:ins w:id="7061" w:author="Claude (suggested edit)" w:date="2026-10-06T09:00:00Z"/>
              </w:rPr>
            </w:pPr>
            <w:ins w:id="7062" w:author="Claude (suggested edit)" w:date="2026-10-06T09:00:00Z">
              <w:r>
                <w:rPr>
                  <w:sz w:val="17"/>
                </w:rPr>
                <w:t xml:space="preserve">Treat</w:t>
              </w:r>
            </w:ins>
          </w:p>
        </w:tc>
        <w:tc>
          <w:tcPr>
            <w:tcW w:w="1783" w:type="dxa"/>
          </w:tcPr>
          <w:p>
            <w:pPr>
              <w:rPr>
                <w:ins w:id="7063" w:author="Claude (suggested edit)" w:date="2026-10-06T09:00:00Z"/>
              </w:rPr>
            </w:pPr>
            <w:ins w:id="7064" w:author="Claude (suggested edit)" w:date="2026-10-06T09:00:00Z">
              <w:r>
                <w:rPr>
                  <w:sz w:val="17"/>
                </w:rPr>
                <w:t xml:space="preserve">Distinct livery and signage; trade-mark search before launch; booking confirmations name the depot</w:t>
              </w:r>
            </w:ins>
          </w:p>
        </w:tc>
        <w:tc>
          <w:tcPr>
            <w:tcW w:w="1298" w:type="dxa"/>
          </w:tcPr>
          <w:p>
            <w:pPr>
              <w:rPr>
                <w:ins w:id="7065" w:author="Claude (suggested edit)" w:date="2026-10-06T09:00:00Z"/>
              </w:rPr>
            </w:pPr>
            <w:ins w:id="7066" w:author="Claude (suggested edit)" w:date="2026-10-06T09:00:00Z">
              <w:r>
                <w:rPr>
                  <w:sz w:val="17"/>
                </w:rPr>
                <w:t xml:space="preserve">Business Manager</w:t>
              </w:r>
            </w:ins>
          </w:p>
        </w:tc>
        <w:tc>
          <w:tcPr>
            <w:tcW w:w="1582" w:type="dxa"/>
          </w:tcPr>
          <w:p>
            <w:pPr>
              <w:rPr>
                <w:ins w:id="7067" w:author="Claude (suggested edit)" w:date="2026-10-06T09:00:00Z"/>
              </w:rPr>
            </w:pPr>
            <w:ins w:id="7068" w:author="Claude (suggested edit)" w:date="2026-10-06T09:00:00Z">
              <w:r>
                <w:rPr>
                  <w:sz w:val="17"/>
                </w:rPr>
                <w:t xml:space="preserve">Any complaint or enquiry misdirected between the two firms</w:t>
              </w:r>
            </w:ins>
          </w:p>
        </w:tc>
      </w:tr>
    </w:tbl>
    <w:p w14:paraId="672320F2" w14:textId="77777777" w:rsidR="008F54E3" w:rsidRDefault="008C6F2C">
      <w:pPr>
        <w:pStyle w:val="TableCaption"/>
        <w:keepNext/>
        <w:spacing w:before="240"/>
      </w:pPr>
      <w: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14:paraId="1B1450B3" w14:textId="77777777">
        <w:trPr>
          <w:cantSplit/>
          <w:tblHeader/>
        </w:trPr>
        <w:tc>
          <w:tcPr>
            <w:tcW w:w="642" w:type="dxa"/>
          </w:tcPr>
          <w:p w14:paraId="49B3C266" w14:textId="77777777" w:rsidR="008F54E3" w:rsidRDefault="008C6F2C">
            <w:pPr>
              <w:keepNext/>
            </w:pPr>
            <w:r>
              <w:rPr>
                <w:b/>
                <w:sz w:val="18"/>
              </w:rPr>
              <w:t>Ref</w:t>
            </w:r>
          </w:p>
        </w:tc>
        <w:tc>
          <w:tcPr>
            <w:tcW w:w="2482" w:type="dxa"/>
          </w:tcPr>
          <w:p w14:paraId="10359EC5" w14:textId="77777777" w:rsidR="008F54E3" w:rsidRDefault="008C6F2C">
            <w:pPr>
              <w:keepNext/>
            </w:pPr>
            <w:r>
              <w:rPr>
                <w:b/>
                <w:sz w:val="18"/>
              </w:rPr>
              <w:t>Opportunity</w:t>
            </w:r>
          </w:p>
        </w:tc>
        <w:tc>
          <w:tcPr>
            <w:tcW w:w="2899" w:type="dxa"/>
          </w:tcPr>
          <w:p w14:paraId="7418ABA1" w14:textId="77777777" w:rsidR="008F54E3" w:rsidRDefault="008C6F2C">
            <w:pPr>
              <w:keepNext/>
            </w:pPr>
            <w:r>
              <w:rPr>
                <w:b/>
                <w:sz w:val="18"/>
              </w:rPr>
              <w:t>Action to capture it</w:t>
            </w:r>
          </w:p>
        </w:tc>
        <w:tc>
          <w:tcPr>
            <w:tcW w:w="1643" w:type="dxa"/>
          </w:tcPr>
          <w:p w14:paraId="717D24F0" w14:textId="77777777" w:rsidR="008F54E3" w:rsidRDefault="008C6F2C">
            <w:pPr>
              <w:keepNext/>
            </w:pPr>
            <w:r>
              <w:rPr>
                <w:b/>
                <w:sz w:val="18"/>
              </w:rPr>
              <w:t>Owner</w:t>
            </w:r>
          </w:p>
        </w:tc>
        <w:tc>
          <w:tcPr>
            <w:tcW w:w="974" w:type="dxa"/>
          </w:tcPr>
          <w:p w14:paraId="68FF094A" w14:textId="77777777" w:rsidR="008F54E3" w:rsidRDefault="008C6F2C">
            <w:pPr>
              <w:keepNext/>
            </w:pPr>
            <w:r>
              <w:rPr>
                <w:b/>
                <w:sz w:val="18"/>
              </w:rPr>
              <w:t>Review</w:t>
            </w:r>
          </w:p>
        </w:tc>
      </w:tr>
      <w:tr w:rsidR="008F54E3" w14:paraId="2A0A1F1F" w14:textId="77777777">
        <w:trPr>
          <w:cantSplit/>
        </w:trPr>
        <w:tc>
          <w:tcPr>
            <w:tcW w:w="642" w:type="dxa"/>
          </w:tcPr>
          <w:p w14:paraId="75689D52" w14:textId="77777777" w:rsidR="008F54E3" w:rsidRDefault="008C6F2C">
            <w:r>
              <w:rPr>
                <w:sz w:val="18"/>
              </w:rPr>
              <w:t>OP1</w:t>
            </w:r>
          </w:p>
        </w:tc>
        <w:tc>
          <w:tcPr>
            <w:tcW w:w="2482" w:type="dxa"/>
          </w:tcPr>
          <w:p w14:paraId="496838C4" w14:textId="77777777" w:rsidR="008F54E3" w:rsidRDefault="008C6F2C">
            <w:r>
              <w:rPr>
                <w:sz w:val="18"/>
              </w:rPr>
              <w:t>Infrastructure demand in the target catchment exceeds the CPA (2026) forecast</w:t>
            </w:r>
          </w:p>
        </w:tc>
        <w:tc>
          <w:tcPr>
            <w:tcW w:w="2899" w:type="dxa"/>
          </w:tcPr>
          <w:p w14:paraId="3E569949" w14:textId="77777777" w:rsidR="008F54E3" w:rsidRDefault="008C6F2C">
            <w:r>
              <w:rPr>
                <w:sz w:val="18"/>
              </w:rPr>
              <w:t>Prioritise infrastructure contractors in the pre-sell; a strong start brings the §5.2 funding trigger forward</w:t>
            </w:r>
          </w:p>
        </w:tc>
        <w:tc>
          <w:tcPr>
            <w:tcW w:w="1643" w:type="dxa"/>
          </w:tcPr>
          <w:p w14:paraId="1B435672" w14:textId="77777777" w:rsidR="008F54E3" w:rsidRDefault="008C6F2C">
            <w:r>
              <w:rPr>
                <w:sz w:val="18"/>
              </w:rPr>
              <w:t>Business Development Manager</w:t>
            </w:r>
          </w:p>
        </w:tc>
        <w:tc>
          <w:tcPr>
            <w:tcW w:w="974" w:type="dxa"/>
          </w:tcPr>
          <w:p w14:paraId="01580D7D" w14:textId="77777777" w:rsidR="008F54E3" w:rsidRDefault="008C6F2C">
            <w:r>
              <w:rPr>
                <w:sz w:val="18"/>
              </w:rPr>
              <w:t>G3, G7</w:t>
            </w:r>
          </w:p>
        </w:tc>
      </w:tr>
      <w:tr w:rsidR="008F54E3" w14:paraId="1B778662" w14:textId="77777777">
        <w:trPr>
          <w:cantSplit/>
        </w:trPr>
        <w:tc>
          <w:tcPr>
            <w:tcW w:w="642" w:type="dxa"/>
          </w:tcPr>
          <w:p w14:paraId="6158B044" w14:textId="77777777" w:rsidR="008F54E3" w:rsidRDefault="008C6F2C">
            <w:r>
              <w:rPr>
                <w:sz w:val="18"/>
              </w:rPr>
              <w:t>OP2</w:t>
            </w:r>
          </w:p>
        </w:tc>
        <w:tc>
          <w:tcPr>
            <w:tcW w:w="2482" w:type="dxa"/>
          </w:tcPr>
          <w:p w14:paraId="226F1B66" w14:textId="77777777" w:rsidR="008F54E3" w:rsidRDefault="008C6F2C">
            <w:r>
              <w:rPr>
                <w:sz w:val="18"/>
              </w:rPr>
              <w:t>Low-carbon supply wins work from clients applying PAS 2080</w:t>
            </w:r>
          </w:p>
        </w:tc>
        <w:tc>
          <w:tcPr>
            <w:tcW w:w="2899" w:type="dxa"/>
          </w:tcPr>
          <w:p w14:paraId="1B7AEF6C" w14:textId="77777777" w:rsidR="008F54E3" w:rsidRDefault="008C6F2C">
            <w:r>
              <w:rPr>
                <w:sz w:val="18"/>
              </w:rPr>
              <w:t>Quantify the waste advantage from returned-load records; make only substantiated claims (CMA, 2021)</w:t>
            </w:r>
          </w:p>
        </w:tc>
        <w:tc>
          <w:tcPr>
            <w:tcW w:w="1643" w:type="dxa"/>
          </w:tcPr>
          <w:p w14:paraId="563FD421" w14:textId="77777777" w:rsidR="008F54E3" w:rsidRDefault="008C6F2C">
            <w:r>
              <w:rPr>
                <w:sz w:val="18"/>
              </w:rPr>
              <w:t>Business Manager</w:t>
            </w:r>
          </w:p>
        </w:tc>
        <w:tc>
          <w:tcPr>
            <w:tcW w:w="974" w:type="dxa"/>
          </w:tcPr>
          <w:p w14:paraId="69B9E448" w14:textId="77777777" w:rsidR="008F54E3" w:rsidRDefault="008C6F2C">
            <w:r>
              <w:rPr>
                <w:sz w:val="18"/>
              </w:rPr>
              <w:t>G6</w:t>
            </w:r>
          </w:p>
        </w:tc>
      </w:tr>
      <w:tr w:rsidR="008F54E3" w14:paraId="47080DF4" w14:textId="77777777">
        <w:trPr>
          <w:cantSplit/>
        </w:trPr>
        <w:tc>
          <w:tcPr>
            <w:tcW w:w="642" w:type="dxa"/>
          </w:tcPr>
          <w:p w14:paraId="536B2A7A" w14:textId="77777777" w:rsidR="008F54E3" w:rsidRDefault="008C6F2C">
            <w:r>
              <w:rPr>
                <w:sz w:val="18"/>
              </w:rPr>
              <w:t>OP3</w:t>
            </w:r>
          </w:p>
        </w:tc>
        <w:tc>
          <w:tcPr>
            <w:tcW w:w="2482" w:type="dxa"/>
          </w:tcPr>
          <w:p w14:paraId="51497218" w14:textId="77777777" w:rsidR="008F54E3" w:rsidRDefault="008C6F2C">
            <w:r>
              <w:rPr>
                <w:sz w:val="18"/>
              </w:rPr>
              <w:t>Competitors withdraw capacity from the catchment (MPA, 2026)</w:t>
            </w:r>
          </w:p>
        </w:tc>
        <w:tc>
          <w:tcPr>
            <w:tcW w:w="2899" w:type="dxa"/>
          </w:tcPr>
          <w:p w14:paraId="09AAF284" w14:textId="77777777" w:rsidR="008F54E3" w:rsidRDefault="008C6F2C">
            <w:r>
              <w:rPr>
                <w:sz w:val="18"/>
              </w:rPr>
              <w:t>Track closures; rescore catchments at the annual re-run</w:t>
            </w:r>
          </w:p>
        </w:tc>
        <w:tc>
          <w:tcPr>
            <w:tcW w:w="1643" w:type="dxa"/>
          </w:tcPr>
          <w:p w14:paraId="7E2665BA" w14:textId="77777777" w:rsidR="008F54E3" w:rsidRDefault="008C6F2C">
            <w:r>
              <w:rPr>
                <w:sz w:val="18"/>
              </w:rPr>
              <w:t>Business Manager</w:t>
            </w:r>
          </w:p>
        </w:tc>
        <w:tc>
          <w:tcPr>
            <w:tcW w:w="974" w:type="dxa"/>
          </w:tcPr>
          <w:p w14:paraId="22197E1E" w14:textId="77777777" w:rsidR="008F54E3" w:rsidRDefault="008C6F2C">
            <w:r>
              <w:rPr>
                <w:sz w:val="18"/>
              </w:rPr>
              <w:t>Annual</w:t>
            </w:r>
          </w:p>
        </w:tc>
      </w:tr>
    </w:tbl>
    <w:p w14:paraId="1B0C274E" w14:textId="77777777" w:rsidR="008F54E3" w:rsidRDefault="008C6F2C">
      <w:pPr>
        <w:pStyle w:val="TableCaption"/>
        <w:keepNext/>
        <w:spacing w:before="240"/>
      </w:pPr>
      <w: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14:paraId="24DFB723" w14:textId="77777777">
        <w:trPr>
          <w:cantSplit/>
          <w:tblHeader/>
        </w:trPr>
        <w:tc>
          <w:tcPr>
            <w:tcW w:w="569" w:type="dxa"/>
          </w:tcPr>
          <w:p w14:paraId="3C4C90C3" w14:textId="77777777" w:rsidR="008F54E3" w:rsidRDefault="008C6F2C">
            <w:pPr>
              <w:keepNext/>
            </w:pPr>
            <w:r>
              <w:rPr>
                <w:b/>
                <w:sz w:val="18"/>
              </w:rPr>
              <w:t>Ref</w:t>
            </w:r>
          </w:p>
        </w:tc>
        <w:tc>
          <w:tcPr>
            <w:tcW w:w="1379" w:type="dxa"/>
          </w:tcPr>
          <w:p w14:paraId="605A4FDF" w14:textId="77777777" w:rsidR="008F54E3" w:rsidRDefault="008C6F2C">
            <w:pPr>
              <w:keepNext/>
            </w:pPr>
            <w:r>
              <w:rPr>
                <w:b/>
                <w:sz w:val="18"/>
              </w:rPr>
              <w:t>Type</w:t>
            </w:r>
          </w:p>
        </w:tc>
        <w:tc>
          <w:tcPr>
            <w:tcW w:w="3043" w:type="dxa"/>
          </w:tcPr>
          <w:p w14:paraId="03B6FF59" w14:textId="77777777" w:rsidR="008F54E3" w:rsidRDefault="008C6F2C">
            <w:pPr>
              <w:keepNext/>
            </w:pPr>
            <w:r>
              <w:rPr>
                <w:b/>
                <w:sz w:val="18"/>
              </w:rPr>
              <w:t>Description</w:t>
            </w:r>
          </w:p>
        </w:tc>
        <w:tc>
          <w:tcPr>
            <w:tcW w:w="2028" w:type="dxa"/>
          </w:tcPr>
          <w:p w14:paraId="1E6EAAF0" w14:textId="77777777" w:rsidR="008F54E3" w:rsidRDefault="008C6F2C">
            <w:pPr>
              <w:keepNext/>
            </w:pPr>
            <w:r>
              <w:rPr>
                <w:b/>
                <w:sz w:val="18"/>
              </w:rPr>
              <w:t>Test or action</w:t>
            </w:r>
          </w:p>
        </w:tc>
        <w:tc>
          <w:tcPr>
            <w:tcW w:w="1621" w:type="dxa"/>
          </w:tcPr>
          <w:p w14:paraId="16A0761B" w14:textId="77777777" w:rsidR="008F54E3" w:rsidRDefault="008C6F2C">
            <w:pPr>
              <w:keepNext/>
            </w:pPr>
            <w:r>
              <w:rPr>
                <w:b/>
                <w:sz w:val="18"/>
              </w:rPr>
              <w:t>Owner</w:t>
            </w:r>
          </w:p>
        </w:tc>
      </w:tr>
      <w:tr w:rsidR="008F54E3" w14:paraId="3758A9AA" w14:textId="77777777">
        <w:trPr>
          <w:cantSplit/>
        </w:trPr>
        <w:tc>
          <w:tcPr>
            <w:tcW w:w="569" w:type="dxa"/>
          </w:tcPr>
          <w:p w14:paraId="35817E93" w14:textId="77777777" w:rsidR="008F54E3" w:rsidRDefault="008C6F2C">
            <w:r>
              <w:rPr>
                <w:sz w:val="18"/>
              </w:rPr>
              <w:t>A1</w:t>
            </w:r>
          </w:p>
        </w:tc>
        <w:tc>
          <w:tcPr>
            <w:tcW w:w="1379" w:type="dxa"/>
          </w:tcPr>
          <w:p w14:paraId="43E1A478" w14:textId="77777777" w:rsidR="008F54E3" w:rsidRDefault="008C6F2C">
            <w:r>
              <w:rPr>
                <w:sz w:val="18"/>
              </w:rPr>
              <w:t>Assumption</w:t>
            </w:r>
          </w:p>
        </w:tc>
        <w:tc>
          <w:tcPr>
            <w:tcW w:w="3043" w:type="dxa"/>
          </w:tcPr>
          <w:p w14:paraId="426F6BFB" w14:textId="77777777" w:rsidR="008F54E3" w:rsidRDefault="008C6F2C">
            <w:r>
              <w:rPr>
                <w:sz w:val="18"/>
              </w:rPr>
              <w:t>CPA infrastructure and housing forecasts hold across the payback period (CPA, 2026)</w:t>
            </w:r>
          </w:p>
        </w:tc>
        <w:tc>
          <w:tcPr>
            <w:tcW w:w="2028" w:type="dxa"/>
          </w:tcPr>
          <w:p w14:paraId="478E5499" w14:textId="77777777" w:rsidR="008F54E3" w:rsidRDefault="008C6F2C">
            <w:r>
              <w:rPr>
                <w:sz w:val="18"/>
              </w:rPr>
              <w:t>Re-tested at the annual framework re-run</w:t>
            </w:r>
          </w:p>
        </w:tc>
        <w:tc>
          <w:tcPr>
            <w:tcW w:w="1621" w:type="dxa"/>
          </w:tcPr>
          <w:p w14:paraId="3A50584F" w14:textId="77777777" w:rsidR="008F54E3" w:rsidRDefault="008C6F2C">
            <w:r>
              <w:rPr>
                <w:sz w:val="18"/>
              </w:rPr>
              <w:t>Business Manager</w:t>
            </w:r>
          </w:p>
        </w:tc>
      </w:tr>
      <w:tr w:rsidR="008F54E3" w14:paraId="5A54E00A" w14:textId="77777777">
        <w:trPr>
          <w:cantSplit/>
        </w:trPr>
        <w:tc>
          <w:tcPr>
            <w:tcW w:w="569" w:type="dxa"/>
          </w:tcPr>
          <w:p w14:paraId="5F71A5DD" w14:textId="77777777" w:rsidR="008F54E3" w:rsidRDefault="008C6F2C">
            <w:r>
              <w:rPr>
                <w:sz w:val="18"/>
              </w:rPr>
              <w:t>A2</w:t>
            </w:r>
          </w:p>
        </w:tc>
        <w:tc>
          <w:tcPr>
            <w:tcW w:w="1379" w:type="dxa"/>
          </w:tcPr>
          <w:p w14:paraId="25F4F796" w14:textId="77777777" w:rsidR="008F54E3" w:rsidRDefault="008C6F2C">
            <w:r>
              <w:rPr>
                <w:sz w:val="18"/>
              </w:rPr>
              <w:t>Assumption</w:t>
            </w:r>
          </w:p>
        </w:tc>
        <w:tc>
          <w:tcPr>
            <w:tcW w:w="3043" w:type="dxa"/>
          </w:tcPr>
          <w:p w14:paraId="41CB0956" w14:textId="77777777" w:rsidR="008F54E3" w:rsidRDefault="008C6F2C">
            <w:r>
              <w:rPr>
                <w:sz w:val="18"/>
              </w:rPr>
              <w:t>The 2028 reversion to 32 tonnes proceeds as confirmed (DfT, 2025b)</w:t>
            </w:r>
          </w:p>
        </w:tc>
        <w:tc>
          <w:tcPr>
            <w:tcW w:w="2028" w:type="dxa"/>
          </w:tcPr>
          <w:p w14:paraId="25320BE6" w14:textId="77777777" w:rsidR="008F54E3" w:rsidRDefault="008C6F2C">
            <w:r>
              <w:rPr>
                <w:sz w:val="18"/>
              </w:rPr>
              <w:t>Confirmed policy; DfT updates monitored</w:t>
            </w:r>
          </w:p>
        </w:tc>
        <w:tc>
          <w:tcPr>
            <w:tcW w:w="1621" w:type="dxa"/>
          </w:tcPr>
          <w:p w14:paraId="0BFF405D" w14:textId="77777777" w:rsidR="008F54E3" w:rsidRDefault="008C6F2C">
            <w:r>
              <w:rPr>
                <w:sz w:val="18"/>
              </w:rPr>
              <w:t>Business Manager</w:t>
            </w:r>
          </w:p>
        </w:tc>
      </w:tr>
      <w:tr w:rsidR="008F54E3" w14:paraId="40166326" w14:textId="77777777">
        <w:trPr>
          <w:cantSplit/>
        </w:trPr>
        <w:tc>
          <w:tcPr>
            <w:tcW w:w="569" w:type="dxa"/>
          </w:tcPr>
          <w:p w14:paraId="0523B894" w14:textId="77777777" w:rsidR="008F54E3" w:rsidRDefault="008C6F2C">
            <w:r>
              <w:rPr>
                <w:sz w:val="18"/>
              </w:rPr>
              <w:t>A3</w:t>
            </w:r>
          </w:p>
        </w:tc>
        <w:tc>
          <w:tcPr>
            <w:tcW w:w="1379" w:type="dxa"/>
          </w:tcPr>
          <w:p w14:paraId="466CAA2E" w14:textId="77777777" w:rsidR="008F54E3" w:rsidRDefault="008C6F2C">
            <w:r>
              <w:rPr>
                <w:sz w:val="18"/>
              </w:rPr>
              <w:t>Assumption</w:t>
            </w:r>
          </w:p>
        </w:tc>
        <w:tc>
          <w:tcPr>
            <w:tcW w:w="3043" w:type="dxa"/>
          </w:tcPr>
          <w:p w14:paraId="51C98B30" w14:textId="77777777" w:rsidR="008F54E3" w:rsidRDefault="008C6F2C">
            <w:r>
              <w:rPr>
                <w:sz w:val="18"/>
              </w:rPr>
              <w:t>Volume rises from 37.5 to 77 m³ a day over five years, based on Leeds's 2022 trading (board model)</w:t>
            </w:r>
          </w:p>
        </w:tc>
        <w:tc>
          <w:tcPr>
            <w:tcW w:w="2028" w:type="dxa"/>
          </w:tcPr>
          <w:p w14:paraId="3BEDA088" w14:textId="77777777" w:rsidR="008F54E3" w:rsidRDefault="008C6F2C">
            <w:r>
              <w:rPr>
                <w:sz w:val="18"/>
              </w:rPr>
              <w:t>Tested at G7; the model's typed volumes run ahead of its own ramp percentages (Table A9.4)</w:t>
            </w:r>
          </w:p>
        </w:tc>
        <w:tc>
          <w:tcPr>
            <w:tcW w:w="1621" w:type="dxa"/>
          </w:tcPr>
          <w:p w14:paraId="2634510F" w14:textId="77777777" w:rsidR="008F54E3" w:rsidRDefault="008C6F2C">
            <w:r>
              <w:rPr>
                <w:sz w:val="18"/>
              </w:rPr>
              <w:t>Business Manager</w:t>
            </w:r>
          </w:p>
        </w:tc>
      </w:tr>
      <w:tr w:rsidR="008F54E3" w14:paraId="7A903D07" w14:textId="77777777">
        <w:trPr>
          <w:cantSplit/>
        </w:trPr>
        <w:tc>
          <w:tcPr>
            <w:tcW w:w="569" w:type="dxa"/>
          </w:tcPr>
          <w:p w14:paraId="35E67336" w14:textId="77777777" w:rsidR="008F54E3" w:rsidRDefault="008C6F2C">
            <w:r>
              <w:rPr>
                <w:sz w:val="18"/>
              </w:rPr>
              <w:t>A4</w:t>
            </w:r>
          </w:p>
        </w:tc>
        <w:tc>
          <w:tcPr>
            <w:tcW w:w="1379" w:type="dxa"/>
          </w:tcPr>
          <w:p w14:paraId="64DEA041" w14:textId="77777777" w:rsidR="008F54E3" w:rsidRDefault="008C6F2C">
            <w:r>
              <w:rPr>
                <w:sz w:val="18"/>
              </w:rPr>
              <w:t>Assumption</w:t>
            </w:r>
          </w:p>
        </w:tc>
        <w:tc>
          <w:tcPr>
            <w:tcW w:w="3043" w:type="dxa"/>
          </w:tcPr>
          <w:p w14:paraId="4BB6BBF3" w14:textId="77777777" w:rsidR="008F54E3" w:rsidRDefault="008C6F2C">
            <w:r>
              <w:rPr>
                <w:sz w:val="18"/>
              </w:rPr>
              <w:t>Cement and aggregates available at modelled prices for [TERM]</w:t>
            </w:r>
          </w:p>
        </w:tc>
        <w:tc>
          <w:tcPr>
            <w:tcW w:w="2028" w:type="dxa"/>
          </w:tcPr>
          <w:p w14:paraId="3C55270E" w14:textId="77777777" w:rsidR="008F54E3" w:rsidRDefault="008C6F2C">
            <w:r>
              <w:rPr>
                <w:sz w:val="18"/>
              </w:rPr>
              <w:t>Supply agreement signed before go-live (§5.3)</w:t>
            </w:r>
          </w:p>
        </w:tc>
        <w:tc>
          <w:tcPr>
            <w:tcW w:w="1621" w:type="dxa"/>
          </w:tcPr>
          <w:p w14:paraId="29C80C65" w14:textId="77777777" w:rsidR="008F54E3" w:rsidRDefault="008C6F2C">
            <w:r>
              <w:rPr>
                <w:sz w:val="18"/>
              </w:rPr>
              <w:t>Business Manager</w:t>
            </w:r>
          </w:p>
        </w:tc>
      </w:tr>
      <w:tr w:rsidR="008F54E3" w14:paraId="5E638C35" w14:textId="77777777">
        <w:trPr>
          <w:cantSplit/>
        </w:trPr>
        <w:tc>
          <w:tcPr>
            <w:tcW w:w="569" w:type="dxa"/>
          </w:tcPr>
          <w:p w14:paraId="0A823A8B" w14:textId="77777777" w:rsidR="008F54E3" w:rsidRDefault="008C6F2C">
            <w:r>
              <w:rPr>
                <w:sz w:val="18"/>
              </w:rPr>
              <w:t>A5</w:t>
            </w:r>
          </w:p>
        </w:tc>
        <w:tc>
          <w:tcPr>
            <w:tcW w:w="1379" w:type="dxa"/>
          </w:tcPr>
          <w:p w14:paraId="410CA9DB" w14:textId="77777777" w:rsidR="008F54E3" w:rsidRDefault="008C6F2C">
            <w:r>
              <w:rPr>
                <w:sz w:val="18"/>
              </w:rPr>
              <w:t>Assumption</w:t>
            </w:r>
          </w:p>
        </w:tc>
        <w:tc>
          <w:tcPr>
            <w:tcW w:w="3043" w:type="dxa"/>
          </w:tcPr>
          <w:p w14:paraId="1DDD1BB7" w14:textId="77777777" w:rsidR="008F54E3" w:rsidRDefault="008C6F2C">
            <w:r>
              <w:rPr>
                <w:sz w:val="18"/>
              </w:rPr>
              <w:t>Drivers recruited and trained before go-live</w:t>
            </w:r>
          </w:p>
        </w:tc>
        <w:tc>
          <w:tcPr>
            <w:tcW w:w="2028" w:type="dxa"/>
          </w:tcPr>
          <w:p w14:paraId="467CF733" w14:textId="77777777" w:rsidR="008F54E3" w:rsidRDefault="008C6F2C">
            <w:r>
              <w:rPr>
                <w:sz w:val="18"/>
              </w:rPr>
              <w:t>G5 exit criterion</w:t>
            </w:r>
          </w:p>
        </w:tc>
        <w:tc>
          <w:tcPr>
            <w:tcW w:w="1621" w:type="dxa"/>
          </w:tcPr>
          <w:p w14:paraId="43243073" w14:textId="77777777" w:rsidR="008F54E3" w:rsidRDefault="008C6F2C">
            <w:r>
              <w:rPr>
                <w:sz w:val="18"/>
              </w:rPr>
              <w:t>Operations Manager</w:t>
            </w:r>
          </w:p>
        </w:tc>
      </w:tr>
      <w:tr w:rsidR="008F54E3" w14:paraId="62538244" w14:textId="77777777">
        <w:trPr>
          <w:cantSplit/>
        </w:trPr>
        <w:tc>
          <w:tcPr>
            <w:tcW w:w="569" w:type="dxa"/>
          </w:tcPr>
          <w:p w14:paraId="2C06C4B1" w14:textId="77777777" w:rsidR="008F54E3" w:rsidRDefault="008C6F2C">
            <w:r>
              <w:rPr>
                <w:sz w:val="18"/>
              </w:rPr>
              <w:t>A6</w:t>
            </w:r>
          </w:p>
        </w:tc>
        <w:tc>
          <w:tcPr>
            <w:tcW w:w="1379" w:type="dxa"/>
          </w:tcPr>
          <w:p w14:paraId="1AB4824F" w14:textId="77777777" w:rsidR="008F54E3" w:rsidRDefault="008C6F2C">
            <w:r>
              <w:rPr>
                <w:sz w:val="18"/>
              </w:rPr>
              <w:t>Assumption</w:t>
            </w:r>
          </w:p>
        </w:tc>
        <w:tc>
          <w:tcPr>
            <w:tcW w:w="3043" w:type="dxa"/>
          </w:tcPr>
          <w:p w14:paraId="19F7D988" w14:textId="77777777" w:rsidR="008F54E3" w:rsidRDefault="008C6F2C">
            <w:r>
              <w:rPr>
                <w:sz w:val="18"/>
              </w:rPr>
              <w:t>Two volumetrics supplied for the depot, possibly transferred from Leeds (capital schedule: 'use from Leeds depot?')</w:t>
            </w:r>
          </w:p>
        </w:tc>
        <w:tc>
          <w:tcPr>
            <w:tcW w:w="2028" w:type="dxa"/>
          </w:tcPr>
          <w:p w14:paraId="5460FF29" w14:textId="77777777" w:rsidR="008F54E3" w:rsidRDefault="008C6F2C">
            <w:r>
              <w:rPr>
                <w:sz w:val="18"/>
              </w:rPr>
              <w:t>Decided before G4; a transfer removes capacity Leeds already lacks (I1)</w:t>
            </w:r>
          </w:p>
        </w:tc>
        <w:tc>
          <w:tcPr>
            <w:tcW w:w="1621" w:type="dxa"/>
          </w:tcPr>
          <w:p w14:paraId="2829B00C" w14:textId="77777777" w:rsidR="008F54E3" w:rsidRDefault="008C6F2C">
            <w:r>
              <w:rPr>
                <w:sz w:val="18"/>
              </w:rPr>
              <w:t>Business Manager</w:t>
            </w:r>
          </w:p>
        </w:tc>
      </w:tr>
      <w:tr w:rsidR="008F54E3" w14:paraId="78F57A23" w14:textId="77777777">
        <w:trPr>
          <w:cantSplit/>
        </w:trPr>
        <w:tc>
          <w:tcPr>
            <w:tcW w:w="569" w:type="dxa"/>
          </w:tcPr>
          <w:p w14:paraId="38B9569A" w14:textId="77777777" w:rsidR="008F54E3" w:rsidRDefault="008C6F2C">
            <w:r>
              <w:rPr>
                <w:sz w:val="18"/>
              </w:rPr>
              <w:t>I1</w:t>
            </w:r>
          </w:p>
        </w:tc>
        <w:tc>
          <w:tcPr>
            <w:tcW w:w="1379" w:type="dxa"/>
          </w:tcPr>
          <w:p w14:paraId="393C1B00" w14:textId="77777777" w:rsidR="008F54E3" w:rsidRDefault="008C6F2C">
            <w:r>
              <w:rPr>
                <w:sz w:val="18"/>
              </w:rPr>
              <w:t>Issue</w:t>
            </w:r>
          </w:p>
        </w:tc>
        <w:tc>
          <w:tcPr>
            <w:tcW w:w="3043" w:type="dxa"/>
          </w:tcPr>
          <w:p w14:paraId="51E4ACA9" w14:textId="77777777" w:rsidR="008F54E3" w:rsidRDefault="008C6F2C">
            <w:r>
              <w:rPr>
                <w:sz w:val="18"/>
              </w:rPr>
              <w:t>Capacity-related declines at Leeds and Warrington: 22 of 27, April–July 2026</w:t>
            </w:r>
          </w:p>
        </w:tc>
        <w:tc>
          <w:tcPr>
            <w:tcW w:w="2028" w:type="dxa"/>
          </w:tcPr>
          <w:p w14:paraId="4CC0AB2E" w14:textId="77777777" w:rsidR="008F54E3" w:rsidRDefault="008C6F2C">
            <w:r>
              <w:rPr>
                <w:sz w:val="18"/>
              </w:rPr>
              <w:t>Confirm the Leeds cause with the Scheduler (§5.2); track monthly as KPI 5 (Table 1)</w:t>
            </w:r>
          </w:p>
        </w:tc>
        <w:tc>
          <w:tcPr>
            <w:tcW w:w="1621" w:type="dxa"/>
          </w:tcPr>
          <w:p w14:paraId="1673F11C" w14:textId="77777777" w:rsidR="008F54E3" w:rsidRDefault="008C6F2C">
            <w:r>
              <w:rPr>
                <w:sz w:val="18"/>
              </w:rPr>
              <w:t>Operations Manager</w:t>
            </w:r>
          </w:p>
        </w:tc>
      </w:tr>
      <w:tr w:rsidR="008F54E3" w14:paraId="65D928D7" w14:textId="77777777">
        <w:trPr>
          <w:cantSplit/>
        </w:trPr>
        <w:tc>
          <w:tcPr>
            <w:tcW w:w="569" w:type="dxa"/>
          </w:tcPr>
          <w:p w14:paraId="7C5B8F0A" w14:textId="77777777" w:rsidR="008F54E3" w:rsidRDefault="008C6F2C">
            <w:r>
              <w:rPr>
                <w:sz w:val="18"/>
              </w:rPr>
              <w:t>I2</w:t>
            </w:r>
          </w:p>
        </w:tc>
        <w:tc>
          <w:tcPr>
            <w:tcW w:w="1379" w:type="dxa"/>
          </w:tcPr>
          <w:p w14:paraId="5F8B7C6D" w14:textId="77777777" w:rsidR="008F54E3" w:rsidRDefault="008C6F2C">
            <w:r>
              <w:rPr>
                <w:sz w:val="18"/>
              </w:rPr>
              <w:t>Issue</w:t>
            </w:r>
          </w:p>
        </w:tc>
        <w:tc>
          <w:tcPr>
            <w:tcW w:w="3043" w:type="dxa"/>
          </w:tcPr>
          <w:p w14:paraId="05313CF0" w14:textId="77777777" w:rsidR="008F54E3" w:rsidRDefault="008C6F2C">
            <w:r>
              <w:rPr>
                <w:sz w:val="18"/>
              </w:rPr>
              <w:t>Decline reasons recorded as free text, so the dashboards attribute nothing</w:t>
            </w:r>
          </w:p>
        </w:tc>
        <w:tc>
          <w:tcPr>
            <w:tcW w:w="2028" w:type="dxa"/>
          </w:tcPr>
          <w:p w14:paraId="4CFB86C6" w14:textId="77777777" w:rsidR="008F54E3" w:rsidRDefault="008C6F2C">
            <w:r>
              <w:rPr>
                <w:sz w:val="18"/>
              </w:rPr>
              <w:t>Enforce codes R01–R08 and record postcodes (§6)</w:t>
            </w:r>
          </w:p>
        </w:tc>
        <w:tc>
          <w:tcPr>
            <w:tcW w:w="1621" w:type="dxa"/>
          </w:tcPr>
          <w:p w14:paraId="686E2D9F" w14:textId="77777777" w:rsidR="008F54E3" w:rsidRDefault="008C6F2C">
            <w:r>
              <w:rPr>
                <w:sz w:val="18"/>
              </w:rPr>
              <w:t>Operations Manager</w:t>
            </w:r>
          </w:p>
        </w:tc>
      </w:tr>
      <w:tr w:rsidR="008F54E3" w14:paraId="516ED3F2" w14:textId="77777777">
        <w:trPr>
          <w:cantSplit/>
        </w:trPr>
        <w:tc>
          <w:tcPr>
            <w:tcW w:w="569" w:type="dxa"/>
          </w:tcPr>
          <w:p w14:paraId="5700B884" w14:textId="77777777" w:rsidR="008F54E3" w:rsidRDefault="008C6F2C">
            <w:r>
              <w:rPr>
                <w:sz w:val="18"/>
              </w:rPr>
              <w:t>I3</w:t>
            </w:r>
          </w:p>
        </w:tc>
        <w:tc>
          <w:tcPr>
            <w:tcW w:w="1379" w:type="dxa"/>
          </w:tcPr>
          <w:p w14:paraId="51B375D2" w14:textId="77777777" w:rsidR="008F54E3" w:rsidRDefault="008C6F2C">
            <w:r>
              <w:rPr>
                <w:sz w:val="18"/>
              </w:rPr>
              <w:t>Issue</w:t>
            </w:r>
          </w:p>
        </w:tc>
        <w:tc>
          <w:tcPr>
            <w:tcW w:w="3043" w:type="dxa"/>
          </w:tcPr>
          <w:p w14:paraId="6CBBD945" w14:textId="77777777" w:rsidR="008F54E3" w:rsidRDefault="008C6F2C">
            <w:r>
              <w:rPr>
                <w:sz w:val="18"/>
              </w:rPr>
              <w:t>Warrington vehicles off the road on 26 May, 3 June and 12 June 2026: 12 enquiries lost</w:t>
            </w:r>
          </w:p>
        </w:tc>
        <w:tc>
          <w:tcPr>
            <w:tcW w:w="2028" w:type="dxa"/>
          </w:tcPr>
          <w:p w14:paraId="7D8B200D" w14:textId="77777777" w:rsidR="008F54E3" w:rsidRDefault="008C6F2C">
            <w:r>
              <w:rPr>
                <w:sz w:val="18"/>
              </w:rPr>
              <w:t>Maintenance capacity and a spare unit in the fleet plan (R7)</w:t>
            </w:r>
          </w:p>
        </w:tc>
        <w:tc>
          <w:tcPr>
            <w:tcW w:w="1621" w:type="dxa"/>
          </w:tcPr>
          <w:p w14:paraId="5D5999D1" w14:textId="77777777" w:rsidR="008F54E3" w:rsidRDefault="008C6F2C">
            <w:r>
              <w:rPr>
                <w:sz w:val="18"/>
              </w:rPr>
              <w:t>Operations Manager</w:t>
            </w:r>
          </w:p>
        </w:tc>
      </w:tr>
      <w:tr w:rsidR="008F54E3" w14:paraId="06D742EE" w14:textId="77777777">
        <w:trPr>
          <w:cantSplit/>
        </w:trPr>
        <w:tc>
          <w:tcPr>
            <w:tcW w:w="569" w:type="dxa"/>
          </w:tcPr>
          <w:p w14:paraId="23C5CFC5" w14:textId="77777777" w:rsidR="008F54E3" w:rsidRDefault="008C6F2C">
            <w:r>
              <w:rPr>
                <w:sz w:val="18"/>
              </w:rPr>
              <w:t>D1</w:t>
            </w:r>
          </w:p>
        </w:tc>
        <w:tc>
          <w:tcPr>
            <w:tcW w:w="1379" w:type="dxa"/>
          </w:tcPr>
          <w:p w14:paraId="76C07EC5" w14:textId="77777777" w:rsidR="008F54E3" w:rsidRDefault="008C6F2C">
            <w:r>
              <w:rPr>
                <w:sz w:val="18"/>
              </w:rPr>
              <w:t>Dependency</w:t>
            </w:r>
          </w:p>
        </w:tc>
        <w:tc>
          <w:tcPr>
            <w:tcW w:w="3043" w:type="dxa"/>
          </w:tcPr>
          <w:p w14:paraId="51CC5356" w14:textId="77777777" w:rsidR="008F54E3" w:rsidRDefault="008C6F2C">
            <w:r>
              <w:rPr>
                <w:sz w:val="18"/>
              </w:rPr>
              <w:t>Board approval and capital release (G0)</w:t>
            </w:r>
          </w:p>
        </w:tc>
        <w:tc>
          <w:tcPr>
            <w:tcW w:w="2028" w:type="dxa"/>
          </w:tcPr>
          <w:p w14:paraId="26A5E92E" w14:textId="77777777" w:rsidR="008F54E3" w:rsidRDefault="008C6F2C">
            <w:r>
              <w:rPr>
                <w:sz w:val="18"/>
              </w:rPr>
              <w:t>Minuted approval (Appendix 13)</w:t>
            </w:r>
          </w:p>
        </w:tc>
        <w:tc>
          <w:tcPr>
            <w:tcW w:w="1621" w:type="dxa"/>
          </w:tcPr>
          <w:p w14:paraId="45EF4282" w14:textId="77777777" w:rsidR="008F54E3" w:rsidRDefault="008C6F2C">
            <w:r>
              <w:rPr>
                <w:sz w:val="18"/>
              </w:rPr>
              <w:t>Managing Director</w:t>
            </w:r>
          </w:p>
        </w:tc>
      </w:tr>
      <w:tr w:rsidR="008F54E3" w14:paraId="03CAF7E3" w14:textId="77777777">
        <w:trPr>
          <w:cantSplit/>
        </w:trPr>
        <w:tc>
          <w:tcPr>
            <w:tcW w:w="569" w:type="dxa"/>
          </w:tcPr>
          <w:p w14:paraId="0B2F65CD" w14:textId="77777777" w:rsidR="008F54E3" w:rsidRDefault="008C6F2C">
            <w:r>
              <w:rPr>
                <w:sz w:val="18"/>
              </w:rPr>
              <w:t>D2</w:t>
            </w:r>
          </w:p>
        </w:tc>
        <w:tc>
          <w:tcPr>
            <w:tcW w:w="1379" w:type="dxa"/>
          </w:tcPr>
          <w:p w14:paraId="34612BEF" w14:textId="77777777" w:rsidR="008F54E3" w:rsidRDefault="008C6F2C">
            <w:r>
              <w:rPr>
                <w:sz w:val="18"/>
              </w:rPr>
              <w:t>Dependency</w:t>
            </w:r>
          </w:p>
        </w:tc>
        <w:tc>
          <w:tcPr>
            <w:tcW w:w="3043" w:type="dxa"/>
          </w:tcPr>
          <w:p w14:paraId="0EDF4E16" w14:textId="77777777" w:rsidR="008F54E3" w:rsidRDefault="008C6F2C">
            <w:r>
              <w:rPr>
                <w:sz w:val="18"/>
              </w:rPr>
              <w:t xml:space="preserve">Planning consent and operator licence variation (G2): </w:t>
            </w:r>
            <w:r>
              <w:rPr>
                <w:sz w:val="18"/>
              </w:rPr>
              <w:t xml:space="preserve">local planning authority; Traffic Commissioner</w:t>
            </w:r>
            <w:ins w:id="7031" w:author="Claude (suggested edit)" w:date="2026-10-06T09:00:00Z">
              <w:r>
                <w:rPr>
                  <w:sz w:val="18"/>
                </w:rPr>
                <w:t xml:space="preserve">; Part B environmental permit: local authority</w:t>
              </w:r>
            </w:ins>
          </w:p>
        </w:tc>
        <w:tc>
          <w:tcPr>
            <w:tcW w:w="2028" w:type="dxa"/>
          </w:tcPr>
          <w:p w14:paraId="27C368CD" w14:textId="77777777" w:rsidR="008F54E3" w:rsidRDefault="008C6F2C">
            <w:r>
              <w:rPr>
                <w:sz w:val="18"/>
              </w:rPr>
              <w:t>No capital released before G2</w:t>
            </w:r>
          </w:p>
        </w:tc>
        <w:tc>
          <w:tcPr>
            <w:tcW w:w="1621" w:type="dxa"/>
          </w:tcPr>
          <w:p w14:paraId="0E984CE7" w14:textId="77777777" w:rsidR="008F54E3" w:rsidRDefault="008C6F2C">
            <w:r>
              <w:rPr>
                <w:sz w:val="18"/>
              </w:rPr>
              <w:t>Managing Director</w:t>
            </w:r>
          </w:p>
        </w:tc>
      </w:tr>
      <w:tr w:rsidR="008F54E3" w14:paraId="0C585CBC" w14:textId="77777777">
        <w:trPr>
          <w:cantSplit/>
        </w:trPr>
        <w:tc>
          <w:tcPr>
            <w:tcW w:w="569" w:type="dxa"/>
          </w:tcPr>
          <w:p w14:paraId="1C947B43" w14:textId="77777777" w:rsidR="008F54E3" w:rsidRDefault="008C6F2C">
            <w:r>
              <w:rPr>
                <w:sz w:val="18"/>
              </w:rPr>
              <w:t>D3</w:t>
            </w:r>
          </w:p>
        </w:tc>
        <w:tc>
          <w:tcPr>
            <w:tcW w:w="1379" w:type="dxa"/>
          </w:tcPr>
          <w:p w14:paraId="07496ADF" w14:textId="77777777" w:rsidR="008F54E3" w:rsidRDefault="008C6F2C">
            <w:r>
              <w:rPr>
                <w:sz w:val="18"/>
              </w:rPr>
              <w:t>Dependency</w:t>
            </w:r>
          </w:p>
        </w:tc>
        <w:tc>
          <w:tcPr>
            <w:tcW w:w="3043" w:type="dxa"/>
          </w:tcPr>
          <w:p w14:paraId="2695A2F6" w14:textId="77777777" w:rsidR="008F54E3" w:rsidRDefault="008C6F2C">
            <w:r>
              <w:rPr>
                <w:sz w:val="18"/>
              </w:rPr>
              <w:t>Pre-sell threshold met before the fleet order (G3 before G4)</w:t>
            </w:r>
          </w:p>
        </w:tc>
        <w:tc>
          <w:tcPr>
            <w:tcW w:w="2028" w:type="dxa"/>
          </w:tcPr>
          <w:p w14:paraId="559988D0" w14:textId="77777777" w:rsidR="008F54E3" w:rsidRDefault="008C6F2C">
            <w:r>
              <w:rPr>
                <w:sz w:val="18"/>
              </w:rPr>
              <w:t>G3 exit criterion</w:t>
            </w:r>
          </w:p>
        </w:tc>
        <w:tc>
          <w:tcPr>
            <w:tcW w:w="1621" w:type="dxa"/>
          </w:tcPr>
          <w:p w14:paraId="7E227E68" w14:textId="77777777" w:rsidR="008F54E3" w:rsidRDefault="008C6F2C">
            <w:r>
              <w:rPr>
                <w:sz w:val="18"/>
              </w:rPr>
              <w:t>Business Development Manager</w:t>
            </w:r>
          </w:p>
        </w:tc>
      </w:tr>
      <w:tr w:rsidR="008F54E3" w14:paraId="5C52884E" w14:textId="77777777">
        <w:trPr>
          <w:cantSplit/>
        </w:trPr>
        <w:tc>
          <w:tcPr>
            <w:tcW w:w="569" w:type="dxa"/>
          </w:tcPr>
          <w:p w14:paraId="34EA6300" w14:textId="77777777" w:rsidR="008F54E3" w:rsidRDefault="008C6F2C">
            <w:r>
              <w:rPr>
                <w:sz w:val="18"/>
              </w:rPr>
              <w:t>D4</w:t>
            </w:r>
          </w:p>
        </w:tc>
        <w:tc>
          <w:tcPr>
            <w:tcW w:w="1379" w:type="dxa"/>
          </w:tcPr>
          <w:p w14:paraId="1EE4D483" w14:textId="77777777" w:rsidR="008F54E3" w:rsidRDefault="008C6F2C">
            <w:r>
              <w:rPr>
                <w:sz w:val="18"/>
              </w:rPr>
              <w:t>Dependency</w:t>
            </w:r>
          </w:p>
        </w:tc>
        <w:tc>
          <w:tcPr>
            <w:tcW w:w="3043" w:type="dxa"/>
          </w:tcPr>
          <w:p w14:paraId="4BB97371" w14:textId="77777777" w:rsidR="008F54E3" w:rsidRDefault="008C6F2C">
            <w:r>
              <w:rPr>
                <w:sz w:val="18"/>
              </w:rPr>
              <w:t>32-tonne-compliant vehicles delivered within [X] weeks of order</w:t>
            </w:r>
          </w:p>
        </w:tc>
        <w:tc>
          <w:tcPr>
            <w:tcW w:w="2028" w:type="dxa"/>
          </w:tcPr>
          <w:p w14:paraId="248E8554" w14:textId="77777777" w:rsidR="008F54E3" w:rsidRDefault="008C6F2C">
            <w:r>
              <w:rPr>
                <w:sz w:val="18"/>
              </w:rPr>
              <w:t>Lead time confirmed with suppliers before G4</w:t>
            </w:r>
          </w:p>
        </w:tc>
        <w:tc>
          <w:tcPr>
            <w:tcW w:w="1621" w:type="dxa"/>
          </w:tcPr>
          <w:p w14:paraId="0A9DA1BD" w14:textId="77777777" w:rsidR="008F54E3" w:rsidRDefault="008C6F2C">
            <w:r>
              <w:rPr>
                <w:sz w:val="18"/>
              </w:rPr>
              <w:t>Business Manager</w:t>
            </w:r>
          </w:p>
        </w:tc>
      </w:tr>
      <w:tr w:rsidR="008F54E3" w14:paraId="5A7B7B36" w14:textId="77777777">
        <w:trPr>
          <w:cantSplit/>
        </w:trPr>
        <w:tc>
          <w:tcPr>
            <w:tcW w:w="569" w:type="dxa"/>
          </w:tcPr>
          <w:p w14:paraId="6543FE76" w14:textId="77777777" w:rsidR="008F54E3" w:rsidRDefault="008C6F2C">
            <w:r>
              <w:rPr>
                <w:sz w:val="18"/>
              </w:rPr>
              <w:t>D5</w:t>
            </w:r>
          </w:p>
        </w:tc>
        <w:tc>
          <w:tcPr>
            <w:tcW w:w="1379" w:type="dxa"/>
          </w:tcPr>
          <w:p w14:paraId="7C85E4CF" w14:textId="77777777" w:rsidR="008F54E3" w:rsidRDefault="008C6F2C">
            <w:r>
              <w:rPr>
                <w:sz w:val="18"/>
              </w:rPr>
              <w:t>Dependency</w:t>
            </w:r>
          </w:p>
        </w:tc>
        <w:tc>
          <w:tcPr>
            <w:tcW w:w="3043" w:type="dxa"/>
          </w:tcPr>
          <w:p w14:paraId="37A7C147" w14:textId="77777777" w:rsidR="008F54E3" w:rsidRDefault="008C6F2C">
            <w:r>
              <w:rPr>
                <w:sz w:val="18"/>
              </w:rPr>
              <w:t>The 2028 depot depends on this depot's cash generation</w:t>
            </w:r>
          </w:p>
        </w:tc>
        <w:tc>
          <w:tcPr>
            <w:tcW w:w="2028" w:type="dxa"/>
          </w:tcPr>
          <w:p w14:paraId="39AE7FCF" w14:textId="77777777" w:rsidR="008F54E3" w:rsidRDefault="008C6F2C">
            <w:r>
              <w:rPr>
                <w:sz w:val="18"/>
              </w:rPr>
              <w:t>Payback tracked monthly; §5.2 trigger reviewed at G8</w:t>
            </w:r>
          </w:p>
        </w:tc>
        <w:tc>
          <w:tcPr>
            <w:tcW w:w="1621" w:type="dxa"/>
          </w:tcPr>
          <w:p w14:paraId="7669F8D2" w14:textId="77777777" w:rsidR="008F54E3" w:rsidRDefault="008C6F2C">
            <w:r>
              <w:rPr>
                <w:sz w:val="18"/>
              </w:rPr>
              <w:t>Managing Director</w:t>
            </w:r>
          </w:p>
        </w:tc>
      </w:tr>
    </w:tbl>
    <w:p w14:paraId="4E32A840" w14:textId="77777777" w:rsidR="008F54E3" w:rsidRDefault="008C6F2C">
      <w:pPr>
        <w:pStyle w:val="Heading2"/>
        <w:pageBreakBefore/>
      </w:pPr>
      <w:bookmarkStart w:id="35" w:name="_Toc242131797"/>
      <w:r>
        <w:t>Appendix 16. KSB mapping</w:t>
      </w:r>
      <w:bookmarkEnd w:id="35"/>
    </w:p>
    <w:p w14:paraId="086D6CBB" w14:textId="77777777" w:rsidR="008F54E3" w:rsidRDefault="008C6F2C">
      <w:r>
        <w:t>The table maps each of the fifteen KSBs assessed in this module to the sections of the proposal that evidence it, in Procon's context.</w:t>
      </w:r>
    </w:p>
    <w:p w14:paraId="68F0EE5D" w14:textId="77777777" w:rsidR="008F54E3" w:rsidRDefault="008C6F2C">
      <w:pPr>
        <w:pStyle w:val="TableCaption"/>
        <w:keepNext/>
      </w:pPr>
      <w: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14:paraId="0A5DB39C" w14:textId="77777777">
        <w:trPr>
          <w:cantSplit/>
          <w:tblHeader/>
        </w:trPr>
        <w:tc>
          <w:tcPr>
            <w:tcW w:w="1996" w:type="dxa"/>
          </w:tcPr>
          <w:p w14:paraId="7DF55AF8" w14:textId="77777777" w:rsidR="008F54E3" w:rsidRDefault="008C6F2C">
            <w:pPr>
              <w:keepNext/>
            </w:pPr>
            <w:r>
              <w:rPr>
                <w:b/>
                <w:sz w:val="18"/>
              </w:rPr>
              <w:t>KSB</w:t>
            </w:r>
          </w:p>
        </w:tc>
        <w:tc>
          <w:tcPr>
            <w:tcW w:w="897" w:type="dxa"/>
          </w:tcPr>
          <w:p w14:paraId="48AFDF98" w14:textId="77777777" w:rsidR="008F54E3" w:rsidRDefault="008C6F2C">
            <w:pPr>
              <w:keepNext/>
            </w:pPr>
            <w:r>
              <w:rPr>
                <w:b/>
                <w:sz w:val="18"/>
              </w:rPr>
              <w:t>Section</w:t>
            </w:r>
          </w:p>
        </w:tc>
        <w:tc>
          <w:tcPr>
            <w:tcW w:w="5747" w:type="dxa"/>
          </w:tcPr>
          <w:p w14:paraId="1E219BAB" w14:textId="77777777" w:rsidR="008F54E3" w:rsidRDefault="008C6F2C">
            <w:pPr>
              <w:keepNext/>
            </w:pPr>
            <w:r>
              <w:rPr>
                <w:b/>
                <w:sz w:val="18"/>
              </w:rPr>
              <w:t>How the proposal evidences it</w:t>
            </w:r>
          </w:p>
        </w:tc>
      </w:tr>
      <w:tr w:rsidR="008F54E3" w14:paraId="1B70955F" w14:textId="77777777">
        <w:trPr>
          <w:cantSplit/>
        </w:trPr>
        <w:tc>
          <w:tcPr>
            <w:tcW w:w="1996" w:type="dxa"/>
            <w:vMerge w:val="restart"/>
          </w:tcPr>
          <w:p w14:paraId="47C01BE6" w14:textId="77777777" w:rsidR="008F54E3" w:rsidRDefault="008C6F2C">
            <w:r>
              <w:rPr>
                <w:b/>
                <w:sz w:val="18"/>
              </w:rPr>
              <w:t>K3</w:t>
            </w:r>
            <w:r>
              <w:rPr>
                <w:sz w:val="18"/>
              </w:rPr>
              <w:t xml:space="preserve"> New market strategies, changing customer demands and trend analysis</w:t>
            </w:r>
          </w:p>
        </w:tc>
        <w:tc>
          <w:tcPr>
            <w:tcW w:w="897" w:type="dxa"/>
          </w:tcPr>
          <w:p w14:paraId="2FFB112F" w14:textId="77777777" w:rsidR="008F54E3" w:rsidRDefault="008C6F2C">
            <w:r>
              <w:rPr>
                <w:sz w:val="18"/>
              </w:rPr>
              <w:t>§2</w:t>
            </w:r>
          </w:p>
        </w:tc>
        <w:tc>
          <w:tcPr>
            <w:tcW w:w="5747" w:type="dxa"/>
          </w:tcPr>
          <w:p w14:paraId="4DCF0E9E" w14:textId="77777777" w:rsidR="008F54E3" w:rsidRDefault="008C6F2C">
            <w:r>
              <w:rPr>
                <w:sz w:val="18"/>
              </w:rPr>
              <w:t>Trend analysis of the UK RMC market (MPA, 2025b, 2026) and the housing/infrastructure demand divergence (CPA, 2026) as the basis for catchment selection.</w:t>
            </w:r>
          </w:p>
        </w:tc>
      </w:tr>
      <w:tr w:rsidR="008F54E3" w14:paraId="1CAFE2C2" w14:textId="77777777">
        <w:trPr>
          <w:cantSplit/>
        </w:trPr>
        <w:tc>
          <w:tcPr>
            <w:tcW w:w="1996" w:type="dxa"/>
            <w:vMerge/>
          </w:tcPr>
          <w:p w14:paraId="491F2C69" w14:textId="77777777" w:rsidR="008F54E3" w:rsidRDefault="008F54E3"/>
        </w:tc>
        <w:tc>
          <w:tcPr>
            <w:tcW w:w="897" w:type="dxa"/>
          </w:tcPr>
          <w:p w14:paraId="4BF79C40" w14:textId="77777777" w:rsidR="008F54E3" w:rsidRDefault="008C6F2C">
            <w:r>
              <w:rPr>
                <w:sz w:val="18"/>
              </w:rPr>
              <w:t>§3</w:t>
            </w:r>
          </w:p>
        </w:tc>
        <w:tc>
          <w:tcPr>
            <w:tcW w:w="5747" w:type="dxa"/>
          </w:tcPr>
          <w:p w14:paraId="75321080" w14:textId="77777777" w:rsidR="008F54E3" w:rsidRDefault="008C6F2C">
            <w:r>
              <w:rPr>
                <w:sz w:val="18"/>
              </w:rPr>
              <w:t>PESTEL weighted to the domains that discriminate between catchments;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14:paraId="4A3C7F6C" w14:textId="77777777">
        <w:trPr>
          <w:cantSplit/>
        </w:trPr>
        <w:tc>
          <w:tcPr>
            <w:tcW w:w="1996" w:type="dxa"/>
            <w:vMerge w:val="restart"/>
          </w:tcPr>
          <w:p w14:paraId="229AE174" w14:textId="77777777" w:rsidR="008F54E3" w:rsidRDefault="008C6F2C">
            <w:r>
              <w:rPr>
                <w:b/>
                <w:sz w:val="18"/>
              </w:rPr>
              <w:t>K5</w:t>
            </w:r>
            <w:r>
              <w:rPr>
                <w:sz w:val="18"/>
              </w:rPr>
              <w:t xml:space="preserve"> Systems thinking, knowledge and data management, research methodologies, programme management</w:t>
            </w:r>
          </w:p>
        </w:tc>
        <w:tc>
          <w:tcPr>
            <w:tcW w:w="897" w:type="dxa"/>
          </w:tcPr>
          <w:p w14:paraId="2AC7E2BA" w14:textId="77777777" w:rsidR="008F54E3" w:rsidRDefault="008C6F2C">
            <w:r>
              <w:rPr>
                <w:sz w:val="18"/>
              </w:rPr>
              <w:t>§3</w:t>
            </w:r>
          </w:p>
        </w:tc>
        <w:tc>
          <w:tcPr>
            <w:tcW w:w="5747" w:type="dxa"/>
          </w:tcPr>
          <w:p w14:paraId="5151CD44" w14:textId="77777777" w:rsidR="008F54E3" w:rsidRDefault="008C6F2C">
            <w:r>
              <w:rPr>
                <w:sz w:val="18"/>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14:paraId="66FA5AF5" w14:textId="77777777">
        <w:trPr>
          <w:cantSplit/>
        </w:trPr>
        <w:tc>
          <w:tcPr>
            <w:tcW w:w="1996" w:type="dxa"/>
            <w:vMerge/>
          </w:tcPr>
          <w:p w14:paraId="0DF12449" w14:textId="77777777" w:rsidR="008F54E3" w:rsidRDefault="008F54E3"/>
        </w:tc>
        <w:tc>
          <w:tcPr>
            <w:tcW w:w="897" w:type="dxa"/>
          </w:tcPr>
          <w:p w14:paraId="7709B405" w14:textId="77777777" w:rsidR="008F54E3" w:rsidRDefault="008C6F2C">
            <w:r>
              <w:rPr>
                <w:sz w:val="18"/>
              </w:rPr>
              <w:t>§4</w:t>
            </w:r>
          </w:p>
        </w:tc>
        <w:tc>
          <w:tcPr>
            <w:tcW w:w="5747" w:type="dxa"/>
          </w:tcPr>
          <w:p w14:paraId="4A4C2A2A" w14:textId="77777777" w:rsidR="008F54E3" w:rsidRDefault="008C6F2C">
            <w:r>
              <w:rPr>
                <w:sz w:val="18"/>
              </w:rPr>
              <w:t>Research methodology and data management: sequential mixed-methods design defended against rejected alternatives (Table 2); data managed across internal records, sector datasets and interview transcripts; validity through triangulation and recorded weighting provenance (§4.1). Knowledge management: the framework turns directors' tacit judgement into explicit, repeatable knowledge (Nonaka, 2008; §4.4).</w:t>
            </w:r>
          </w:p>
        </w:tc>
      </w:tr>
      <w:tr w:rsidR="008F54E3" w14:paraId="08153F56" w14:textId="77777777">
        <w:trPr>
          <w:cantSplit/>
        </w:trPr>
        <w:tc>
          <w:tcPr>
            <w:tcW w:w="1996" w:type="dxa"/>
            <w:vMerge/>
          </w:tcPr>
          <w:p w14:paraId="2D8050B5" w14:textId="77777777" w:rsidR="008F54E3" w:rsidRDefault="008F54E3"/>
        </w:tc>
        <w:tc>
          <w:tcPr>
            <w:tcW w:w="897" w:type="dxa"/>
          </w:tcPr>
          <w:p w14:paraId="2EA4F237" w14:textId="77777777" w:rsidR="008F54E3" w:rsidRDefault="008C6F2C">
            <w:r>
              <w:rPr>
                <w:sz w:val="18"/>
              </w:rPr>
              <w:t>§5</w:t>
            </w:r>
          </w:p>
        </w:tc>
        <w:tc>
          <w:tcPr>
            <w:tcW w:w="5747" w:type="dxa"/>
          </w:tcPr>
          <w:p w14:paraId="08ED063E" w14:textId="77777777" w:rsidR="008F54E3" w:rsidRDefault="008C6F2C">
            <w:r>
              <w:rPr>
                <w:sz w:val="18"/>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14:paraId="6C6A47E5" w14:textId="77777777">
        <w:trPr>
          <w:cantSplit/>
        </w:trPr>
        <w:tc>
          <w:tcPr>
            <w:tcW w:w="1996" w:type="dxa"/>
            <w:vMerge w:val="restart"/>
          </w:tcPr>
          <w:p w14:paraId="322B6C4F" w14:textId="77777777" w:rsidR="008F54E3" w:rsidRDefault="008C6F2C">
            <w:r>
              <w:rPr>
                <w:b/>
                <w:sz w:val="18"/>
              </w:rPr>
              <w:t>K8</w:t>
            </w:r>
            <w:r>
              <w:rPr>
                <w:sz w:val="18"/>
              </w:rPr>
              <w:t xml:space="preserve"> Financial strategies, modelling, and evaluation of financial and non-financial information</w:t>
            </w:r>
          </w:p>
        </w:tc>
        <w:tc>
          <w:tcPr>
            <w:tcW w:w="897" w:type="dxa"/>
          </w:tcPr>
          <w:p w14:paraId="46E6D0AA" w14:textId="77777777" w:rsidR="008F54E3" w:rsidRDefault="008C6F2C">
            <w:r>
              <w:rPr>
                <w:sz w:val="18"/>
              </w:rPr>
              <w:t>§4</w:t>
            </w:r>
          </w:p>
        </w:tc>
        <w:tc>
          <w:tcPr>
            <w:tcW w:w="5747" w:type="dxa"/>
          </w:tcPr>
          <w:p w14:paraId="1FDFEBEB" w14:textId="77777777" w:rsidR="008F54E3" w:rsidRDefault="008C6F2C">
            <w:r>
              <w:rPr>
                <w:sz w:val="18"/>
              </w:rPr>
              <w:t>Financial modelling — cost base, break-even, scenario and sensitivity analysis; economic theory applied through location and cost-volume-profit method. Non-financial information evaluated alongside financial: low-carbon supply capability weighted in the MCDA (Table 4) as a commercial variable affecting access to infrastructure demand, not as a compliance cost. Payback adopted as primary metric and critically defended, with discounted payback and an NPV hurdle containing its known weaknesses (§4.4). Accounting rate of return and internal rate of return evaluated and set aside, with reasons (§4.4). The appraisal is a two-stage cost benefit analysis: MCDA ranks the options on priced and unpriced criteria, and the financial appraisal tests the ranking against cash (§4.4). The depot model presented to the board was rebuilt, reconciled to the workbook and reviewed; its faults are corrected and their effect on payback shown (Table A9.4).</w:t>
            </w:r>
          </w:p>
        </w:tc>
      </w:tr>
      <w:tr w:rsidR="008F54E3" w14:paraId="3A1B0844" w14:textId="77777777">
        <w:trPr>
          <w:cantSplit/>
        </w:trPr>
        <w:tc>
          <w:tcPr>
            <w:tcW w:w="1996" w:type="dxa"/>
            <w:vMerge/>
          </w:tcPr>
          <w:p w14:paraId="44551EDE" w14:textId="77777777" w:rsidR="008F54E3" w:rsidRDefault="008F54E3"/>
        </w:tc>
        <w:tc>
          <w:tcPr>
            <w:tcW w:w="897" w:type="dxa"/>
          </w:tcPr>
          <w:p w14:paraId="108DFC19" w14:textId="77777777" w:rsidR="008F54E3" w:rsidRDefault="008C6F2C">
            <w:r>
              <w:rPr>
                <w:sz w:val="18"/>
              </w:rPr>
              <w:t>§5</w:t>
            </w:r>
          </w:p>
        </w:tc>
        <w:tc>
          <w:tcPr>
            <w:tcW w:w="5747" w:type="dxa"/>
          </w:tcPr>
          <w:p w14:paraId="320D0F91" w14:textId="77777777" w:rsidR="008F54E3" w:rsidRDefault="008C6F2C">
            <w:r>
              <w:rPr>
                <w:sz w:val="18"/>
              </w:rPr>
              <w:t>Funding strategy critically evaluated across four routes using pecking-order theory, Higgins's sustainable-growth limit and real options; the self-funding chain tested against payback; opportunity cost quantified (§5.2, Table 6).</w:t>
            </w:r>
          </w:p>
        </w:tc>
      </w:tr>
      <w:tr w:rsidR="008F54E3" w14:paraId="4533F727" w14:textId="77777777">
        <w:trPr>
          <w:cantSplit/>
        </w:trPr>
        <w:tc>
          <w:tcPr>
            <w:tcW w:w="1996" w:type="dxa"/>
          </w:tcPr>
          <w:p w14:paraId="3A18E355" w14:textId="77777777" w:rsidR="008F54E3" w:rsidRDefault="008C6F2C">
            <w:r>
              <w:rPr>
                <w:b/>
                <w:sz w:val="18"/>
              </w:rPr>
              <w:t>K9</w:t>
            </w:r>
            <w:r>
              <w:rPr>
                <w:sz w:val="18"/>
              </w:rPr>
              <w:t xml:space="preserve"> Financial governance, legal requirements and procurement strategies</w:t>
            </w:r>
          </w:p>
        </w:tc>
        <w:tc>
          <w:tcPr>
            <w:tcW w:w="897" w:type="dxa"/>
          </w:tcPr>
          <w:p w14:paraId="67D60A6B" w14:textId="77777777" w:rsidR="008F54E3" w:rsidRDefault="008C6F2C">
            <w:r>
              <w:rPr>
                <w:sz w:val="18"/>
              </w:rPr>
              <w:t>§5</w:t>
            </w:r>
          </w:p>
        </w:tc>
        <w:tc>
          <w:tcPr>
            <w:tcW w:w="5747" w:type="dxa"/>
          </w:tcPr>
          <w:p w14:paraId="195AA335" w14:textId="77777777" w:rsidR="008F54E3" w:rsidRDefault="008C6F2C">
            <w:r>
              <w:rPr>
                <w:sz w:val="18"/>
              </w:rPr>
              <w:t>Financial governance (board approval threshold), legal requirements (O-licence variation and maintenance obligations, planning consent) and procurement strategy (32-tonne-compliant fleet; cement hedging including CBAM pass-through; lower-clinker and GGBS specification for EPD-requiring clients) — §5.3.</w:t>
            </w:r>
          </w:p>
        </w:tc>
      </w:tr>
      <w:tr w:rsidR="008F54E3" w14:paraId="53E9B84A" w14:textId="77777777">
        <w:trPr>
          <w:cantSplit/>
        </w:trPr>
        <w:tc>
          <w:tcPr>
            <w:tcW w:w="1996" w:type="dxa"/>
          </w:tcPr>
          <w:p w14:paraId="759D7745" w14:textId="77777777" w:rsidR="008F54E3" w:rsidRDefault="008C6F2C">
            <w:r>
              <w:rPr>
                <w:b/>
                <w:sz w:val="18"/>
              </w:rPr>
              <w:t>K12</w:t>
            </w:r>
            <w:r>
              <w:rPr>
                <w:sz w:val="18"/>
              </w:rPr>
              <w:t xml:space="preserve"> Influencing and negotiating strategies, upwards and outwards</w:t>
            </w:r>
          </w:p>
        </w:tc>
        <w:tc>
          <w:tcPr>
            <w:tcW w:w="897" w:type="dxa"/>
          </w:tcPr>
          <w:p w14:paraId="34F585AF" w14:textId="77777777" w:rsidR="008F54E3" w:rsidRDefault="008C6F2C">
            <w:r>
              <w:rPr>
                <w:sz w:val="18"/>
              </w:rPr>
              <w:t>§5</w:t>
            </w:r>
          </w:p>
        </w:tc>
        <w:tc>
          <w:tcPr>
            <w:tcW w:w="5747" w:type="dxa"/>
          </w:tcPr>
          <w:p w14:paraId="4A16488A" w14:textId="77777777" w:rsidR="008F54E3" w:rsidRDefault="008C6F2C">
            <w:r>
              <w:rPr>
                <w:sz w:val="18"/>
              </w:rPr>
              <w:t xml:space="preserve">Influencing and negotiating upwards: board capital approval negotiated on underlying interests rather than stated positions, </w:t>
            </w:r>
            <w:r>
              <w:rPr>
                <w:sz w:val="18"/>
              </w:rPr>
              <w:t xml:space="preserve">with the framework endorsed before the site recommendation was tabled (§5.6).</w:t>
            </w:r>
            <w:ins w:id="7044" w:author="Claude (suggested edit)" w:date="2026-10-06T09:00:00Z">
              <w:r>
                <w:rPr>
                  <w:sz w:val="18"/>
                </w:rPr>
                <w:t xml:space="preserve"> Outwards: supplier terms negotiated on interests against a defined BATNA (§5.6).</w:t>
              </w:r>
            </w:ins>
          </w:p>
        </w:tc>
      </w:tr>
      <w:tr w:rsidR="008F54E3" w14:paraId="5B4789F1" w14:textId="77777777">
        <w:trPr>
          <w:cantSplit/>
        </w:trPr>
        <w:tc>
          <w:tcPr>
            <w:tcW w:w="1996" w:type="dxa"/>
          </w:tcPr>
          <w:p w14:paraId="484FC6C6" w14:textId="77777777" w:rsidR="008F54E3" w:rsidRDefault="008C6F2C">
            <w:r>
              <w:rPr>
                <w:b/>
                <w:sz w:val="18"/>
              </w:rPr>
              <w:t>K14</w:t>
            </w:r>
            <w:r>
              <w:rPr>
                <w:sz w:val="18"/>
              </w:rPr>
              <w:t xml:space="preserve"> Working with board and other company leadership structures</w:t>
            </w:r>
          </w:p>
        </w:tc>
        <w:tc>
          <w:tcPr>
            <w:tcW w:w="897" w:type="dxa"/>
          </w:tcPr>
          <w:p w14:paraId="3789763E" w14:textId="77777777" w:rsidR="008F54E3" w:rsidRDefault="008C6F2C">
            <w:r>
              <w:rPr>
                <w:sz w:val="18"/>
              </w:rPr>
              <w:t>§5</w:t>
            </w:r>
          </w:p>
        </w:tc>
        <w:tc>
          <w:tcPr>
            <w:tcW w:w="5747" w:type="dxa"/>
          </w:tcPr>
          <w:p w14:paraId="2F89F9F9" w14:textId="77777777" w:rsidR="008F54E3" w:rsidRDefault="008C6F2C">
            <w:r>
              <w:rPr>
                <w:sz w:val="18"/>
              </w:rPr>
              <w:t>Works with the board as sponsor and approver through fortnightly reviews and a formal board paper (Table A1.1; Table 8, G0). The move from judgement to evidence in board decisions is managed as organisational change, refrozen by the board mandate, with later gates guarding against declaring victory too soon (§5.7).</w:t>
            </w:r>
          </w:p>
        </w:tc>
      </w:tr>
      <w:tr w:rsidR="008F54E3" w14:paraId="45552BA8" w14:textId="77777777">
        <w:trPr>
          <w:cantSplit/>
        </w:trPr>
        <w:tc>
          <w:tcPr>
            <w:tcW w:w="1996" w:type="dxa"/>
            <w:vMerge w:val="restart"/>
          </w:tcPr>
          <w:p w14:paraId="6283BD23" w14:textId="77777777" w:rsidR="008F54E3" w:rsidRDefault="008C6F2C">
            <w:r>
              <w:rPr>
                <w:b/>
                <w:sz w:val="18"/>
              </w:rPr>
              <w:t>K15</w:t>
            </w:r>
            <w:r>
              <w:rPr>
                <w:sz w:val="18"/>
              </w:rPr>
              <w:t xml:space="preserve"> Brand and reputation management</w:t>
            </w:r>
          </w:p>
        </w:tc>
        <w:tc>
          <w:tcPr>
            <w:tcW w:w="897" w:type="dxa"/>
          </w:tcPr>
          <w:p w14:paraId="72FBD8B4" w14:textId="77777777" w:rsidR="008F54E3" w:rsidRDefault="008C6F2C">
            <w:r>
              <w:rPr>
                <w:sz w:val="18"/>
              </w:rPr>
              <w:t>§3</w:t>
            </w:r>
          </w:p>
        </w:tc>
        <w:tc>
          <w:tcPr>
            <w:tcW w:w="5747" w:type="dxa"/>
          </w:tcPr>
          <w:p w14:paraId="42B56E4C" w14:textId="77777777" w:rsidR="008F54E3" w:rsidRDefault="008C6F2C">
            <w:r>
              <w:rPr>
                <w:sz w:val="18"/>
              </w:rPr>
              <w:t>§3.4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tested against the share of volume from customers who buy from more than one depot (§3.4; RAID R6).</w:t>
            </w:r>
          </w:p>
        </w:tc>
      </w:tr>
      <w:tr w:rsidR="008F54E3" w14:paraId="4121F615" w14:textId="77777777">
        <w:trPr>
          <w:cantSplit/>
        </w:trPr>
        <w:tc>
          <w:tcPr>
            <w:tcW w:w="1996" w:type="dxa"/>
            <w:vMerge/>
          </w:tcPr>
          <w:p w14:paraId="6F78A1E6" w14:textId="77777777" w:rsidR="008F54E3" w:rsidRDefault="008F54E3"/>
        </w:tc>
        <w:tc>
          <w:tcPr>
            <w:tcW w:w="897" w:type="dxa"/>
          </w:tcPr>
          <w:p w14:paraId="01E7D48B" w14:textId="77777777" w:rsidR="008F54E3" w:rsidRDefault="008C6F2C">
            <w:r>
              <w:rPr>
                <w:sz w:val="18"/>
              </w:rPr>
              <w:t>§5</w:t>
            </w:r>
          </w:p>
        </w:tc>
        <w:tc>
          <w:tcPr>
            <w:tcW w:w="5747" w:type="dxa"/>
          </w:tcPr>
          <w:p w14:paraId="35D17FD6" w14:textId="77777777" w:rsidR="008F54E3" w:rsidRDefault="008C6F2C">
            <w:r>
              <w:rPr>
                <w:sz w:val="18"/>
              </w:rPr>
              <w:t>Brand protection carried into implementation via capacity-headroom risk control (RAID R6, Appendix 15) and the pre-sell sequencing decision.</w:t>
            </w:r>
          </w:p>
        </w:tc>
      </w:tr>
      <w:tr w:rsidR="008F54E3" w14:paraId="13313DEF" w14:textId="77777777">
        <w:trPr>
          <w:cantSplit/>
        </w:trPr>
        <w:tc>
          <w:tcPr>
            <w:tcW w:w="1996" w:type="dxa"/>
            <w:vMerge w:val="restart"/>
          </w:tcPr>
          <w:p w14:paraId="4EEA5D18" w14:textId="77777777" w:rsidR="008F54E3" w:rsidRDefault="008C6F2C">
            <w:r>
              <w:rPr>
                <w:b/>
                <w:sz w:val="18"/>
              </w:rPr>
              <w:t>K16</w:t>
            </w:r>
            <w:r>
              <w:rPr>
                <w:sz w:val="18"/>
              </w:rPr>
              <w:t xml:space="preserve"> Markets, stakeholders' requirements and the sustainability agenda</w:t>
            </w:r>
          </w:p>
        </w:tc>
        <w:tc>
          <w:tcPr>
            <w:tcW w:w="897" w:type="dxa"/>
          </w:tcPr>
          <w:p w14:paraId="100236EA" w14:textId="77777777" w:rsidR="008F54E3" w:rsidRDefault="008C6F2C">
            <w:r>
              <w:rPr>
                <w:sz w:val="18"/>
              </w:rPr>
              <w:t>§2</w:t>
            </w:r>
          </w:p>
        </w:tc>
        <w:tc>
          <w:tcPr>
            <w:tcW w:w="5747" w:type="dxa"/>
          </w:tcPr>
          <w:p w14:paraId="400176A4" w14:textId="77777777" w:rsidR="008F54E3" w:rsidRDefault="008C6F2C">
            <w:r>
              <w:rPr>
                <w:sz w:val="18"/>
              </w:rPr>
              <w:t>Positions Procon within its market, the regulatory regime governing it (DfT, 2025b) and the stakeholder set the expansion depends on.</w:t>
            </w:r>
          </w:p>
        </w:tc>
      </w:tr>
      <w:tr w:rsidR="008F54E3" w14:paraId="22B37FA3" w14:textId="77777777">
        <w:trPr>
          <w:cantSplit/>
        </w:trPr>
        <w:tc>
          <w:tcPr>
            <w:tcW w:w="1996" w:type="dxa"/>
            <w:vMerge/>
          </w:tcPr>
          <w:p w14:paraId="6321B0D2" w14:textId="77777777" w:rsidR="008F54E3" w:rsidRDefault="008F54E3"/>
        </w:tc>
        <w:tc>
          <w:tcPr>
            <w:tcW w:w="897" w:type="dxa"/>
          </w:tcPr>
          <w:p w14:paraId="1E894E92" w14:textId="77777777" w:rsidR="008F54E3" w:rsidRDefault="008C6F2C">
            <w:r>
              <w:rPr>
                <w:sz w:val="18"/>
              </w:rPr>
              <w:t>§3</w:t>
            </w:r>
          </w:p>
        </w:tc>
        <w:tc>
          <w:tcPr>
            <w:tcW w:w="5747" w:type="dxa"/>
          </w:tcPr>
          <w:p w14:paraId="1497E832" w14:textId="77777777" w:rsidR="008F54E3" w:rsidRDefault="008C6F2C">
            <w:r>
              <w:rPr>
                <w:sz w:val="18"/>
              </w:rPr>
              <w:t>Five Forces locates Procon in its market and supply chain. Sustainability agenda treated as a client requirement (National Highways' PAS 2080 supply-chain mandate) and as a brand risk (green claims must be substantiated; CMA, 2021) (§3.1).</w:t>
            </w:r>
          </w:p>
        </w:tc>
      </w:tr>
      <w:tr w:rsidR="008F54E3" w14:paraId="238EE71D" w14:textId="77777777">
        <w:trPr>
          <w:cantSplit/>
        </w:trPr>
        <w:tc>
          <w:tcPr>
            <w:tcW w:w="1996" w:type="dxa"/>
            <w:vMerge w:val="restart"/>
          </w:tcPr>
          <w:p w14:paraId="5B344FE7" w14:textId="77777777" w:rsidR="008F54E3" w:rsidRDefault="008C6F2C">
            <w:r>
              <w:rPr>
                <w:b/>
                <w:sz w:val="18"/>
              </w:rPr>
              <w:t>S2</w:t>
            </w:r>
            <w:r>
              <w:rPr>
                <w:sz w:val="18"/>
              </w:rPr>
              <w:t xml:space="preserve"> Set strategic direction and gain support for it from key stakeholders</w:t>
            </w:r>
          </w:p>
        </w:tc>
        <w:tc>
          <w:tcPr>
            <w:tcW w:w="897" w:type="dxa"/>
          </w:tcPr>
          <w:p w14:paraId="00EA39E6" w14:textId="77777777" w:rsidR="008F54E3" w:rsidRDefault="008C6F2C">
            <w:r>
              <w:rPr>
                <w:sz w:val="18"/>
              </w:rPr>
              <w:t>§2</w:t>
            </w:r>
          </w:p>
        </w:tc>
        <w:tc>
          <w:tcPr>
            <w:tcW w:w="5747" w:type="dxa"/>
          </w:tcPr>
          <w:p w14:paraId="34BBCC07" w14:textId="77777777" w:rsidR="008F54E3" w:rsidRDefault="008C6F2C">
            <w:r>
              <w:rPr>
                <w:sz w:val="18"/>
              </w:rPr>
              <w:t>Sets the strategic direction — aim, five objectives and SMART KPIs (Table 1) — that board approval is subsequently sought for.</w:t>
            </w:r>
          </w:p>
        </w:tc>
      </w:tr>
      <w:tr w:rsidR="008F54E3" w14:paraId="2CDBFB74" w14:textId="77777777">
        <w:trPr>
          <w:cantSplit/>
        </w:trPr>
        <w:tc>
          <w:tcPr>
            <w:tcW w:w="1996" w:type="dxa"/>
            <w:vMerge/>
          </w:tcPr>
          <w:p w14:paraId="3C44F5DA" w14:textId="77777777" w:rsidR="008F54E3" w:rsidRDefault="008F54E3"/>
        </w:tc>
        <w:tc>
          <w:tcPr>
            <w:tcW w:w="897" w:type="dxa"/>
          </w:tcPr>
          <w:p w14:paraId="3C9871C4" w14:textId="77777777" w:rsidR="008F54E3" w:rsidRDefault="008C6F2C">
            <w:r>
              <w:rPr>
                <w:sz w:val="18"/>
              </w:rPr>
              <w:t>§5</w:t>
            </w:r>
          </w:p>
        </w:tc>
        <w:tc>
          <w:tcPr>
            <w:tcW w:w="5747" w:type="dxa"/>
          </w:tcPr>
          <w:p w14:paraId="3F514BF6" w14:textId="77777777" w:rsidR="008F54E3" w:rsidRDefault="008C6F2C">
            <w:r>
              <w:rPr>
                <w:sz w:val="18"/>
              </w:rPr>
              <w:t>Secures board support for the strategic direction — approval evidenced at Appendix 13.</w:t>
            </w:r>
          </w:p>
        </w:tc>
      </w:tr>
      <w:tr w:rsidR="008F54E3" w14:paraId="691286CB" w14:textId="77777777">
        <w:trPr>
          <w:cantSplit/>
        </w:trPr>
        <w:tc>
          <w:tcPr>
            <w:tcW w:w="1996" w:type="dxa"/>
            <w:vMerge w:val="restart"/>
          </w:tcPr>
          <w:p w14:paraId="0E4A57E0" w14:textId="77777777" w:rsidR="008F54E3" w:rsidRDefault="008C6F2C">
            <w:r>
              <w:rPr>
                <w:b/>
                <w:sz w:val="18"/>
              </w:rPr>
              <w:t>S3</w:t>
            </w:r>
            <w:r>
              <w:rPr>
                <w:sz w:val="18"/>
              </w:rPr>
              <w:t xml:space="preserve"> Undertake research; critically analyse and integrate complex information</w:t>
            </w:r>
          </w:p>
        </w:tc>
        <w:tc>
          <w:tcPr>
            <w:tcW w:w="897" w:type="dxa"/>
          </w:tcPr>
          <w:p w14:paraId="5519F1D5" w14:textId="77777777" w:rsidR="008F54E3" w:rsidRDefault="008C6F2C">
            <w:r>
              <w:rPr>
                <w:sz w:val="18"/>
              </w:rPr>
              <w:t>§2</w:t>
            </w:r>
          </w:p>
        </w:tc>
        <w:tc>
          <w:tcPr>
            <w:tcW w:w="5747" w:type="dxa"/>
          </w:tcPr>
          <w:p w14:paraId="5F5F60D4" w14:textId="77777777" w:rsidR="008F54E3" w:rsidRDefault="008C6F2C">
            <w:r>
              <w:rPr>
                <w:sz w:val="18"/>
              </w:rPr>
              <w:t>Integrates internal margin data, sector statistics and regulatory evidence into a single problem statement.</w:t>
            </w:r>
          </w:p>
        </w:tc>
      </w:tr>
      <w:tr w:rsidR="008F54E3" w14:paraId="68F1299A" w14:textId="77777777">
        <w:trPr>
          <w:cantSplit/>
        </w:trPr>
        <w:tc>
          <w:tcPr>
            <w:tcW w:w="1996" w:type="dxa"/>
            <w:vMerge/>
          </w:tcPr>
          <w:p w14:paraId="06CA1B87" w14:textId="77777777" w:rsidR="008F54E3" w:rsidRDefault="008F54E3"/>
        </w:tc>
        <w:tc>
          <w:tcPr>
            <w:tcW w:w="897" w:type="dxa"/>
          </w:tcPr>
          <w:p w14:paraId="128EAE3D" w14:textId="77777777" w:rsidR="008F54E3" w:rsidRDefault="008C6F2C">
            <w:r>
              <w:rPr>
                <w:sz w:val="18"/>
              </w:rPr>
              <w:t>§3</w:t>
            </w:r>
          </w:p>
        </w:tc>
        <w:tc>
          <w:tcPr>
            <w:tcW w:w="5747" w:type="dxa"/>
          </w:tcPr>
          <w:p w14:paraId="06BF0360" w14:textId="77777777" w:rsidR="008F54E3" w:rsidRDefault="008C6F2C">
            <w:r>
              <w:rPr>
                <w:sz w:val="18"/>
              </w:rPr>
              <w:t>Critical analysis of complex secondary evidence; causes, drivers and symptoms separated as distinct analytical layers. The capability gap's persistence explained through the Einstellung effect (Luchins, 1942; §3.2).</w:t>
            </w:r>
          </w:p>
        </w:tc>
      </w:tr>
      <w:tr w:rsidR="008F54E3" w14:paraId="534F7AB9" w14:textId="77777777">
        <w:trPr>
          <w:cantSplit/>
        </w:trPr>
        <w:tc>
          <w:tcPr>
            <w:tcW w:w="1996" w:type="dxa"/>
            <w:vMerge/>
          </w:tcPr>
          <w:p w14:paraId="06D5EDD6" w14:textId="77777777" w:rsidR="008F54E3" w:rsidRDefault="008F54E3"/>
        </w:tc>
        <w:tc>
          <w:tcPr>
            <w:tcW w:w="897" w:type="dxa"/>
          </w:tcPr>
          <w:p w14:paraId="5811EC01" w14:textId="77777777" w:rsidR="008F54E3" w:rsidRDefault="008C6F2C">
            <w:r>
              <w:rPr>
                <w:sz w:val="18"/>
              </w:rPr>
              <w:t>§4</w:t>
            </w:r>
          </w:p>
        </w:tc>
        <w:tc>
          <w:tcPr>
            <w:tcW w:w="5747" w:type="dxa"/>
          </w:tcPr>
          <w:p w14:paraId="4297C438" w14:textId="77777777" w:rsidR="008F54E3" w:rsidRDefault="008C6F2C">
            <w:r>
              <w:rPr>
                <w:sz w:val="18"/>
              </w:rPr>
              <w:t>Primary and secondary research critically analysed and synthesised through MCDA into a ranked, auditable shortlist.</w:t>
            </w:r>
          </w:p>
        </w:tc>
      </w:tr>
      <w:tr w:rsidR="008F54E3" w14:paraId="54215822" w14:textId="77777777">
        <w:trPr>
          <w:cantSplit/>
        </w:trPr>
        <w:tc>
          <w:tcPr>
            <w:tcW w:w="1996" w:type="dxa"/>
            <w:vMerge w:val="restart"/>
          </w:tcPr>
          <w:p w14:paraId="2B23F801" w14:textId="77777777" w:rsidR="008F54E3" w:rsidRDefault="008C6F2C">
            <w:r>
              <w:rPr>
                <w:b/>
                <w:sz w:val="18"/>
              </w:rPr>
              <w:t>S11</w:t>
            </w:r>
            <w:r>
              <w:rPr>
                <w:sz w:val="18"/>
              </w:rPr>
              <w:t xml:space="preserve"> Use financial data to allocate resources</w:t>
            </w:r>
          </w:p>
        </w:tc>
        <w:tc>
          <w:tcPr>
            <w:tcW w:w="897" w:type="dxa"/>
          </w:tcPr>
          <w:p w14:paraId="1DEE0E50" w14:textId="77777777" w:rsidR="008F54E3" w:rsidRDefault="008C6F2C">
            <w:r>
              <w:rPr>
                <w:sz w:val="18"/>
              </w:rPr>
              <w:t>§4</w:t>
            </w:r>
          </w:p>
        </w:tc>
        <w:tc>
          <w:tcPr>
            <w:tcW w:w="5747" w:type="dxa"/>
          </w:tcPr>
          <w:p w14:paraId="50A7E5A2" w14:textId="77777777" w:rsidR="008F54E3" w:rsidRDefault="008C6F2C">
            <w:r>
              <w:rPr>
                <w:sz w:val="18"/>
              </w:rPr>
              <w:t>Financial data used to compare capital allocation across four options under identical treatment (Table 5). Fleet, price and material inputs of the board model tested for their effect on payback and on the 2028 funding gap (Appendix 9).</w:t>
            </w:r>
          </w:p>
        </w:tc>
      </w:tr>
      <w:tr w:rsidR="008F54E3" w14:paraId="180E9117" w14:textId="77777777">
        <w:trPr>
          <w:cantSplit/>
        </w:trPr>
        <w:tc>
          <w:tcPr>
            <w:tcW w:w="1996" w:type="dxa"/>
            <w:vMerge/>
          </w:tcPr>
          <w:p w14:paraId="1E3EF9DA" w14:textId="77777777" w:rsidR="008F54E3" w:rsidRDefault="008F54E3"/>
        </w:tc>
        <w:tc>
          <w:tcPr>
            <w:tcW w:w="897" w:type="dxa"/>
          </w:tcPr>
          <w:p w14:paraId="7103F071" w14:textId="77777777" w:rsidR="008F54E3" w:rsidRDefault="008C6F2C">
            <w:r>
              <w:rPr>
                <w:sz w:val="18"/>
              </w:rPr>
              <w:t>§5</w:t>
            </w:r>
          </w:p>
        </w:tc>
        <w:tc>
          <w:tcPr>
            <w:tcW w:w="5747" w:type="dxa"/>
          </w:tcPr>
          <w:p w14:paraId="3F2C0D7F" w14:textId="77777777" w:rsidR="008F54E3" w:rsidRDefault="008C6F2C">
            <w:r>
              <w:rPr>
                <w:sz w:val="18"/>
              </w:rPr>
              <w:t>Allocates resources across the capital and working-capital budget (Table 7). Capital spend reconciled to budget and variances explained at gates G5 and G7 (Table 8).</w:t>
            </w:r>
          </w:p>
        </w:tc>
      </w:tr>
      <w:tr w:rsidR="008F54E3" w14:paraId="05EC7519" w14:textId="77777777">
        <w:trPr>
          <w:cantSplit/>
        </w:trPr>
        <w:tc>
          <w:tcPr>
            <w:tcW w:w="1996" w:type="dxa"/>
            <w:vMerge w:val="restart"/>
          </w:tcPr>
          <w:p w14:paraId="01E0CB91" w14:textId="77777777" w:rsidR="008F54E3" w:rsidRDefault="008C6F2C">
            <w:r>
              <w:rPr>
                <w:b/>
                <w:sz w:val="18"/>
              </w:rPr>
              <w:t>S13</w:t>
            </w:r>
            <w:r>
              <w:rPr>
                <w:sz w:val="18"/>
              </w:rPr>
              <w:t xml:space="preserve"> Use presence and storytelling to translate vision into operational strategies</w:t>
            </w:r>
          </w:p>
        </w:tc>
        <w:tc>
          <w:tcPr>
            <w:tcW w:w="897" w:type="dxa"/>
          </w:tcPr>
          <w:p w14:paraId="27EE3399" w14:textId="77777777" w:rsidR="008F54E3" w:rsidRDefault="008C6F2C">
            <w:r>
              <w:rPr>
                <w:sz w:val="18"/>
              </w:rPr>
              <w:t>§1</w:t>
            </w:r>
          </w:p>
        </w:tc>
        <w:tc>
          <w:tcPr>
            <w:tcW w:w="5747" w:type="dxa"/>
          </w:tcPr>
          <w:p w14:paraId="783E37B8" w14:textId="77777777" w:rsidR="008F54E3" w:rsidRDefault="008C6F2C">
            <w:r>
              <w:rPr>
                <w:sz w:val="18"/>
              </w:rPr>
              <w:t>Answer-first structure: recommendation, cost and board approval in the first three sentences, then why it matters and how it was reached: a costed ask the board can act on.</w:t>
            </w:r>
          </w:p>
        </w:tc>
      </w:tr>
      <w:tr w:rsidR="008F54E3" w14:paraId="727B9506" w14:textId="77777777">
        <w:trPr>
          <w:cantSplit/>
        </w:trPr>
        <w:tc>
          <w:tcPr>
            <w:tcW w:w="1996" w:type="dxa"/>
            <w:vMerge/>
          </w:tcPr>
          <w:p w14:paraId="5B54FF3F" w14:textId="77777777" w:rsidR="008F54E3" w:rsidRDefault="008F54E3"/>
        </w:tc>
        <w:tc>
          <w:tcPr>
            <w:tcW w:w="897" w:type="dxa"/>
          </w:tcPr>
          <w:p w14:paraId="66D0F272" w14:textId="77777777" w:rsidR="008F54E3" w:rsidRDefault="008C6F2C">
            <w:r>
              <w:rPr>
                <w:sz w:val="18"/>
              </w:rPr>
              <w:t>§5</w:t>
            </w:r>
          </w:p>
        </w:tc>
        <w:tc>
          <w:tcPr>
            <w:tcW w:w="5747" w:type="dxa"/>
          </w:tcPr>
          <w:p w14:paraId="78F1E217" w14:textId="77777777" w:rsidR="008F54E3" w:rsidRDefault="008C6F2C">
            <w:r>
              <w:rPr>
                <w:sz w:val="18"/>
              </w:rPr>
              <w:t>Translates the recommendation into an operational implementation plan with owners, sequencing and KPIs. Manages the organisational change the framework requires (§5.7).</w:t>
            </w:r>
          </w:p>
        </w:tc>
      </w:tr>
      <w:tr w:rsidR="008F54E3" w14:paraId="69651307" w14:textId="77777777">
        <w:trPr>
          <w:cantSplit/>
        </w:trPr>
        <w:tc>
          <w:tcPr>
            <w:tcW w:w="1996" w:type="dxa"/>
            <w:vMerge/>
          </w:tcPr>
          <w:p w14:paraId="0A10ED03" w14:textId="77777777" w:rsidR="008F54E3" w:rsidRDefault="008F54E3"/>
        </w:tc>
        <w:tc>
          <w:tcPr>
            <w:tcW w:w="897" w:type="dxa"/>
          </w:tcPr>
          <w:p w14:paraId="466139DF" w14:textId="77777777" w:rsidR="008F54E3" w:rsidRDefault="008C6F2C">
            <w:r>
              <w:rPr>
                <w:sz w:val="18"/>
              </w:rPr>
              <w:t>§6</w:t>
            </w:r>
          </w:p>
        </w:tc>
        <w:tc>
          <w:tcPr>
            <w:tcW w:w="5747" w:type="dxa"/>
          </w:tcPr>
          <w:p w14:paraId="1AF5F92E" w14:textId="77777777" w:rsidR="008F54E3" w:rsidRDefault="008C6F2C">
            <w:r>
              <w:rPr>
                <w:sz w:val="18"/>
              </w:rPr>
              <w:t>Translates the decision into lasting organisational capability: post-completion audit building a reference class, coded declined-work data as a live demand map, and an annual re-run of the framework.</w:t>
            </w:r>
          </w:p>
        </w:tc>
      </w:tr>
      <w:tr w:rsidR="008F54E3" w14:paraId="172401AB" w14:textId="77777777">
        <w:trPr>
          <w:cantSplit/>
        </w:trPr>
        <w:tc>
          <w:tcPr>
            <w:tcW w:w="1996" w:type="dxa"/>
          </w:tcPr>
          <w:p w14:paraId="6597F205" w14:textId="77777777" w:rsidR="008F54E3" w:rsidRDefault="008C6F2C">
            <w:r>
              <w:rPr>
                <w:b/>
                <w:sz w:val="18"/>
              </w:rPr>
              <w:t>S19</w:t>
            </w:r>
            <w:r>
              <w:rPr>
                <w:sz w:val="18"/>
              </w:rPr>
              <w:t xml:space="preserve"> Manage relationships across multiple and diverse stakeholders</w:t>
            </w:r>
          </w:p>
        </w:tc>
        <w:tc>
          <w:tcPr>
            <w:tcW w:w="897" w:type="dxa"/>
          </w:tcPr>
          <w:p w14:paraId="112C9B09" w14:textId="77777777" w:rsidR="008F54E3" w:rsidRDefault="008C6F2C">
            <w:r>
              <w:rPr>
                <w:sz w:val="18"/>
              </w:rPr>
              <w:t>§5</w:t>
            </w:r>
          </w:p>
        </w:tc>
        <w:tc>
          <w:tcPr>
            <w:tcW w:w="5747" w:type="dxa"/>
          </w:tcPr>
          <w:p w14:paraId="77446D5A" w14:textId="77777777" w:rsidR="008F54E3" w:rsidRDefault="008C6F2C">
            <w:r>
              <w:rPr>
                <w:sz w:val="18"/>
              </w:rPr>
              <w:t>Manages relationships across a diverse stakeholder set — board, operations, commercial, scheduling, suppliers, customers, planning authority (power-interest mapping and communication plan, Appendix 1). Salience (Mitchell et al., 1997) shows whose claims become urgent at each implementation gate (§5.5; Table A1.1).</w:t>
            </w:r>
          </w:p>
        </w:tc>
      </w:tr>
      <w:tr w:rsidR="008F54E3" w14:paraId="4F02E40B" w14:textId="77777777">
        <w:trPr>
          <w:cantSplit/>
        </w:trPr>
        <w:tc>
          <w:tcPr>
            <w:tcW w:w="1996" w:type="dxa"/>
          </w:tcPr>
          <w:p w14:paraId="5B60CD38" w14:textId="77777777" w:rsidR="008F54E3" w:rsidRDefault="008C6F2C">
            <w:r>
              <w:rPr>
                <w:b/>
                <w:sz w:val="18"/>
              </w:rPr>
              <w:t>S20</w:t>
            </w:r>
            <w:r>
              <w:rPr>
                <w:sz w:val="18"/>
              </w:rPr>
              <w:t xml:space="preserve"> Lead and influence upwards and outwards; negotiate; use advocacy</w:t>
            </w:r>
          </w:p>
        </w:tc>
        <w:tc>
          <w:tcPr>
            <w:tcW w:w="897" w:type="dxa"/>
          </w:tcPr>
          <w:p w14:paraId="2BADBDDA" w14:textId="77777777" w:rsidR="008F54E3" w:rsidRDefault="008C6F2C">
            <w:r>
              <w:rPr>
                <w:sz w:val="18"/>
              </w:rPr>
              <w:t>§5</w:t>
            </w:r>
          </w:p>
        </w:tc>
        <w:tc>
          <w:tcPr>
            <w:tcW w:w="5747" w:type="dxa"/>
          </w:tcPr>
          <w:p w14:paraId="43592C3C" w14:textId="77777777" w:rsidR="008F54E3" w:rsidRDefault="008C6F2C">
            <w:r>
              <w:rPr>
                <w:sz w:val="18"/>
              </w:rPr>
              <w:t>Influencing and negotiating outwards: supplier terms negotiated on interests with a defined BATNA; advocacy sustaining Procon's reputation through the expansion. Influencing tactics matched to each stakeholder (Boddy, 2002; Table A1.1).</w:t>
            </w:r>
          </w:p>
        </w:tc>
      </w:tr>
      <w:tr w:rsidR="008F54E3" w14:paraId="7E41E994" w14:textId="77777777">
        <w:trPr>
          <w:cantSplit/>
        </w:trPr>
        <w:tc>
          <w:tcPr>
            <w:tcW w:w="1996" w:type="dxa"/>
            <w:vMerge w:val="restart"/>
          </w:tcPr>
          <w:p w14:paraId="3CF36991" w14:textId="77777777" w:rsidR="008F54E3" w:rsidRDefault="008C6F2C">
            <w:r>
              <w:rPr>
                <w:b/>
                <w:sz w:val="18"/>
              </w:rPr>
              <w:t>B3</w:t>
            </w:r>
            <w:r>
              <w:rPr>
                <w:sz w:val="18"/>
              </w:rPr>
              <w:t xml:space="preserve"> Curious and innovative: explore ambiguity and complexity; find creative solutions</w:t>
            </w:r>
          </w:p>
        </w:tc>
        <w:tc>
          <w:tcPr>
            <w:tcW w:w="897" w:type="dxa"/>
          </w:tcPr>
          <w:p w14:paraId="6125A4E8" w14:textId="77777777" w:rsidR="008F54E3" w:rsidRDefault="008C6F2C">
            <w:r>
              <w:rPr>
                <w:sz w:val="18"/>
              </w:rPr>
              <w:t>§3</w:t>
            </w:r>
          </w:p>
        </w:tc>
        <w:tc>
          <w:tcPr>
            <w:tcW w:w="5747" w:type="dxa"/>
          </w:tcPr>
          <w:p w14:paraId="7C345230" w14:textId="77777777" w:rsidR="008F54E3" w:rsidRDefault="008C6F2C">
            <w:r>
              <w:rPr>
                <w:sz w:val="18"/>
              </w:rPr>
              <w:t>Ambiguity of comparing dissimilar catchments resolved through location theory (Weber; Hotelling; Church &amp; ReVelle), extended to service reliability through backup coverage (§3.4).</w:t>
            </w:r>
          </w:p>
        </w:tc>
      </w:tr>
      <w:tr w:rsidR="008F54E3" w14:paraId="1E6605F6" w14:textId="77777777">
        <w:trPr>
          <w:cantSplit/>
        </w:trPr>
        <w:tc>
          <w:tcPr>
            <w:tcW w:w="1996" w:type="dxa"/>
            <w:vMerge/>
          </w:tcPr>
          <w:p w14:paraId="41AAD391" w14:textId="77777777" w:rsidR="008F54E3" w:rsidRDefault="008F54E3"/>
        </w:tc>
        <w:tc>
          <w:tcPr>
            <w:tcW w:w="897" w:type="dxa"/>
          </w:tcPr>
          <w:p w14:paraId="518344CE" w14:textId="77777777" w:rsidR="008F54E3" w:rsidRDefault="008C6F2C">
            <w:r>
              <w:rPr>
                <w:sz w:val="18"/>
              </w:rPr>
              <w:t>§4</w:t>
            </w:r>
          </w:p>
        </w:tc>
        <w:tc>
          <w:tcPr>
            <w:tcW w:w="5747" w:type="dxa"/>
          </w:tcPr>
          <w:p w14:paraId="33F37897" w14:textId="77777777" w:rsidR="008F54E3" w:rsidRDefault="008C6F2C">
            <w:r>
              <w:rPr>
                <w:sz w:val="18"/>
              </w:rPr>
              <w:t>Creative resolution of a genuinely ambiguous comparison — non-commensurable criteria reconciled via weighted MCDA with stated provenance — followed by critical examination of the instrument's own limits (§4.4).</w:t>
            </w:r>
          </w:p>
        </w:tc>
      </w:tr>
      <w:tr w:rsidR="008F54E3" w14:paraId="7BA02B49" w14:textId="77777777">
        <w:trPr>
          <w:cantSplit/>
        </w:trPr>
        <w:tc>
          <w:tcPr>
            <w:tcW w:w="1996" w:type="dxa"/>
            <w:vMerge/>
          </w:tcPr>
          <w:p w14:paraId="4AFF5E52" w14:textId="77777777" w:rsidR="008F54E3" w:rsidRDefault="008F54E3"/>
        </w:tc>
        <w:tc>
          <w:tcPr>
            <w:tcW w:w="897" w:type="dxa"/>
          </w:tcPr>
          <w:p w14:paraId="41D25338" w14:textId="77777777" w:rsidR="008F54E3" w:rsidRDefault="008C6F2C">
            <w:r>
              <w:rPr>
                <w:sz w:val="18"/>
              </w:rPr>
              <w:t>§6</w:t>
            </w:r>
          </w:p>
        </w:tc>
        <w:tc>
          <w:tcPr>
            <w:tcW w:w="5747" w:type="dxa"/>
          </w:tcPr>
          <w:p w14:paraId="3CCF669B" w14:textId="77777777" w:rsidR="008F54E3" w:rsidRDefault="008C6F2C">
            <w:r>
              <w:rPr>
                <w:sz w:val="18"/>
              </w:rPr>
              <w:t>Reflexive account of ambiguity encountered and how the analysis was revised in response.</w:t>
            </w:r>
          </w:p>
        </w:tc>
      </w:tr>
    </w:tbl>
    <w:p w14:paraId="4AA98DB3" w14:textId="77777777" w:rsidR="008F54E3" w:rsidRDefault="008C6F2C">
      <w:pPr>
        <w:pStyle w:val="Heading2"/>
        <w:pageBreakBefore/>
      </w:pPr>
      <w:bookmarkStart w:id="36" w:name="_Toc242131798"/>
      <w:r>
        <w:t>Appendix 19. Declined-work analysis, Leeds and Warrington (April to July 2026)</w:t>
      </w:r>
      <w:bookmarkEnd w:id="36"/>
    </w:p>
    <w:p w14:paraId="65ADE15E" w14:textId="77777777" w:rsidR="008F54E3" w:rsidRDefault="008C6F2C">
      <w: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5AABCF14" w14:textId="77777777" w:rsidR="008F54E3" w:rsidRDefault="008C6F2C">
      <w: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0C341CBE" w14:textId="77777777" w:rsidR="008F54E3" w:rsidRDefault="008C6F2C">
      <w: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463F5CC5" w14:textId="77777777" w:rsidR="008F54E3" w:rsidRDefault="008C6F2C">
      <w:pPr>
        <w:pStyle w:val="TableCaption"/>
        <w:keepNext/>
      </w:pPr>
      <w: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14:paraId="1FEF7086" w14:textId="77777777">
        <w:trPr>
          <w:cantSplit/>
          <w:tblHeader/>
        </w:trPr>
        <w:tc>
          <w:tcPr>
            <w:tcW w:w="1238" w:type="dxa"/>
          </w:tcPr>
          <w:p w14:paraId="07D6D0CE" w14:textId="77777777" w:rsidR="008F54E3" w:rsidRDefault="008C6F2C">
            <w:pPr>
              <w:keepNext/>
            </w:pPr>
            <w:r>
              <w:rPr>
                <w:b/>
                <w:sz w:val="18"/>
              </w:rPr>
              <w:t>Code</w:t>
            </w:r>
          </w:p>
        </w:tc>
        <w:tc>
          <w:tcPr>
            <w:tcW w:w="3278" w:type="dxa"/>
          </w:tcPr>
          <w:p w14:paraId="57151D24" w14:textId="77777777" w:rsidR="008F54E3" w:rsidRDefault="008C6F2C">
            <w:pPr>
              <w:keepNext/>
            </w:pPr>
            <w:r>
              <w:rPr>
                <w:b/>
                <w:sz w:val="18"/>
              </w:rPr>
              <w:t>Category</w:t>
            </w:r>
          </w:p>
        </w:tc>
        <w:tc>
          <w:tcPr>
            <w:tcW w:w="886" w:type="dxa"/>
          </w:tcPr>
          <w:p w14:paraId="600BD1A8" w14:textId="77777777" w:rsidR="008F54E3" w:rsidRDefault="008C6F2C">
            <w:pPr>
              <w:keepNext/>
            </w:pPr>
            <w:r>
              <w:rPr>
                <w:b/>
                <w:sz w:val="18"/>
              </w:rPr>
              <w:t>Leeds</w:t>
            </w:r>
          </w:p>
        </w:tc>
        <w:tc>
          <w:tcPr>
            <w:tcW w:w="1447" w:type="dxa"/>
          </w:tcPr>
          <w:p w14:paraId="4077033B" w14:textId="77777777" w:rsidR="008F54E3" w:rsidRDefault="008C6F2C">
            <w:pPr>
              <w:keepNext/>
            </w:pPr>
            <w:r>
              <w:rPr>
                <w:b/>
                <w:sz w:val="18"/>
              </w:rPr>
              <w:t>Warrington</w:t>
            </w:r>
          </w:p>
        </w:tc>
        <w:tc>
          <w:tcPr>
            <w:tcW w:w="862" w:type="dxa"/>
          </w:tcPr>
          <w:p w14:paraId="30C3C92C" w14:textId="77777777" w:rsidR="008F54E3" w:rsidRDefault="008C6F2C">
            <w:pPr>
              <w:keepNext/>
            </w:pPr>
            <w:r>
              <w:rPr>
                <w:b/>
                <w:sz w:val="18"/>
              </w:rPr>
              <w:t>Total</w:t>
            </w:r>
          </w:p>
        </w:tc>
        <w:tc>
          <w:tcPr>
            <w:tcW w:w="929" w:type="dxa"/>
          </w:tcPr>
          <w:p w14:paraId="6209758C" w14:textId="77777777" w:rsidR="008F54E3" w:rsidRDefault="008C6F2C">
            <w:pPr>
              <w:keepNext/>
            </w:pPr>
            <w:r>
              <w:rPr>
                <w:b/>
                <w:sz w:val="18"/>
              </w:rPr>
              <w:t>m³</w:t>
            </w:r>
          </w:p>
        </w:tc>
      </w:tr>
      <w:tr w:rsidR="008F54E3" w14:paraId="5070448F" w14:textId="77777777">
        <w:trPr>
          <w:cantSplit/>
        </w:trPr>
        <w:tc>
          <w:tcPr>
            <w:tcW w:w="1238" w:type="dxa"/>
          </w:tcPr>
          <w:p w14:paraId="3FBC9767" w14:textId="77777777" w:rsidR="008F54E3" w:rsidRDefault="008C6F2C">
            <w:r>
              <w:rPr>
                <w:sz w:val="18"/>
              </w:rPr>
              <w:t>R02</w:t>
            </w:r>
          </w:p>
        </w:tc>
        <w:tc>
          <w:tcPr>
            <w:tcW w:w="3278" w:type="dxa"/>
          </w:tcPr>
          <w:p w14:paraId="41091246" w14:textId="77777777" w:rsidR="008F54E3" w:rsidRDefault="008C6F2C">
            <w:r>
              <w:rPr>
                <w:sz w:val="18"/>
              </w:rPr>
              <w:t>Capacity: vehicle unavailable</w:t>
            </w:r>
          </w:p>
        </w:tc>
        <w:tc>
          <w:tcPr>
            <w:tcW w:w="886" w:type="dxa"/>
          </w:tcPr>
          <w:p w14:paraId="140EE8B1" w14:textId="77777777" w:rsidR="008F54E3" w:rsidRDefault="008C6F2C">
            <w:r>
              <w:rPr>
                <w:sz w:val="18"/>
              </w:rPr>
              <w:t>0</w:t>
            </w:r>
          </w:p>
        </w:tc>
        <w:tc>
          <w:tcPr>
            <w:tcW w:w="1447" w:type="dxa"/>
          </w:tcPr>
          <w:p w14:paraId="1B0178F0" w14:textId="77777777" w:rsidR="008F54E3" w:rsidRDefault="008C6F2C">
            <w:r>
              <w:rPr>
                <w:sz w:val="18"/>
              </w:rPr>
              <w:t>12</w:t>
            </w:r>
          </w:p>
        </w:tc>
        <w:tc>
          <w:tcPr>
            <w:tcW w:w="862" w:type="dxa"/>
          </w:tcPr>
          <w:p w14:paraId="2289503A" w14:textId="77777777" w:rsidR="008F54E3" w:rsidRDefault="008C6F2C">
            <w:r>
              <w:rPr>
                <w:sz w:val="18"/>
              </w:rPr>
              <w:t>12</w:t>
            </w:r>
          </w:p>
        </w:tc>
        <w:tc>
          <w:tcPr>
            <w:tcW w:w="929" w:type="dxa"/>
          </w:tcPr>
          <w:p w14:paraId="08D78E06" w14:textId="77777777" w:rsidR="008F54E3" w:rsidRDefault="008C6F2C">
            <w:r>
              <w:rPr>
                <w:sz w:val="18"/>
              </w:rPr>
              <w:t>37</w:t>
            </w:r>
          </w:p>
        </w:tc>
      </w:tr>
      <w:tr w:rsidR="008F54E3" w14:paraId="1BEE63BC" w14:textId="77777777">
        <w:trPr>
          <w:cantSplit/>
        </w:trPr>
        <w:tc>
          <w:tcPr>
            <w:tcW w:w="1238" w:type="dxa"/>
          </w:tcPr>
          <w:p w14:paraId="7E030D9E" w14:textId="77777777" w:rsidR="008F54E3" w:rsidRDefault="008C6F2C">
            <w:r>
              <w:rPr>
                <w:sz w:val="18"/>
              </w:rPr>
              <w:t>R03</w:t>
            </w:r>
          </w:p>
        </w:tc>
        <w:tc>
          <w:tcPr>
            <w:tcW w:w="3278" w:type="dxa"/>
          </w:tcPr>
          <w:p w14:paraId="562E6746" w14:textId="77777777" w:rsidR="008F54E3" w:rsidRDefault="008C6F2C">
            <w:r>
              <w:rPr>
                <w:sz w:val="18"/>
              </w:rPr>
              <w:t>Capacity: driver unavailable</w:t>
            </w:r>
          </w:p>
        </w:tc>
        <w:tc>
          <w:tcPr>
            <w:tcW w:w="886" w:type="dxa"/>
          </w:tcPr>
          <w:p w14:paraId="4D3CD274" w14:textId="77777777" w:rsidR="008F54E3" w:rsidRDefault="008C6F2C">
            <w:r>
              <w:rPr>
                <w:sz w:val="18"/>
              </w:rPr>
              <w:t>2</w:t>
            </w:r>
          </w:p>
        </w:tc>
        <w:tc>
          <w:tcPr>
            <w:tcW w:w="1447" w:type="dxa"/>
          </w:tcPr>
          <w:p w14:paraId="316286CE" w14:textId="77777777" w:rsidR="008F54E3" w:rsidRDefault="008C6F2C">
            <w:r>
              <w:rPr>
                <w:sz w:val="18"/>
              </w:rPr>
              <w:t>1</w:t>
            </w:r>
          </w:p>
        </w:tc>
        <w:tc>
          <w:tcPr>
            <w:tcW w:w="862" w:type="dxa"/>
          </w:tcPr>
          <w:p w14:paraId="2BDA5E6F" w14:textId="77777777" w:rsidR="008F54E3" w:rsidRDefault="008C6F2C">
            <w:r>
              <w:rPr>
                <w:sz w:val="18"/>
              </w:rPr>
              <w:t>3</w:t>
            </w:r>
          </w:p>
        </w:tc>
        <w:tc>
          <w:tcPr>
            <w:tcW w:w="929" w:type="dxa"/>
          </w:tcPr>
          <w:p w14:paraId="73659ABE" w14:textId="77777777" w:rsidR="008F54E3" w:rsidRDefault="008C6F2C">
            <w:r>
              <w:rPr>
                <w:sz w:val="18"/>
              </w:rPr>
              <w:t>13.5</w:t>
            </w:r>
          </w:p>
        </w:tc>
      </w:tr>
      <w:tr w:rsidR="008F54E3" w14:paraId="478B1302" w14:textId="77777777">
        <w:trPr>
          <w:cantSplit/>
        </w:trPr>
        <w:tc>
          <w:tcPr>
            <w:tcW w:w="1238" w:type="dxa"/>
          </w:tcPr>
          <w:p w14:paraId="2374EEC0" w14:textId="77777777" w:rsidR="008F54E3" w:rsidRDefault="008C6F2C">
            <w:r>
              <w:rPr>
                <w:sz w:val="18"/>
              </w:rPr>
              <w:t>R02/R03</w:t>
            </w:r>
          </w:p>
        </w:tc>
        <w:tc>
          <w:tcPr>
            <w:tcW w:w="3278" w:type="dxa"/>
          </w:tcPr>
          <w:p w14:paraId="57F81237" w14:textId="77777777" w:rsidR="008F54E3" w:rsidRDefault="008C6F2C">
            <w:r>
              <w:rPr>
                <w:sz w:val="18"/>
              </w:rPr>
              <w:t>Capacity: cause not recorded</w:t>
            </w:r>
          </w:p>
        </w:tc>
        <w:tc>
          <w:tcPr>
            <w:tcW w:w="886" w:type="dxa"/>
          </w:tcPr>
          <w:p w14:paraId="62DFB958" w14:textId="77777777" w:rsidR="008F54E3" w:rsidRDefault="008C6F2C">
            <w:r>
              <w:rPr>
                <w:sz w:val="18"/>
              </w:rPr>
              <w:t>7</w:t>
            </w:r>
          </w:p>
        </w:tc>
        <w:tc>
          <w:tcPr>
            <w:tcW w:w="1447" w:type="dxa"/>
          </w:tcPr>
          <w:p w14:paraId="3BD65E5A" w14:textId="77777777" w:rsidR="008F54E3" w:rsidRDefault="008C6F2C">
            <w:r>
              <w:rPr>
                <w:sz w:val="18"/>
              </w:rPr>
              <w:t>0</w:t>
            </w:r>
          </w:p>
        </w:tc>
        <w:tc>
          <w:tcPr>
            <w:tcW w:w="862" w:type="dxa"/>
          </w:tcPr>
          <w:p w14:paraId="29EE866D" w14:textId="77777777" w:rsidR="008F54E3" w:rsidRDefault="008C6F2C">
            <w:r>
              <w:rPr>
                <w:sz w:val="18"/>
              </w:rPr>
              <w:t>7</w:t>
            </w:r>
          </w:p>
        </w:tc>
        <w:tc>
          <w:tcPr>
            <w:tcW w:w="929" w:type="dxa"/>
          </w:tcPr>
          <w:p w14:paraId="3EA7D45F" w14:textId="77777777" w:rsidR="008F54E3" w:rsidRDefault="008C6F2C">
            <w:r>
              <w:rPr>
                <w:sz w:val="18"/>
              </w:rPr>
              <w:t>24.5</w:t>
            </w:r>
          </w:p>
        </w:tc>
      </w:tr>
      <w:tr w:rsidR="008F54E3" w14:paraId="007AEA54" w14:textId="77777777">
        <w:trPr>
          <w:cantSplit/>
        </w:trPr>
        <w:tc>
          <w:tcPr>
            <w:tcW w:w="1238" w:type="dxa"/>
          </w:tcPr>
          <w:p w14:paraId="3D650D0B" w14:textId="77777777" w:rsidR="008F54E3" w:rsidRDefault="008F54E3"/>
        </w:tc>
        <w:tc>
          <w:tcPr>
            <w:tcW w:w="3278" w:type="dxa"/>
          </w:tcPr>
          <w:p w14:paraId="68B22640" w14:textId="77777777" w:rsidR="008F54E3" w:rsidRDefault="008C6F2C">
            <w:r>
              <w:rPr>
                <w:b/>
                <w:sz w:val="18"/>
              </w:rPr>
              <w:t>Subtotal: capacity</w:t>
            </w:r>
          </w:p>
        </w:tc>
        <w:tc>
          <w:tcPr>
            <w:tcW w:w="886" w:type="dxa"/>
          </w:tcPr>
          <w:p w14:paraId="15725B7D" w14:textId="77777777" w:rsidR="008F54E3" w:rsidRDefault="008C6F2C">
            <w:r>
              <w:rPr>
                <w:b/>
                <w:sz w:val="18"/>
              </w:rPr>
              <w:t>9</w:t>
            </w:r>
          </w:p>
        </w:tc>
        <w:tc>
          <w:tcPr>
            <w:tcW w:w="1447" w:type="dxa"/>
          </w:tcPr>
          <w:p w14:paraId="5F2C9603" w14:textId="77777777" w:rsidR="008F54E3" w:rsidRDefault="008C6F2C">
            <w:r>
              <w:rPr>
                <w:b/>
                <w:sz w:val="18"/>
              </w:rPr>
              <w:t>13</w:t>
            </w:r>
          </w:p>
        </w:tc>
        <w:tc>
          <w:tcPr>
            <w:tcW w:w="862" w:type="dxa"/>
          </w:tcPr>
          <w:p w14:paraId="4C83D57E" w14:textId="77777777" w:rsidR="008F54E3" w:rsidRDefault="008C6F2C">
            <w:r>
              <w:rPr>
                <w:b/>
                <w:sz w:val="18"/>
              </w:rPr>
              <w:t>22</w:t>
            </w:r>
          </w:p>
        </w:tc>
        <w:tc>
          <w:tcPr>
            <w:tcW w:w="929" w:type="dxa"/>
          </w:tcPr>
          <w:p w14:paraId="78A22BE5" w14:textId="77777777" w:rsidR="008F54E3" w:rsidRDefault="008C6F2C">
            <w:r>
              <w:rPr>
                <w:b/>
                <w:sz w:val="18"/>
              </w:rPr>
              <w:t>75</w:t>
            </w:r>
          </w:p>
        </w:tc>
      </w:tr>
      <w:tr w:rsidR="008F54E3" w14:paraId="3BF7C8F9" w14:textId="77777777">
        <w:trPr>
          <w:cantSplit/>
        </w:trPr>
        <w:tc>
          <w:tcPr>
            <w:tcW w:w="1238" w:type="dxa"/>
          </w:tcPr>
          <w:p w14:paraId="067C4EFE" w14:textId="77777777" w:rsidR="008F54E3" w:rsidRDefault="008C6F2C">
            <w:r>
              <w:rPr>
                <w:sz w:val="18"/>
              </w:rPr>
              <w:t>R06</w:t>
            </w:r>
          </w:p>
        </w:tc>
        <w:tc>
          <w:tcPr>
            <w:tcW w:w="3278" w:type="dxa"/>
          </w:tcPr>
          <w:p w14:paraId="69EF1BC5" w14:textId="77777777" w:rsidR="008F54E3" w:rsidRDefault="008C6F2C">
            <w:r>
              <w:rPr>
                <w:sz w:val="18"/>
              </w:rPr>
              <w:t>Price not agreed (lost to competitor)</w:t>
            </w:r>
          </w:p>
        </w:tc>
        <w:tc>
          <w:tcPr>
            <w:tcW w:w="886" w:type="dxa"/>
          </w:tcPr>
          <w:p w14:paraId="1509546E" w14:textId="77777777" w:rsidR="008F54E3" w:rsidRDefault="008C6F2C">
            <w:r>
              <w:rPr>
                <w:sz w:val="18"/>
              </w:rPr>
              <w:t>0</w:t>
            </w:r>
          </w:p>
        </w:tc>
        <w:tc>
          <w:tcPr>
            <w:tcW w:w="1447" w:type="dxa"/>
          </w:tcPr>
          <w:p w14:paraId="21F8BDDB" w14:textId="77777777" w:rsidR="008F54E3" w:rsidRDefault="008C6F2C">
            <w:r>
              <w:rPr>
                <w:sz w:val="18"/>
              </w:rPr>
              <w:t>2</w:t>
            </w:r>
          </w:p>
        </w:tc>
        <w:tc>
          <w:tcPr>
            <w:tcW w:w="862" w:type="dxa"/>
          </w:tcPr>
          <w:p w14:paraId="5E982F62" w14:textId="77777777" w:rsidR="008F54E3" w:rsidRDefault="008C6F2C">
            <w:r>
              <w:rPr>
                <w:sz w:val="18"/>
              </w:rPr>
              <w:t>2</w:t>
            </w:r>
          </w:p>
        </w:tc>
        <w:tc>
          <w:tcPr>
            <w:tcW w:w="929" w:type="dxa"/>
          </w:tcPr>
          <w:p w14:paraId="0F5E9E9E" w14:textId="77777777" w:rsidR="008F54E3" w:rsidRDefault="008C6F2C">
            <w:r>
              <w:rPr>
                <w:sz w:val="18"/>
              </w:rPr>
              <w:t>≥250</w:t>
            </w:r>
          </w:p>
        </w:tc>
      </w:tr>
      <w:tr w:rsidR="008F54E3" w14:paraId="415987A1" w14:textId="77777777">
        <w:trPr>
          <w:cantSplit/>
        </w:trPr>
        <w:tc>
          <w:tcPr>
            <w:tcW w:w="1238" w:type="dxa"/>
          </w:tcPr>
          <w:p w14:paraId="2BE5CD6D" w14:textId="77777777" w:rsidR="008F54E3" w:rsidRDefault="008C6F2C">
            <w:r>
              <w:rPr>
                <w:sz w:val="18"/>
              </w:rPr>
              <w:t>R01</w:t>
            </w:r>
          </w:p>
        </w:tc>
        <w:tc>
          <w:tcPr>
            <w:tcW w:w="3278" w:type="dxa"/>
          </w:tcPr>
          <w:p w14:paraId="2A06A7B0" w14:textId="77777777" w:rsidR="008F54E3" w:rsidRDefault="008C6F2C">
            <w:r>
              <w:rPr>
                <w:sz w:val="18"/>
              </w:rPr>
              <w:t>Beyond range / distance</w:t>
            </w:r>
          </w:p>
        </w:tc>
        <w:tc>
          <w:tcPr>
            <w:tcW w:w="886" w:type="dxa"/>
          </w:tcPr>
          <w:p w14:paraId="5C5BE3A7" w14:textId="77777777" w:rsidR="008F54E3" w:rsidRDefault="008C6F2C">
            <w:r>
              <w:rPr>
                <w:sz w:val="18"/>
              </w:rPr>
              <w:t>0</w:t>
            </w:r>
          </w:p>
        </w:tc>
        <w:tc>
          <w:tcPr>
            <w:tcW w:w="1447" w:type="dxa"/>
          </w:tcPr>
          <w:p w14:paraId="4C3959E7" w14:textId="77777777" w:rsidR="008F54E3" w:rsidRDefault="008C6F2C">
            <w:r>
              <w:rPr>
                <w:sz w:val="18"/>
              </w:rPr>
              <w:t>1</w:t>
            </w:r>
          </w:p>
        </w:tc>
        <w:tc>
          <w:tcPr>
            <w:tcW w:w="862" w:type="dxa"/>
          </w:tcPr>
          <w:p w14:paraId="4F3AE3C2" w14:textId="77777777" w:rsidR="008F54E3" w:rsidRDefault="008C6F2C">
            <w:r>
              <w:rPr>
                <w:sz w:val="18"/>
              </w:rPr>
              <w:t>1</w:t>
            </w:r>
          </w:p>
        </w:tc>
        <w:tc>
          <w:tcPr>
            <w:tcW w:w="929" w:type="dxa"/>
          </w:tcPr>
          <w:p w14:paraId="21407873" w14:textId="77777777" w:rsidR="008F54E3" w:rsidRDefault="008C6F2C">
            <w:r>
              <w:rPr>
                <w:sz w:val="18"/>
              </w:rPr>
              <w:t>18</w:t>
            </w:r>
          </w:p>
        </w:tc>
      </w:tr>
      <w:tr w:rsidR="008F54E3" w14:paraId="57D3B581" w14:textId="77777777">
        <w:trPr>
          <w:cantSplit/>
        </w:trPr>
        <w:tc>
          <w:tcPr>
            <w:tcW w:w="1238" w:type="dxa"/>
          </w:tcPr>
          <w:p w14:paraId="22B4F9A4" w14:textId="77777777" w:rsidR="008F54E3" w:rsidRDefault="008C6F2C">
            <w:r>
              <w:rPr>
                <w:sz w:val="18"/>
              </w:rPr>
              <w:t>R08</w:t>
            </w:r>
          </w:p>
        </w:tc>
        <w:tc>
          <w:tcPr>
            <w:tcW w:w="3278" w:type="dxa"/>
          </w:tcPr>
          <w:p w14:paraId="13D9CD5E" w14:textId="77777777" w:rsidR="008F54E3" w:rsidRDefault="008C6F2C">
            <w:r>
              <w:rPr>
                <w:sz w:val="18"/>
              </w:rPr>
              <w:t>Other (unclear)</w:t>
            </w:r>
          </w:p>
        </w:tc>
        <w:tc>
          <w:tcPr>
            <w:tcW w:w="886" w:type="dxa"/>
          </w:tcPr>
          <w:p w14:paraId="25A838E3" w14:textId="77777777" w:rsidR="008F54E3" w:rsidRDefault="008C6F2C">
            <w:r>
              <w:rPr>
                <w:sz w:val="18"/>
              </w:rPr>
              <w:t>0</w:t>
            </w:r>
          </w:p>
        </w:tc>
        <w:tc>
          <w:tcPr>
            <w:tcW w:w="1447" w:type="dxa"/>
          </w:tcPr>
          <w:p w14:paraId="419B169C" w14:textId="77777777" w:rsidR="008F54E3" w:rsidRDefault="008C6F2C">
            <w:r>
              <w:rPr>
                <w:sz w:val="18"/>
              </w:rPr>
              <w:t>1</w:t>
            </w:r>
          </w:p>
        </w:tc>
        <w:tc>
          <w:tcPr>
            <w:tcW w:w="862" w:type="dxa"/>
          </w:tcPr>
          <w:p w14:paraId="75BF36B6" w14:textId="77777777" w:rsidR="008F54E3" w:rsidRDefault="008C6F2C">
            <w:r>
              <w:rPr>
                <w:sz w:val="18"/>
              </w:rPr>
              <w:t>1</w:t>
            </w:r>
          </w:p>
        </w:tc>
        <w:tc>
          <w:tcPr>
            <w:tcW w:w="929" w:type="dxa"/>
          </w:tcPr>
          <w:p w14:paraId="43A2CE5E" w14:textId="77777777" w:rsidR="008F54E3" w:rsidRDefault="008C6F2C">
            <w:r>
              <w:rPr>
                <w:sz w:val="18"/>
              </w:rPr>
              <w:t>6</w:t>
            </w:r>
          </w:p>
        </w:tc>
      </w:tr>
      <w:tr w:rsidR="008F54E3" w14:paraId="7110BA71" w14:textId="77777777">
        <w:trPr>
          <w:cantSplit/>
        </w:trPr>
        <w:tc>
          <w:tcPr>
            <w:tcW w:w="1238" w:type="dxa"/>
          </w:tcPr>
          <w:p w14:paraId="6FE6E908" w14:textId="77777777" w:rsidR="008F54E3" w:rsidRDefault="008C6F2C">
            <w:r>
              <w:rPr>
                <w:sz w:val="18"/>
              </w:rPr>
              <w:t>—</w:t>
            </w:r>
          </w:p>
        </w:tc>
        <w:tc>
          <w:tcPr>
            <w:tcW w:w="3278" w:type="dxa"/>
          </w:tcPr>
          <w:p w14:paraId="0886C994" w14:textId="77777777" w:rsidR="008F54E3" w:rsidRDefault="008C6F2C">
            <w:r>
              <w:rPr>
                <w:sz w:val="18"/>
              </w:rPr>
              <w:t>No reason recorded</w:t>
            </w:r>
          </w:p>
        </w:tc>
        <w:tc>
          <w:tcPr>
            <w:tcW w:w="886" w:type="dxa"/>
          </w:tcPr>
          <w:p w14:paraId="35EFD502" w14:textId="77777777" w:rsidR="008F54E3" w:rsidRDefault="008C6F2C">
            <w:r>
              <w:rPr>
                <w:sz w:val="18"/>
              </w:rPr>
              <w:t>1</w:t>
            </w:r>
          </w:p>
        </w:tc>
        <w:tc>
          <w:tcPr>
            <w:tcW w:w="1447" w:type="dxa"/>
          </w:tcPr>
          <w:p w14:paraId="4CCB87F1" w14:textId="77777777" w:rsidR="008F54E3" w:rsidRDefault="008C6F2C">
            <w:r>
              <w:rPr>
                <w:sz w:val="18"/>
              </w:rPr>
              <w:t>0</w:t>
            </w:r>
          </w:p>
        </w:tc>
        <w:tc>
          <w:tcPr>
            <w:tcW w:w="862" w:type="dxa"/>
          </w:tcPr>
          <w:p w14:paraId="372AF6B4" w14:textId="77777777" w:rsidR="008F54E3" w:rsidRDefault="008C6F2C">
            <w:r>
              <w:rPr>
                <w:sz w:val="18"/>
              </w:rPr>
              <w:t>1</w:t>
            </w:r>
          </w:p>
        </w:tc>
        <w:tc>
          <w:tcPr>
            <w:tcW w:w="929" w:type="dxa"/>
          </w:tcPr>
          <w:p w14:paraId="06471C2E" w14:textId="77777777" w:rsidR="008F54E3" w:rsidRDefault="008C6F2C">
            <w:r>
              <w:rPr>
                <w:sz w:val="18"/>
              </w:rPr>
              <w:t>35</w:t>
            </w:r>
          </w:p>
        </w:tc>
      </w:tr>
      <w:tr w:rsidR="008F54E3" w14:paraId="652E8F19" w14:textId="77777777">
        <w:trPr>
          <w:cantSplit/>
        </w:trPr>
        <w:tc>
          <w:tcPr>
            <w:tcW w:w="1238" w:type="dxa"/>
          </w:tcPr>
          <w:p w14:paraId="29CD87EC" w14:textId="77777777" w:rsidR="008F54E3" w:rsidRDefault="008F54E3"/>
        </w:tc>
        <w:tc>
          <w:tcPr>
            <w:tcW w:w="3278" w:type="dxa"/>
          </w:tcPr>
          <w:p w14:paraId="4CE440C6" w14:textId="77777777" w:rsidR="008F54E3" w:rsidRDefault="008C6F2C">
            <w:r>
              <w:rPr>
                <w:b/>
                <w:sz w:val="18"/>
              </w:rPr>
              <w:t>Total</w:t>
            </w:r>
          </w:p>
        </w:tc>
        <w:tc>
          <w:tcPr>
            <w:tcW w:w="886" w:type="dxa"/>
          </w:tcPr>
          <w:p w14:paraId="6B95D62D" w14:textId="77777777" w:rsidR="008F54E3" w:rsidRDefault="008C6F2C">
            <w:r>
              <w:rPr>
                <w:b/>
                <w:sz w:val="18"/>
              </w:rPr>
              <w:t>10</w:t>
            </w:r>
          </w:p>
        </w:tc>
        <w:tc>
          <w:tcPr>
            <w:tcW w:w="1447" w:type="dxa"/>
          </w:tcPr>
          <w:p w14:paraId="6E466BEA" w14:textId="77777777" w:rsidR="008F54E3" w:rsidRDefault="008C6F2C">
            <w:r>
              <w:rPr>
                <w:b/>
                <w:sz w:val="18"/>
              </w:rPr>
              <w:t>17</w:t>
            </w:r>
          </w:p>
        </w:tc>
        <w:tc>
          <w:tcPr>
            <w:tcW w:w="862" w:type="dxa"/>
          </w:tcPr>
          <w:p w14:paraId="1EA6DBAF" w14:textId="77777777" w:rsidR="008F54E3" w:rsidRDefault="008C6F2C">
            <w:r>
              <w:rPr>
                <w:b/>
                <w:sz w:val="18"/>
              </w:rPr>
              <w:t>27</w:t>
            </w:r>
          </w:p>
        </w:tc>
        <w:tc>
          <w:tcPr>
            <w:tcW w:w="929" w:type="dxa"/>
          </w:tcPr>
          <w:p w14:paraId="02467CCE" w14:textId="77777777" w:rsidR="008F54E3" w:rsidRDefault="008C6F2C">
            <w:r>
              <w:rPr>
                <w:b/>
                <w:sz w:val="18"/>
              </w:rPr>
              <w:t>≥384</w:t>
            </w:r>
          </w:p>
        </w:tc>
      </w:tr>
    </w:tbl>
    <w:p w14:paraId="4634AEFD" w14:textId="77777777" w:rsidR="008F54E3" w:rsidRDefault="008C6F2C">
      <w:pPr>
        <w:pStyle w:val="TableCaption"/>
        <w:keepNext/>
        <w:spacing w:before="240"/>
      </w:pPr>
      <w:r>
        <w:t>Figure A19.1. Declined enquiries by number and by volume, Leeds and Warrington, April to July 2026</w:t>
      </w:r>
    </w:p>
    <w:p w14:paraId="6E2A08E2" w14:textId="77777777" w:rsidR="008F54E3" w:rsidRDefault="008C6F2C">
      <w:pPr>
        <w:keepNext/>
      </w:pPr>
      <w:r>
        <w:rPr>
          <w:noProof/>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9"/>
                    <a:stretch>
                      <a:fillRect/>
                    </a:stretch>
                  </pic:blipFill>
                  <pic:spPr>
                    <a:xfrm>
                      <a:off x="0" y="0"/>
                      <a:ext cx="5400000" cy="2112262"/>
                    </a:xfrm>
                    <a:prstGeom prst="rect">
                      <a:avLst/>
                    </a:prstGeom>
                  </pic:spPr>
                </pic:pic>
              </a:graphicData>
            </a:graphic>
          </wp:inline>
        </w:drawing>
      </w:r>
    </w:p>
    <w:p w14:paraId="5DA3B24C" w14:textId="77777777" w:rsidR="00A05C10" w:rsidRDefault="00983170">
      <w:pPr>
        <w:pStyle w:val="TableNote"/>
      </w:pPr>
      <w:r>
        <w:rPr>
          <w:i/>
        </w:rPr>
        <w:t>Note.</w:t>
      </w:r>
      <w:r>
        <w:t xml:space="preserve"> Data from the Leeds and Warrington declined-work logs, April to July 2026, coded by the author (Table A19.2). Price-related volume is a minimum, because one job was logged as '50m+'.</w:t>
      </w:r>
    </w:p>
    <w:p w14:paraId="6BFBF289" w14:textId="77777777" w:rsidR="008F54E3" w:rsidRDefault="008C6F2C">
      <w:pPr>
        <w:pStyle w:val="TableCaption"/>
        <w:keepNext/>
      </w:pPr>
      <w: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14:paraId="0C632546" w14:textId="77777777">
        <w:trPr>
          <w:cantSplit/>
          <w:tblHeader/>
        </w:trPr>
        <w:tc>
          <w:tcPr>
            <w:tcW w:w="726" w:type="dxa"/>
          </w:tcPr>
          <w:p w14:paraId="3B94654F" w14:textId="77777777" w:rsidR="008F54E3" w:rsidRDefault="008C6F2C">
            <w:pPr>
              <w:keepNext/>
            </w:pPr>
            <w:r>
              <w:rPr>
                <w:b/>
                <w:sz w:val="16"/>
              </w:rPr>
              <w:t>ID</w:t>
            </w:r>
          </w:p>
        </w:tc>
        <w:tc>
          <w:tcPr>
            <w:tcW w:w="1646" w:type="dxa"/>
          </w:tcPr>
          <w:p w14:paraId="46FF6522" w14:textId="77777777" w:rsidR="008F54E3" w:rsidRDefault="008C6F2C">
            <w:pPr>
              <w:keepNext/>
            </w:pPr>
            <w:r>
              <w:rPr>
                <w:b/>
                <w:sz w:val="16"/>
              </w:rPr>
              <w:t>Date (as logged)</w:t>
            </w:r>
          </w:p>
        </w:tc>
        <w:tc>
          <w:tcPr>
            <w:tcW w:w="1846" w:type="dxa"/>
          </w:tcPr>
          <w:p w14:paraId="4ED7B699" w14:textId="77777777" w:rsidR="008F54E3" w:rsidRDefault="008C6F2C">
            <w:pPr>
              <w:keepNext/>
            </w:pPr>
            <w:r>
              <w:rPr>
                <w:b/>
                <w:sz w:val="16"/>
              </w:rPr>
              <w:t>Area</w:t>
            </w:r>
          </w:p>
        </w:tc>
        <w:tc>
          <w:tcPr>
            <w:tcW w:w="591" w:type="dxa"/>
          </w:tcPr>
          <w:p w14:paraId="4484DEFA" w14:textId="77777777" w:rsidR="008F54E3" w:rsidRDefault="008C6F2C">
            <w:pPr>
              <w:keepNext/>
            </w:pPr>
            <w:r>
              <w:rPr>
                <w:b/>
                <w:sz w:val="16"/>
              </w:rPr>
              <w:t>m³</w:t>
            </w:r>
          </w:p>
        </w:tc>
        <w:tc>
          <w:tcPr>
            <w:tcW w:w="2746" w:type="dxa"/>
          </w:tcPr>
          <w:p w14:paraId="386AFD07" w14:textId="77777777" w:rsidR="008F54E3" w:rsidRDefault="008C6F2C">
            <w:pPr>
              <w:keepNext/>
            </w:pPr>
            <w:r>
              <w:rPr>
                <w:b/>
                <w:sz w:val="16"/>
              </w:rPr>
              <w:t>Reason as logged</w:t>
            </w:r>
          </w:p>
        </w:tc>
        <w:tc>
          <w:tcPr>
            <w:tcW w:w="1085" w:type="dxa"/>
          </w:tcPr>
          <w:p w14:paraId="7B79D812" w14:textId="77777777" w:rsidR="008F54E3" w:rsidRDefault="008C6F2C">
            <w:pPr>
              <w:keepNext/>
            </w:pPr>
            <w:r>
              <w:rPr>
                <w:b/>
                <w:sz w:val="16"/>
              </w:rPr>
              <w:t>Code</w:t>
            </w:r>
          </w:p>
        </w:tc>
      </w:tr>
      <w:tr w:rsidR="008F54E3" w14:paraId="5740D21E" w14:textId="77777777">
        <w:trPr>
          <w:cantSplit/>
        </w:trPr>
        <w:tc>
          <w:tcPr>
            <w:tcW w:w="726" w:type="dxa"/>
          </w:tcPr>
          <w:p w14:paraId="5299B649" w14:textId="77777777" w:rsidR="008F54E3" w:rsidRDefault="008C6F2C">
            <w:r>
              <w:rPr>
                <w:sz w:val="16"/>
              </w:rPr>
              <w:t>L01</w:t>
            </w:r>
          </w:p>
        </w:tc>
        <w:tc>
          <w:tcPr>
            <w:tcW w:w="1646" w:type="dxa"/>
          </w:tcPr>
          <w:p w14:paraId="6DF2EFC6" w14:textId="77777777" w:rsidR="008F54E3" w:rsidRDefault="008C6F2C">
            <w:r>
              <w:rPr>
                <w:sz w:val="16"/>
              </w:rPr>
              <w:t>05/05/2026</w:t>
            </w:r>
          </w:p>
        </w:tc>
        <w:tc>
          <w:tcPr>
            <w:tcW w:w="1846" w:type="dxa"/>
          </w:tcPr>
          <w:p w14:paraId="1BE5764B" w14:textId="77777777" w:rsidR="008F54E3" w:rsidRDefault="008C6F2C">
            <w:r>
              <w:rPr>
                <w:sz w:val="16"/>
              </w:rPr>
              <w:t>Cookridge</w:t>
            </w:r>
          </w:p>
        </w:tc>
        <w:tc>
          <w:tcPr>
            <w:tcW w:w="591" w:type="dxa"/>
          </w:tcPr>
          <w:p w14:paraId="4CF7DC5C" w14:textId="77777777" w:rsidR="008F54E3" w:rsidRDefault="008C6F2C">
            <w:r>
              <w:rPr>
                <w:sz w:val="16"/>
              </w:rPr>
              <w:t>3</w:t>
            </w:r>
          </w:p>
        </w:tc>
        <w:tc>
          <w:tcPr>
            <w:tcW w:w="2746" w:type="dxa"/>
          </w:tcPr>
          <w:p w14:paraId="5BCD8957" w14:textId="77777777" w:rsidR="008F54E3" w:rsidRDefault="008C6F2C">
            <w:r>
              <w:rPr>
                <w:sz w:val="16"/>
              </w:rPr>
              <w:t>Offered 3.30pm no availbility before didnt book moved on</w:t>
            </w:r>
          </w:p>
        </w:tc>
        <w:tc>
          <w:tcPr>
            <w:tcW w:w="1085" w:type="dxa"/>
          </w:tcPr>
          <w:p w14:paraId="771AB93A" w14:textId="77777777" w:rsidR="008F54E3" w:rsidRDefault="008C6F2C">
            <w:r>
              <w:rPr>
                <w:sz w:val="16"/>
              </w:rPr>
              <w:t>R02/R03</w:t>
            </w:r>
          </w:p>
        </w:tc>
      </w:tr>
      <w:tr w:rsidR="008F54E3" w14:paraId="064525E2" w14:textId="77777777">
        <w:trPr>
          <w:cantSplit/>
        </w:trPr>
        <w:tc>
          <w:tcPr>
            <w:tcW w:w="726" w:type="dxa"/>
          </w:tcPr>
          <w:p w14:paraId="6CC9A00A" w14:textId="77777777" w:rsidR="008F54E3" w:rsidRDefault="008C6F2C">
            <w:r>
              <w:rPr>
                <w:sz w:val="16"/>
              </w:rPr>
              <w:t>L02</w:t>
            </w:r>
          </w:p>
        </w:tc>
        <w:tc>
          <w:tcPr>
            <w:tcW w:w="1646" w:type="dxa"/>
          </w:tcPr>
          <w:p w14:paraId="0E0D82FE" w14:textId="77777777" w:rsidR="008F54E3" w:rsidRDefault="008C6F2C">
            <w:r>
              <w:rPr>
                <w:sz w:val="16"/>
              </w:rPr>
              <w:t>23/5/26</w:t>
            </w:r>
          </w:p>
        </w:tc>
        <w:tc>
          <w:tcPr>
            <w:tcW w:w="1846" w:type="dxa"/>
          </w:tcPr>
          <w:p w14:paraId="3766F85B" w14:textId="77777777" w:rsidR="008F54E3" w:rsidRDefault="008C6F2C">
            <w:r>
              <w:rPr>
                <w:sz w:val="16"/>
              </w:rPr>
              <w:t>Rotherham, out of hours</w:t>
            </w:r>
          </w:p>
        </w:tc>
        <w:tc>
          <w:tcPr>
            <w:tcW w:w="591" w:type="dxa"/>
          </w:tcPr>
          <w:p w14:paraId="045289BD" w14:textId="77777777" w:rsidR="008F54E3" w:rsidRDefault="008C6F2C">
            <w:r>
              <w:rPr>
                <w:sz w:val="16"/>
              </w:rPr>
              <w:t>2.5</w:t>
            </w:r>
          </w:p>
        </w:tc>
        <w:tc>
          <w:tcPr>
            <w:tcW w:w="2746" w:type="dxa"/>
          </w:tcPr>
          <w:p w14:paraId="6D7AC07E" w14:textId="77777777" w:rsidR="008F54E3" w:rsidRDefault="008C6F2C">
            <w:r>
              <w:rPr>
                <w:sz w:val="16"/>
              </w:rPr>
              <w:t>No driver availbility</w:t>
            </w:r>
          </w:p>
        </w:tc>
        <w:tc>
          <w:tcPr>
            <w:tcW w:w="1085" w:type="dxa"/>
          </w:tcPr>
          <w:p w14:paraId="1937A1C1" w14:textId="77777777" w:rsidR="008F54E3" w:rsidRDefault="008C6F2C">
            <w:r>
              <w:rPr>
                <w:sz w:val="16"/>
              </w:rPr>
              <w:t>R03</w:t>
            </w:r>
          </w:p>
        </w:tc>
      </w:tr>
      <w:tr w:rsidR="008F54E3" w14:paraId="0785E143" w14:textId="77777777">
        <w:trPr>
          <w:cantSplit/>
        </w:trPr>
        <w:tc>
          <w:tcPr>
            <w:tcW w:w="726" w:type="dxa"/>
          </w:tcPr>
          <w:p w14:paraId="25CB0E7E" w14:textId="77777777" w:rsidR="008F54E3" w:rsidRDefault="008C6F2C">
            <w:r>
              <w:rPr>
                <w:sz w:val="16"/>
              </w:rPr>
              <w:t>L03</w:t>
            </w:r>
          </w:p>
        </w:tc>
        <w:tc>
          <w:tcPr>
            <w:tcW w:w="1646" w:type="dxa"/>
          </w:tcPr>
          <w:p w14:paraId="79F7C4DF" w14:textId="77777777" w:rsidR="008F54E3" w:rsidRDefault="008C6F2C">
            <w:r>
              <w:rPr>
                <w:sz w:val="16"/>
              </w:rPr>
              <w:t>29/5/ (no year; treated as 2026)</w:t>
            </w:r>
          </w:p>
        </w:tc>
        <w:tc>
          <w:tcPr>
            <w:tcW w:w="1846" w:type="dxa"/>
          </w:tcPr>
          <w:p w14:paraId="31489BB2" w14:textId="77777777" w:rsidR="008F54E3" w:rsidRDefault="008C6F2C">
            <w:r>
              <w:rPr>
                <w:sz w:val="16"/>
              </w:rPr>
              <w:t>Wakefield</w:t>
            </w:r>
          </w:p>
        </w:tc>
        <w:tc>
          <w:tcPr>
            <w:tcW w:w="591" w:type="dxa"/>
          </w:tcPr>
          <w:p w14:paraId="4989B8BB" w14:textId="77777777" w:rsidR="008F54E3" w:rsidRDefault="008C6F2C">
            <w:r>
              <w:rPr>
                <w:sz w:val="16"/>
              </w:rPr>
              <w:t>2.5</w:t>
            </w:r>
          </w:p>
        </w:tc>
        <w:tc>
          <w:tcPr>
            <w:tcW w:w="2746" w:type="dxa"/>
          </w:tcPr>
          <w:p w14:paraId="4380B932" w14:textId="77777777" w:rsidR="008F54E3" w:rsidRDefault="008C6F2C">
            <w:r>
              <w:rPr>
                <w:sz w:val="16"/>
              </w:rPr>
              <w:t>No Availability until 4pm</w:t>
            </w:r>
          </w:p>
        </w:tc>
        <w:tc>
          <w:tcPr>
            <w:tcW w:w="1085" w:type="dxa"/>
          </w:tcPr>
          <w:p w14:paraId="3C4D9625" w14:textId="77777777" w:rsidR="008F54E3" w:rsidRDefault="008C6F2C">
            <w:r>
              <w:rPr>
                <w:sz w:val="16"/>
              </w:rPr>
              <w:t>R02/R03</w:t>
            </w:r>
          </w:p>
        </w:tc>
      </w:tr>
      <w:tr w:rsidR="008F54E3" w14:paraId="7BFA877A" w14:textId="77777777">
        <w:trPr>
          <w:cantSplit/>
        </w:trPr>
        <w:tc>
          <w:tcPr>
            <w:tcW w:w="726" w:type="dxa"/>
          </w:tcPr>
          <w:p w14:paraId="361F7652" w14:textId="77777777" w:rsidR="008F54E3" w:rsidRDefault="008C6F2C">
            <w:r>
              <w:rPr>
                <w:sz w:val="16"/>
              </w:rPr>
              <w:t>L04</w:t>
            </w:r>
          </w:p>
        </w:tc>
        <w:tc>
          <w:tcPr>
            <w:tcW w:w="1646" w:type="dxa"/>
          </w:tcPr>
          <w:p w14:paraId="700AFD5B" w14:textId="77777777" w:rsidR="008F54E3" w:rsidRDefault="008C6F2C">
            <w:r>
              <w:rPr>
                <w:sz w:val="16"/>
              </w:rPr>
              <w:t>3.6.25 (treated as 2026)</w:t>
            </w:r>
          </w:p>
        </w:tc>
        <w:tc>
          <w:tcPr>
            <w:tcW w:w="1846" w:type="dxa"/>
          </w:tcPr>
          <w:p w14:paraId="70A67687" w14:textId="77777777" w:rsidR="008F54E3" w:rsidRDefault="008C6F2C">
            <w:r>
              <w:rPr>
                <w:sz w:val="16"/>
              </w:rPr>
              <w:t>Wetherby</w:t>
            </w:r>
          </w:p>
        </w:tc>
        <w:tc>
          <w:tcPr>
            <w:tcW w:w="591" w:type="dxa"/>
          </w:tcPr>
          <w:p w14:paraId="3D1E1D97" w14:textId="77777777" w:rsidR="008F54E3" w:rsidRDefault="008C6F2C">
            <w:r>
              <w:rPr>
                <w:sz w:val="16"/>
              </w:rPr>
              <w:t>3</w:t>
            </w:r>
          </w:p>
        </w:tc>
        <w:tc>
          <w:tcPr>
            <w:tcW w:w="2746" w:type="dxa"/>
          </w:tcPr>
          <w:p w14:paraId="47621022" w14:textId="77777777" w:rsidR="008F54E3" w:rsidRDefault="008C6F2C">
            <w:r>
              <w:rPr>
                <w:sz w:val="16"/>
              </w:rPr>
              <w:t>wanted am slot nothing available offerd pm did not book</w:t>
            </w:r>
          </w:p>
        </w:tc>
        <w:tc>
          <w:tcPr>
            <w:tcW w:w="1085" w:type="dxa"/>
          </w:tcPr>
          <w:p w14:paraId="1811BFDF" w14:textId="77777777" w:rsidR="008F54E3" w:rsidRDefault="008C6F2C">
            <w:r>
              <w:rPr>
                <w:sz w:val="16"/>
              </w:rPr>
              <w:t>R02/R03</w:t>
            </w:r>
          </w:p>
        </w:tc>
      </w:tr>
      <w:tr w:rsidR="008F54E3" w14:paraId="1CA4EF53" w14:textId="77777777">
        <w:trPr>
          <w:cantSplit/>
        </w:trPr>
        <w:tc>
          <w:tcPr>
            <w:tcW w:w="726" w:type="dxa"/>
          </w:tcPr>
          <w:p w14:paraId="552C5FBC" w14:textId="77777777" w:rsidR="008F54E3" w:rsidRDefault="008C6F2C">
            <w:r>
              <w:rPr>
                <w:sz w:val="16"/>
              </w:rPr>
              <w:t>L05</w:t>
            </w:r>
          </w:p>
        </w:tc>
        <w:tc>
          <w:tcPr>
            <w:tcW w:w="1646" w:type="dxa"/>
          </w:tcPr>
          <w:p w14:paraId="2261986C" w14:textId="77777777" w:rsidR="008F54E3" w:rsidRDefault="008C6F2C">
            <w:r>
              <w:rPr>
                <w:sz w:val="16"/>
              </w:rPr>
              <w:t>4.6.25 (treated as 2026)</w:t>
            </w:r>
          </w:p>
        </w:tc>
        <w:tc>
          <w:tcPr>
            <w:tcW w:w="1846" w:type="dxa"/>
          </w:tcPr>
          <w:p w14:paraId="15213B02" w14:textId="77777777" w:rsidR="008F54E3" w:rsidRDefault="008C6F2C">
            <w:r>
              <w:rPr>
                <w:sz w:val="16"/>
              </w:rPr>
              <w:t>Leeds (Otley Road)</w:t>
            </w:r>
          </w:p>
        </w:tc>
        <w:tc>
          <w:tcPr>
            <w:tcW w:w="591" w:type="dxa"/>
          </w:tcPr>
          <w:p w14:paraId="36E1720D" w14:textId="77777777" w:rsidR="008F54E3" w:rsidRDefault="008C6F2C">
            <w:r>
              <w:rPr>
                <w:sz w:val="16"/>
              </w:rPr>
              <w:t>2</w:t>
            </w:r>
          </w:p>
        </w:tc>
        <w:tc>
          <w:tcPr>
            <w:tcW w:w="2746" w:type="dxa"/>
          </w:tcPr>
          <w:p w14:paraId="01E12AA7" w14:textId="77777777" w:rsidR="008F54E3" w:rsidRDefault="008C6F2C">
            <w:r>
              <w:rPr>
                <w:sz w:val="16"/>
              </w:rPr>
              <w:t>No Availability until 4pm</w:t>
            </w:r>
          </w:p>
        </w:tc>
        <w:tc>
          <w:tcPr>
            <w:tcW w:w="1085" w:type="dxa"/>
          </w:tcPr>
          <w:p w14:paraId="362DF88C" w14:textId="77777777" w:rsidR="008F54E3" w:rsidRDefault="008C6F2C">
            <w:r>
              <w:rPr>
                <w:sz w:val="16"/>
              </w:rPr>
              <w:t>R02/R03</w:t>
            </w:r>
          </w:p>
        </w:tc>
      </w:tr>
      <w:tr w:rsidR="008F54E3" w14:paraId="5D3A73D6" w14:textId="77777777">
        <w:trPr>
          <w:cantSplit/>
        </w:trPr>
        <w:tc>
          <w:tcPr>
            <w:tcW w:w="726" w:type="dxa"/>
          </w:tcPr>
          <w:p w14:paraId="7E7E132C" w14:textId="77777777" w:rsidR="008F54E3" w:rsidRDefault="008C6F2C">
            <w:r>
              <w:rPr>
                <w:sz w:val="16"/>
              </w:rPr>
              <w:t>L06</w:t>
            </w:r>
          </w:p>
        </w:tc>
        <w:tc>
          <w:tcPr>
            <w:tcW w:w="1646" w:type="dxa"/>
          </w:tcPr>
          <w:p w14:paraId="45B27EE3" w14:textId="77777777" w:rsidR="008F54E3" w:rsidRDefault="008C6F2C">
            <w:r>
              <w:rPr>
                <w:sz w:val="16"/>
              </w:rPr>
              <w:t>4.6.25 (treated as 2026)</w:t>
            </w:r>
          </w:p>
        </w:tc>
        <w:tc>
          <w:tcPr>
            <w:tcW w:w="1846" w:type="dxa"/>
          </w:tcPr>
          <w:p w14:paraId="6BBAA6B3" w14:textId="77777777" w:rsidR="008F54E3" w:rsidRDefault="008C6F2C">
            <w:r>
              <w:rPr>
                <w:sz w:val="16"/>
              </w:rPr>
              <w:t>Dewsbury</w:t>
            </w:r>
          </w:p>
        </w:tc>
        <w:tc>
          <w:tcPr>
            <w:tcW w:w="591" w:type="dxa"/>
          </w:tcPr>
          <w:p w14:paraId="729A11DE" w14:textId="77777777" w:rsidR="008F54E3" w:rsidRDefault="008C6F2C">
            <w:r>
              <w:rPr>
                <w:sz w:val="16"/>
              </w:rPr>
              <w:t>2</w:t>
            </w:r>
          </w:p>
        </w:tc>
        <w:tc>
          <w:tcPr>
            <w:tcW w:w="2746" w:type="dxa"/>
          </w:tcPr>
          <w:p w14:paraId="1BAC60C5" w14:textId="77777777" w:rsidR="008F54E3" w:rsidRDefault="008C6F2C">
            <w:r>
              <w:rPr>
                <w:sz w:val="16"/>
              </w:rPr>
              <w:t>No Availability until 4pm</w:t>
            </w:r>
          </w:p>
        </w:tc>
        <w:tc>
          <w:tcPr>
            <w:tcW w:w="1085" w:type="dxa"/>
          </w:tcPr>
          <w:p w14:paraId="3F09276E" w14:textId="77777777" w:rsidR="008F54E3" w:rsidRDefault="008C6F2C">
            <w:r>
              <w:rPr>
                <w:sz w:val="16"/>
              </w:rPr>
              <w:t>R02/R03</w:t>
            </w:r>
          </w:p>
        </w:tc>
      </w:tr>
      <w:tr w:rsidR="008F54E3" w14:paraId="0F642587" w14:textId="77777777">
        <w:trPr>
          <w:cantSplit/>
        </w:trPr>
        <w:tc>
          <w:tcPr>
            <w:tcW w:w="726" w:type="dxa"/>
          </w:tcPr>
          <w:p w14:paraId="267AC085" w14:textId="77777777" w:rsidR="008F54E3" w:rsidRDefault="008C6F2C">
            <w:r>
              <w:rPr>
                <w:sz w:val="16"/>
              </w:rPr>
              <w:t>L07</w:t>
            </w:r>
          </w:p>
        </w:tc>
        <w:tc>
          <w:tcPr>
            <w:tcW w:w="1646" w:type="dxa"/>
          </w:tcPr>
          <w:p w14:paraId="4E3877BF" w14:textId="77777777" w:rsidR="008F54E3" w:rsidRDefault="008C6F2C">
            <w:r>
              <w:rPr>
                <w:sz w:val="16"/>
              </w:rPr>
              <w:t>4.6.26</w:t>
            </w:r>
          </w:p>
        </w:tc>
        <w:tc>
          <w:tcPr>
            <w:tcW w:w="1846" w:type="dxa"/>
          </w:tcPr>
          <w:p w14:paraId="6756B486" w14:textId="77777777" w:rsidR="008F54E3" w:rsidRDefault="008C6F2C">
            <w:r>
              <w:rPr>
                <w:sz w:val="16"/>
              </w:rPr>
              <w:t>Site noted as 'Castle'</w:t>
            </w:r>
          </w:p>
        </w:tc>
        <w:tc>
          <w:tcPr>
            <w:tcW w:w="591" w:type="dxa"/>
          </w:tcPr>
          <w:p w14:paraId="0458663B" w14:textId="77777777" w:rsidR="008F54E3" w:rsidRDefault="008C6F2C">
            <w:r>
              <w:rPr>
                <w:sz w:val="16"/>
              </w:rPr>
              <w:t>9</w:t>
            </w:r>
          </w:p>
        </w:tc>
        <w:tc>
          <w:tcPr>
            <w:tcW w:w="2746" w:type="dxa"/>
          </w:tcPr>
          <w:p w14:paraId="4E5687FA" w14:textId="77777777" w:rsidR="008F54E3" w:rsidRDefault="008C6F2C">
            <w:r>
              <w:rPr>
                <w:sz w:val="16"/>
              </w:rPr>
              <w:t>No Availability until 4pm</w:t>
            </w:r>
          </w:p>
        </w:tc>
        <w:tc>
          <w:tcPr>
            <w:tcW w:w="1085" w:type="dxa"/>
          </w:tcPr>
          <w:p w14:paraId="68AB518B" w14:textId="77777777" w:rsidR="008F54E3" w:rsidRDefault="008C6F2C">
            <w:r>
              <w:rPr>
                <w:sz w:val="16"/>
              </w:rPr>
              <w:t>R02/R03</w:t>
            </w:r>
          </w:p>
        </w:tc>
      </w:tr>
      <w:tr w:rsidR="008F54E3" w14:paraId="52E9D301" w14:textId="77777777">
        <w:trPr>
          <w:cantSplit/>
        </w:trPr>
        <w:tc>
          <w:tcPr>
            <w:tcW w:w="726" w:type="dxa"/>
          </w:tcPr>
          <w:p w14:paraId="10007254" w14:textId="77777777" w:rsidR="008F54E3" w:rsidRDefault="008C6F2C">
            <w:r>
              <w:rPr>
                <w:sz w:val="16"/>
              </w:rPr>
              <w:t>L08</w:t>
            </w:r>
          </w:p>
        </w:tc>
        <w:tc>
          <w:tcPr>
            <w:tcW w:w="1646" w:type="dxa"/>
          </w:tcPr>
          <w:p w14:paraId="7C2EC286" w14:textId="77777777" w:rsidR="008F54E3" w:rsidRDefault="008C6F2C">
            <w:r>
              <w:rPr>
                <w:sz w:val="16"/>
              </w:rPr>
              <w:t>18/07/2026</w:t>
            </w:r>
          </w:p>
        </w:tc>
        <w:tc>
          <w:tcPr>
            <w:tcW w:w="1846" w:type="dxa"/>
          </w:tcPr>
          <w:p w14:paraId="28E98FDC" w14:textId="77777777" w:rsidR="008F54E3" w:rsidRDefault="008C6F2C">
            <w:r>
              <w:rPr>
                <w:sz w:val="16"/>
              </w:rPr>
              <w:t>Huddersfield (HD2), Saturday</w:t>
            </w:r>
          </w:p>
        </w:tc>
        <w:tc>
          <w:tcPr>
            <w:tcW w:w="591" w:type="dxa"/>
          </w:tcPr>
          <w:p w14:paraId="2340A418" w14:textId="77777777" w:rsidR="008F54E3" w:rsidRDefault="008C6F2C">
            <w:r>
              <w:rPr>
                <w:sz w:val="16"/>
              </w:rPr>
              <w:t>9</w:t>
            </w:r>
          </w:p>
        </w:tc>
        <w:tc>
          <w:tcPr>
            <w:tcW w:w="2746" w:type="dxa"/>
          </w:tcPr>
          <w:p w14:paraId="01E3F6E7" w14:textId="77777777" w:rsidR="008F54E3" w:rsidRDefault="008C6F2C">
            <w:r>
              <w:rPr>
                <w:sz w:val="16"/>
              </w:rPr>
              <w:t>No drivers to work the afternoons Saturday x2 OHH £750 &amp; £450</w:t>
            </w:r>
          </w:p>
        </w:tc>
        <w:tc>
          <w:tcPr>
            <w:tcW w:w="1085" w:type="dxa"/>
          </w:tcPr>
          <w:p w14:paraId="2183A8A7" w14:textId="77777777" w:rsidR="008F54E3" w:rsidRDefault="008C6F2C">
            <w:r>
              <w:rPr>
                <w:sz w:val="16"/>
              </w:rPr>
              <w:t>R03</w:t>
            </w:r>
          </w:p>
        </w:tc>
      </w:tr>
      <w:tr w:rsidR="008F54E3" w14:paraId="62D3A7CC" w14:textId="77777777">
        <w:trPr>
          <w:cantSplit/>
        </w:trPr>
        <w:tc>
          <w:tcPr>
            <w:tcW w:w="726" w:type="dxa"/>
          </w:tcPr>
          <w:p w14:paraId="6F50B104" w14:textId="77777777" w:rsidR="008F54E3" w:rsidRDefault="008C6F2C">
            <w:r>
              <w:rPr>
                <w:sz w:val="16"/>
              </w:rPr>
              <w:t>L09</w:t>
            </w:r>
          </w:p>
        </w:tc>
        <w:tc>
          <w:tcPr>
            <w:tcW w:w="1646" w:type="dxa"/>
          </w:tcPr>
          <w:p w14:paraId="05A3D6A0" w14:textId="77777777" w:rsidR="008F54E3" w:rsidRDefault="008C6F2C">
            <w:r>
              <w:rPr>
                <w:sz w:val="16"/>
              </w:rPr>
              <w:t>20/07/2026</w:t>
            </w:r>
          </w:p>
        </w:tc>
        <w:tc>
          <w:tcPr>
            <w:tcW w:w="1846" w:type="dxa"/>
          </w:tcPr>
          <w:p w14:paraId="796D6873" w14:textId="77777777" w:rsidR="008F54E3" w:rsidRDefault="008C6F2C">
            <w:r>
              <w:rPr>
                <w:sz w:val="16"/>
              </w:rPr>
              <w:t>Batley</w:t>
            </w:r>
          </w:p>
        </w:tc>
        <w:tc>
          <w:tcPr>
            <w:tcW w:w="591" w:type="dxa"/>
          </w:tcPr>
          <w:p w14:paraId="754D0A0C" w14:textId="77777777" w:rsidR="008F54E3" w:rsidRDefault="008C6F2C">
            <w:r>
              <w:rPr>
                <w:sz w:val="16"/>
              </w:rPr>
              <w:t>35</w:t>
            </w:r>
          </w:p>
        </w:tc>
        <w:tc>
          <w:tcPr>
            <w:tcW w:w="2746" w:type="dxa"/>
          </w:tcPr>
          <w:p w14:paraId="27875B62" w14:textId="77777777" w:rsidR="008F54E3" w:rsidRDefault="008C6F2C">
            <w:r>
              <w:rPr>
                <w:sz w:val="16"/>
              </w:rPr>
              <w:t>(none recorded)</w:t>
            </w:r>
          </w:p>
        </w:tc>
        <w:tc>
          <w:tcPr>
            <w:tcW w:w="1085" w:type="dxa"/>
          </w:tcPr>
          <w:p w14:paraId="0EC97D2C" w14:textId="77777777" w:rsidR="008F54E3" w:rsidRDefault="008C6F2C">
            <w:r>
              <w:rPr>
                <w:sz w:val="16"/>
              </w:rPr>
              <w:t>—</w:t>
            </w:r>
          </w:p>
        </w:tc>
      </w:tr>
      <w:tr w:rsidR="008F54E3" w14:paraId="5DA81CF3" w14:textId="77777777">
        <w:trPr>
          <w:cantSplit/>
        </w:trPr>
        <w:tc>
          <w:tcPr>
            <w:tcW w:w="726" w:type="dxa"/>
          </w:tcPr>
          <w:p w14:paraId="6CD91A65" w14:textId="77777777" w:rsidR="008F54E3" w:rsidRDefault="008C6F2C">
            <w:r>
              <w:rPr>
                <w:sz w:val="16"/>
              </w:rPr>
              <w:t>L10</w:t>
            </w:r>
          </w:p>
        </w:tc>
        <w:tc>
          <w:tcPr>
            <w:tcW w:w="1646" w:type="dxa"/>
          </w:tcPr>
          <w:p w14:paraId="5FD67400" w14:textId="77777777" w:rsidR="008F54E3" w:rsidRDefault="008C6F2C">
            <w:r>
              <w:rPr>
                <w:sz w:val="16"/>
              </w:rPr>
              <w:t>29/07/2026</w:t>
            </w:r>
          </w:p>
        </w:tc>
        <w:tc>
          <w:tcPr>
            <w:tcW w:w="1846" w:type="dxa"/>
          </w:tcPr>
          <w:p w14:paraId="412CFFA3" w14:textId="77777777" w:rsidR="008F54E3" w:rsidRDefault="008C6F2C">
            <w:r>
              <w:rPr>
                <w:sz w:val="16"/>
              </w:rPr>
              <w:t>Leeds</w:t>
            </w:r>
          </w:p>
        </w:tc>
        <w:tc>
          <w:tcPr>
            <w:tcW w:w="591" w:type="dxa"/>
          </w:tcPr>
          <w:p w14:paraId="7657EFAC" w14:textId="77777777" w:rsidR="008F54E3" w:rsidRDefault="008C6F2C">
            <w:r>
              <w:rPr>
                <w:sz w:val="16"/>
              </w:rPr>
              <w:t>3</w:t>
            </w:r>
          </w:p>
        </w:tc>
        <w:tc>
          <w:tcPr>
            <w:tcW w:w="2746" w:type="dxa"/>
          </w:tcPr>
          <w:p w14:paraId="2692830F" w14:textId="77777777" w:rsidR="008F54E3" w:rsidRDefault="008C6F2C">
            <w:r>
              <w:rPr>
                <w:sz w:val="16"/>
              </w:rPr>
              <w:t>cant take afternoon slots</w:t>
            </w:r>
          </w:p>
        </w:tc>
        <w:tc>
          <w:tcPr>
            <w:tcW w:w="1085" w:type="dxa"/>
          </w:tcPr>
          <w:p w14:paraId="5DBAADBD" w14:textId="77777777" w:rsidR="008F54E3" w:rsidRDefault="008C6F2C">
            <w:r>
              <w:rPr>
                <w:sz w:val="16"/>
              </w:rPr>
              <w:t>R02/R03</w:t>
            </w:r>
          </w:p>
        </w:tc>
      </w:tr>
      <w:tr w:rsidR="008F54E3" w14:paraId="68958DD6" w14:textId="77777777">
        <w:trPr>
          <w:cantSplit/>
        </w:trPr>
        <w:tc>
          <w:tcPr>
            <w:tcW w:w="726" w:type="dxa"/>
          </w:tcPr>
          <w:p w14:paraId="156B88B2" w14:textId="77777777" w:rsidR="008F54E3" w:rsidRDefault="008C6F2C">
            <w:r>
              <w:rPr>
                <w:sz w:val="16"/>
              </w:rPr>
              <w:t>W01</w:t>
            </w:r>
          </w:p>
        </w:tc>
        <w:tc>
          <w:tcPr>
            <w:tcW w:w="1646" w:type="dxa"/>
          </w:tcPr>
          <w:p w14:paraId="5967D626" w14:textId="77777777" w:rsidR="008F54E3" w:rsidRDefault="008C6F2C">
            <w:r>
              <w:rPr>
                <w:sz w:val="16"/>
              </w:rPr>
              <w:t>25/04/2026</w:t>
            </w:r>
          </w:p>
        </w:tc>
        <w:tc>
          <w:tcPr>
            <w:tcW w:w="1846" w:type="dxa"/>
          </w:tcPr>
          <w:p w14:paraId="7F8F6690" w14:textId="77777777" w:rsidR="008F54E3" w:rsidRDefault="008C6F2C">
            <w:r>
              <w:rPr>
                <w:sz w:val="16"/>
              </w:rPr>
              <w:t>Carrington, out of hours</w:t>
            </w:r>
          </w:p>
        </w:tc>
        <w:tc>
          <w:tcPr>
            <w:tcW w:w="591" w:type="dxa"/>
          </w:tcPr>
          <w:p w14:paraId="3B5E9EB2" w14:textId="77777777" w:rsidR="008F54E3" w:rsidRDefault="008C6F2C">
            <w:r>
              <w:rPr>
                <w:sz w:val="16"/>
              </w:rPr>
              <w:t>2</w:t>
            </w:r>
          </w:p>
        </w:tc>
        <w:tc>
          <w:tcPr>
            <w:tcW w:w="2746" w:type="dxa"/>
          </w:tcPr>
          <w:p w14:paraId="37FADA39" w14:textId="77777777" w:rsidR="008F54E3" w:rsidRDefault="008C6F2C">
            <w:r>
              <w:rPr>
                <w:sz w:val="16"/>
              </w:rPr>
              <w:t>No Driver</w:t>
            </w:r>
          </w:p>
        </w:tc>
        <w:tc>
          <w:tcPr>
            <w:tcW w:w="1085" w:type="dxa"/>
          </w:tcPr>
          <w:p w14:paraId="2D928218" w14:textId="77777777" w:rsidR="008F54E3" w:rsidRDefault="008C6F2C">
            <w:r>
              <w:rPr>
                <w:sz w:val="16"/>
              </w:rPr>
              <w:t>R03</w:t>
            </w:r>
          </w:p>
        </w:tc>
      </w:tr>
      <w:tr w:rsidR="008F54E3" w14:paraId="0422ED8F" w14:textId="77777777">
        <w:trPr>
          <w:cantSplit/>
        </w:trPr>
        <w:tc>
          <w:tcPr>
            <w:tcW w:w="726" w:type="dxa"/>
          </w:tcPr>
          <w:p w14:paraId="4C6F30A5" w14:textId="77777777" w:rsidR="008F54E3" w:rsidRDefault="008C6F2C">
            <w:r>
              <w:rPr>
                <w:sz w:val="16"/>
              </w:rPr>
              <w:t>W02</w:t>
            </w:r>
          </w:p>
        </w:tc>
        <w:tc>
          <w:tcPr>
            <w:tcW w:w="1646" w:type="dxa"/>
          </w:tcPr>
          <w:p w14:paraId="60AA04FA" w14:textId="77777777" w:rsidR="008F54E3" w:rsidRDefault="008C6F2C">
            <w:r>
              <w:rPr>
                <w:sz w:val="16"/>
              </w:rPr>
              <w:t>28/04/2026</w:t>
            </w:r>
          </w:p>
        </w:tc>
        <w:tc>
          <w:tcPr>
            <w:tcW w:w="1846" w:type="dxa"/>
          </w:tcPr>
          <w:p w14:paraId="758DDF42" w14:textId="77777777" w:rsidR="008F54E3" w:rsidRDefault="008C6F2C">
            <w:r>
              <w:rPr>
                <w:sz w:val="16"/>
              </w:rPr>
              <w:t>Atherton (M46)</w:t>
            </w:r>
          </w:p>
        </w:tc>
        <w:tc>
          <w:tcPr>
            <w:tcW w:w="591" w:type="dxa"/>
          </w:tcPr>
          <w:p w14:paraId="5EBACB27" w14:textId="77777777" w:rsidR="008F54E3" w:rsidRDefault="008C6F2C">
            <w:r>
              <w:rPr>
                <w:sz w:val="16"/>
              </w:rPr>
              <w:t>6</w:t>
            </w:r>
          </w:p>
        </w:tc>
        <w:tc>
          <w:tcPr>
            <w:tcW w:w="2746" w:type="dxa"/>
          </w:tcPr>
          <w:p w14:paraId="3F1091D3" w14:textId="77777777" w:rsidR="008F54E3" w:rsidRDefault="008C6F2C">
            <w:r>
              <w:rPr>
                <w:sz w:val="16"/>
              </w:rPr>
              <w:t>Ask [staff member] was slots on clear after first job ?</w:t>
            </w:r>
          </w:p>
        </w:tc>
        <w:tc>
          <w:tcPr>
            <w:tcW w:w="1085" w:type="dxa"/>
          </w:tcPr>
          <w:p w14:paraId="79B732C0" w14:textId="77777777" w:rsidR="008F54E3" w:rsidRDefault="008C6F2C">
            <w:r>
              <w:rPr>
                <w:sz w:val="16"/>
              </w:rPr>
              <w:t>R08</w:t>
            </w:r>
          </w:p>
        </w:tc>
      </w:tr>
      <w:tr w:rsidR="008F54E3" w14:paraId="1FF94B0A" w14:textId="77777777">
        <w:trPr>
          <w:cantSplit/>
        </w:trPr>
        <w:tc>
          <w:tcPr>
            <w:tcW w:w="726" w:type="dxa"/>
          </w:tcPr>
          <w:p w14:paraId="4B003987" w14:textId="77777777" w:rsidR="008F54E3" w:rsidRDefault="008C6F2C">
            <w:r>
              <w:rPr>
                <w:sz w:val="16"/>
              </w:rPr>
              <w:t>W03</w:t>
            </w:r>
          </w:p>
        </w:tc>
        <w:tc>
          <w:tcPr>
            <w:tcW w:w="1646" w:type="dxa"/>
          </w:tcPr>
          <w:p w14:paraId="62ABBAD2" w14:textId="77777777" w:rsidR="008F54E3" w:rsidRDefault="008C6F2C">
            <w:r>
              <w:rPr>
                <w:sz w:val="16"/>
              </w:rPr>
              <w:t>22/5/26</w:t>
            </w:r>
          </w:p>
        </w:tc>
        <w:tc>
          <w:tcPr>
            <w:tcW w:w="1846" w:type="dxa"/>
          </w:tcPr>
          <w:p w14:paraId="712AEEC4" w14:textId="77777777" w:rsidR="008F54E3" w:rsidRDefault="008C6F2C">
            <w:r>
              <w:rPr>
                <w:sz w:val="16"/>
              </w:rPr>
              <w:t>Leigh</w:t>
            </w:r>
          </w:p>
        </w:tc>
        <w:tc>
          <w:tcPr>
            <w:tcW w:w="591" w:type="dxa"/>
          </w:tcPr>
          <w:p w14:paraId="1716C54C" w14:textId="77777777" w:rsidR="008F54E3" w:rsidRDefault="008C6F2C">
            <w:r>
              <w:rPr>
                <w:sz w:val="16"/>
              </w:rPr>
              <w:t>200</w:t>
            </w:r>
          </w:p>
        </w:tc>
        <w:tc>
          <w:tcPr>
            <w:tcW w:w="2746" w:type="dxa"/>
          </w:tcPr>
          <w:p w14:paraId="5F9BC442" w14:textId="77777777" w:rsidR="008F54E3" w:rsidRDefault="008C6F2C">
            <w:r>
              <w:rPr>
                <w:sz w:val="16"/>
              </w:rPr>
              <w:t>Chorley Concrete won this 1m3 deliveries £145.00 2m3 £119.00 on Gen3</w:t>
            </w:r>
          </w:p>
        </w:tc>
        <w:tc>
          <w:tcPr>
            <w:tcW w:w="1085" w:type="dxa"/>
          </w:tcPr>
          <w:p w14:paraId="75C4F509" w14:textId="77777777" w:rsidR="008F54E3" w:rsidRDefault="008C6F2C">
            <w:r>
              <w:rPr>
                <w:sz w:val="16"/>
              </w:rPr>
              <w:t>R06</w:t>
            </w:r>
          </w:p>
        </w:tc>
      </w:tr>
      <w:tr w:rsidR="008F54E3" w14:paraId="1E478A54" w14:textId="77777777">
        <w:trPr>
          <w:cantSplit/>
        </w:trPr>
        <w:tc>
          <w:tcPr>
            <w:tcW w:w="726" w:type="dxa"/>
          </w:tcPr>
          <w:p w14:paraId="39C08058" w14:textId="77777777" w:rsidR="008F54E3" w:rsidRDefault="008C6F2C">
            <w:r>
              <w:rPr>
                <w:sz w:val="16"/>
              </w:rPr>
              <w:t>W04</w:t>
            </w:r>
          </w:p>
        </w:tc>
        <w:tc>
          <w:tcPr>
            <w:tcW w:w="1646" w:type="dxa"/>
          </w:tcPr>
          <w:p w14:paraId="29089546" w14:textId="77777777" w:rsidR="008F54E3" w:rsidRDefault="008C6F2C">
            <w:r>
              <w:rPr>
                <w:sz w:val="16"/>
              </w:rPr>
              <w:t>26/5/26</w:t>
            </w:r>
          </w:p>
        </w:tc>
        <w:tc>
          <w:tcPr>
            <w:tcW w:w="1846" w:type="dxa"/>
          </w:tcPr>
          <w:p w14:paraId="49536815" w14:textId="77777777" w:rsidR="008F54E3" w:rsidRDefault="008C6F2C">
            <w:r>
              <w:rPr>
                <w:sz w:val="16"/>
              </w:rPr>
              <w:t>Golborne</w:t>
            </w:r>
          </w:p>
        </w:tc>
        <w:tc>
          <w:tcPr>
            <w:tcW w:w="591" w:type="dxa"/>
          </w:tcPr>
          <w:p w14:paraId="1FCCDCAD" w14:textId="77777777" w:rsidR="008F54E3" w:rsidRDefault="008C6F2C">
            <w:r>
              <w:rPr>
                <w:sz w:val="16"/>
              </w:rPr>
              <w:t>4</w:t>
            </w:r>
          </w:p>
        </w:tc>
        <w:tc>
          <w:tcPr>
            <w:tcW w:w="2746" w:type="dxa"/>
          </w:tcPr>
          <w:p w14:paraId="113A93AB" w14:textId="77777777" w:rsidR="008F54E3" w:rsidRDefault="008C6F2C">
            <w:r>
              <w:rPr>
                <w:sz w:val="16"/>
              </w:rPr>
              <w:t>Truck off the road</w:t>
            </w:r>
          </w:p>
        </w:tc>
        <w:tc>
          <w:tcPr>
            <w:tcW w:w="1085" w:type="dxa"/>
          </w:tcPr>
          <w:p w14:paraId="0F3FD127" w14:textId="77777777" w:rsidR="008F54E3" w:rsidRDefault="008C6F2C">
            <w:r>
              <w:rPr>
                <w:sz w:val="16"/>
              </w:rPr>
              <w:t>R02</w:t>
            </w:r>
          </w:p>
        </w:tc>
      </w:tr>
      <w:tr w:rsidR="008F54E3" w14:paraId="4441D1AF" w14:textId="77777777">
        <w:trPr>
          <w:cantSplit/>
        </w:trPr>
        <w:tc>
          <w:tcPr>
            <w:tcW w:w="726" w:type="dxa"/>
          </w:tcPr>
          <w:p w14:paraId="39928518" w14:textId="77777777" w:rsidR="008F54E3" w:rsidRDefault="008C6F2C">
            <w:r>
              <w:rPr>
                <w:sz w:val="16"/>
              </w:rPr>
              <w:t>W05</w:t>
            </w:r>
          </w:p>
        </w:tc>
        <w:tc>
          <w:tcPr>
            <w:tcW w:w="1646" w:type="dxa"/>
          </w:tcPr>
          <w:p w14:paraId="4508B59F" w14:textId="77777777" w:rsidR="008F54E3" w:rsidRDefault="008C6F2C">
            <w:r>
              <w:rPr>
                <w:sz w:val="16"/>
              </w:rPr>
              <w:t>26/5/26</w:t>
            </w:r>
          </w:p>
        </w:tc>
        <w:tc>
          <w:tcPr>
            <w:tcW w:w="1846" w:type="dxa"/>
          </w:tcPr>
          <w:p w14:paraId="7A2C6EAC" w14:textId="77777777" w:rsidR="008F54E3" w:rsidRDefault="008C6F2C">
            <w:r>
              <w:rPr>
                <w:sz w:val="16"/>
              </w:rPr>
              <w:t>Manchester</w:t>
            </w:r>
          </w:p>
        </w:tc>
        <w:tc>
          <w:tcPr>
            <w:tcW w:w="591" w:type="dxa"/>
          </w:tcPr>
          <w:p w14:paraId="159EBB7E" w14:textId="77777777" w:rsidR="008F54E3" w:rsidRDefault="008C6F2C">
            <w:r>
              <w:rPr>
                <w:sz w:val="16"/>
              </w:rPr>
              <w:t>4</w:t>
            </w:r>
          </w:p>
        </w:tc>
        <w:tc>
          <w:tcPr>
            <w:tcW w:w="2746" w:type="dxa"/>
          </w:tcPr>
          <w:p w14:paraId="058B7FC2" w14:textId="77777777" w:rsidR="008F54E3" w:rsidRDefault="008C6F2C">
            <w:r>
              <w:rPr>
                <w:sz w:val="16"/>
              </w:rPr>
              <w:t>Truck off the road</w:t>
            </w:r>
          </w:p>
        </w:tc>
        <w:tc>
          <w:tcPr>
            <w:tcW w:w="1085" w:type="dxa"/>
          </w:tcPr>
          <w:p w14:paraId="53B0E4AE" w14:textId="77777777" w:rsidR="008F54E3" w:rsidRDefault="008C6F2C">
            <w:r>
              <w:rPr>
                <w:sz w:val="16"/>
              </w:rPr>
              <w:t>R02</w:t>
            </w:r>
          </w:p>
        </w:tc>
      </w:tr>
      <w:tr w:rsidR="008F54E3" w14:paraId="70FFFB66" w14:textId="77777777">
        <w:trPr>
          <w:cantSplit/>
        </w:trPr>
        <w:tc>
          <w:tcPr>
            <w:tcW w:w="726" w:type="dxa"/>
          </w:tcPr>
          <w:p w14:paraId="2C1604B0" w14:textId="77777777" w:rsidR="008F54E3" w:rsidRDefault="008C6F2C">
            <w:r>
              <w:rPr>
                <w:sz w:val="16"/>
              </w:rPr>
              <w:t>W06</w:t>
            </w:r>
          </w:p>
        </w:tc>
        <w:tc>
          <w:tcPr>
            <w:tcW w:w="1646" w:type="dxa"/>
          </w:tcPr>
          <w:p w14:paraId="63BE8CCE" w14:textId="77777777" w:rsidR="008F54E3" w:rsidRDefault="008C6F2C">
            <w:r>
              <w:rPr>
                <w:sz w:val="16"/>
              </w:rPr>
              <w:t>26/5/26</w:t>
            </w:r>
          </w:p>
        </w:tc>
        <w:tc>
          <w:tcPr>
            <w:tcW w:w="1846" w:type="dxa"/>
          </w:tcPr>
          <w:p w14:paraId="202CB5DF" w14:textId="77777777" w:rsidR="008F54E3" w:rsidRDefault="008C6F2C">
            <w:r>
              <w:rPr>
                <w:sz w:val="16"/>
              </w:rPr>
              <w:t>Westhoughton</w:t>
            </w:r>
          </w:p>
        </w:tc>
        <w:tc>
          <w:tcPr>
            <w:tcW w:w="591" w:type="dxa"/>
          </w:tcPr>
          <w:p w14:paraId="6E49E93A" w14:textId="77777777" w:rsidR="008F54E3" w:rsidRDefault="008C6F2C">
            <w:r>
              <w:rPr>
                <w:sz w:val="16"/>
              </w:rPr>
              <w:t>2</w:t>
            </w:r>
          </w:p>
        </w:tc>
        <w:tc>
          <w:tcPr>
            <w:tcW w:w="2746" w:type="dxa"/>
          </w:tcPr>
          <w:p w14:paraId="24853F46" w14:textId="77777777" w:rsidR="008F54E3" w:rsidRDefault="008C6F2C">
            <w:r>
              <w:rPr>
                <w:sz w:val="16"/>
              </w:rPr>
              <w:t>Truck off the road</w:t>
            </w:r>
          </w:p>
        </w:tc>
        <w:tc>
          <w:tcPr>
            <w:tcW w:w="1085" w:type="dxa"/>
          </w:tcPr>
          <w:p w14:paraId="26D914CE" w14:textId="77777777" w:rsidR="008F54E3" w:rsidRDefault="008C6F2C">
            <w:r>
              <w:rPr>
                <w:sz w:val="16"/>
              </w:rPr>
              <w:t>R02</w:t>
            </w:r>
          </w:p>
        </w:tc>
      </w:tr>
      <w:tr w:rsidR="008F54E3" w14:paraId="75C528D0" w14:textId="77777777">
        <w:trPr>
          <w:cantSplit/>
        </w:trPr>
        <w:tc>
          <w:tcPr>
            <w:tcW w:w="726" w:type="dxa"/>
          </w:tcPr>
          <w:p w14:paraId="275C6CB8" w14:textId="77777777" w:rsidR="008F54E3" w:rsidRDefault="008C6F2C">
            <w:r>
              <w:rPr>
                <w:sz w:val="16"/>
              </w:rPr>
              <w:t>W07</w:t>
            </w:r>
          </w:p>
        </w:tc>
        <w:tc>
          <w:tcPr>
            <w:tcW w:w="1646" w:type="dxa"/>
          </w:tcPr>
          <w:p w14:paraId="1FC3A1A4" w14:textId="77777777" w:rsidR="008F54E3" w:rsidRDefault="008C6F2C">
            <w:r>
              <w:rPr>
                <w:sz w:val="16"/>
              </w:rPr>
              <w:t>26/5/26</w:t>
            </w:r>
          </w:p>
        </w:tc>
        <w:tc>
          <w:tcPr>
            <w:tcW w:w="1846" w:type="dxa"/>
          </w:tcPr>
          <w:p w14:paraId="2F1CDF67" w14:textId="77777777" w:rsidR="008F54E3" w:rsidRDefault="008C6F2C">
            <w:r>
              <w:rPr>
                <w:sz w:val="16"/>
              </w:rPr>
              <w:t>Stockport</w:t>
            </w:r>
          </w:p>
        </w:tc>
        <w:tc>
          <w:tcPr>
            <w:tcW w:w="591" w:type="dxa"/>
          </w:tcPr>
          <w:p w14:paraId="01B34F8F" w14:textId="77777777" w:rsidR="008F54E3" w:rsidRDefault="008C6F2C">
            <w:r>
              <w:rPr>
                <w:sz w:val="16"/>
              </w:rPr>
              <w:t>2</w:t>
            </w:r>
          </w:p>
        </w:tc>
        <w:tc>
          <w:tcPr>
            <w:tcW w:w="2746" w:type="dxa"/>
          </w:tcPr>
          <w:p w14:paraId="56FFCBF5" w14:textId="77777777" w:rsidR="008F54E3" w:rsidRDefault="008C6F2C">
            <w:r>
              <w:rPr>
                <w:sz w:val="16"/>
              </w:rPr>
              <w:t>Truck off the road</w:t>
            </w:r>
          </w:p>
        </w:tc>
        <w:tc>
          <w:tcPr>
            <w:tcW w:w="1085" w:type="dxa"/>
          </w:tcPr>
          <w:p w14:paraId="2E4059E3" w14:textId="77777777" w:rsidR="008F54E3" w:rsidRDefault="008C6F2C">
            <w:r>
              <w:rPr>
                <w:sz w:val="16"/>
              </w:rPr>
              <w:t>R02</w:t>
            </w:r>
          </w:p>
        </w:tc>
      </w:tr>
      <w:tr w:rsidR="008F54E3" w14:paraId="072C6963" w14:textId="77777777">
        <w:trPr>
          <w:cantSplit/>
        </w:trPr>
        <w:tc>
          <w:tcPr>
            <w:tcW w:w="726" w:type="dxa"/>
          </w:tcPr>
          <w:p w14:paraId="27BB9B1D" w14:textId="77777777" w:rsidR="008F54E3" w:rsidRDefault="008C6F2C">
            <w:r>
              <w:rPr>
                <w:sz w:val="16"/>
              </w:rPr>
              <w:t>W08</w:t>
            </w:r>
          </w:p>
        </w:tc>
        <w:tc>
          <w:tcPr>
            <w:tcW w:w="1646" w:type="dxa"/>
          </w:tcPr>
          <w:p w14:paraId="633A8292" w14:textId="77777777" w:rsidR="008F54E3" w:rsidRDefault="008C6F2C">
            <w:r>
              <w:rPr>
                <w:sz w:val="16"/>
              </w:rPr>
              <w:t>3.6.26</w:t>
            </w:r>
          </w:p>
        </w:tc>
        <w:tc>
          <w:tcPr>
            <w:tcW w:w="1846" w:type="dxa"/>
          </w:tcPr>
          <w:p w14:paraId="56B00F7A" w14:textId="77777777" w:rsidR="008F54E3" w:rsidRDefault="008C6F2C">
            <w:r>
              <w:rPr>
                <w:sz w:val="16"/>
              </w:rPr>
              <w:t>Stockport (two sites)</w:t>
            </w:r>
          </w:p>
        </w:tc>
        <w:tc>
          <w:tcPr>
            <w:tcW w:w="591" w:type="dxa"/>
          </w:tcPr>
          <w:p w14:paraId="3B4E9F80" w14:textId="77777777" w:rsidR="008F54E3" w:rsidRDefault="008C6F2C">
            <w:r>
              <w:rPr>
                <w:sz w:val="16"/>
              </w:rPr>
              <w:t>4</w:t>
            </w:r>
          </w:p>
        </w:tc>
        <w:tc>
          <w:tcPr>
            <w:tcW w:w="2746" w:type="dxa"/>
          </w:tcPr>
          <w:p w14:paraId="5249C5B8" w14:textId="77777777" w:rsidR="008F54E3" w:rsidRDefault="008C6F2C">
            <w:r>
              <w:rPr>
                <w:sz w:val="16"/>
              </w:rPr>
              <w:t>Didnt pass 6 weekly taken off the road</w:t>
            </w:r>
          </w:p>
        </w:tc>
        <w:tc>
          <w:tcPr>
            <w:tcW w:w="1085" w:type="dxa"/>
          </w:tcPr>
          <w:p w14:paraId="733303F9" w14:textId="77777777" w:rsidR="008F54E3" w:rsidRDefault="008C6F2C">
            <w:r>
              <w:rPr>
                <w:sz w:val="16"/>
              </w:rPr>
              <w:t>R02</w:t>
            </w:r>
          </w:p>
        </w:tc>
      </w:tr>
      <w:tr w:rsidR="008F54E3" w14:paraId="3EA3DECF" w14:textId="77777777">
        <w:trPr>
          <w:cantSplit/>
        </w:trPr>
        <w:tc>
          <w:tcPr>
            <w:tcW w:w="726" w:type="dxa"/>
          </w:tcPr>
          <w:p w14:paraId="4DD3AD3E" w14:textId="77777777" w:rsidR="008F54E3" w:rsidRDefault="008C6F2C">
            <w:r>
              <w:rPr>
                <w:sz w:val="16"/>
              </w:rPr>
              <w:t>W09</w:t>
            </w:r>
          </w:p>
        </w:tc>
        <w:tc>
          <w:tcPr>
            <w:tcW w:w="1646" w:type="dxa"/>
          </w:tcPr>
          <w:p w14:paraId="4CA9F8CB" w14:textId="77777777" w:rsidR="008F54E3" w:rsidRDefault="008C6F2C">
            <w:r>
              <w:rPr>
                <w:sz w:val="16"/>
              </w:rPr>
              <w:t>3.6.26</w:t>
            </w:r>
          </w:p>
        </w:tc>
        <w:tc>
          <w:tcPr>
            <w:tcW w:w="1846" w:type="dxa"/>
          </w:tcPr>
          <w:p w14:paraId="2FBA5259" w14:textId="77777777" w:rsidR="008F54E3" w:rsidRDefault="008C6F2C">
            <w:r>
              <w:rPr>
                <w:sz w:val="16"/>
              </w:rPr>
              <w:t>Golborne</w:t>
            </w:r>
          </w:p>
        </w:tc>
        <w:tc>
          <w:tcPr>
            <w:tcW w:w="591" w:type="dxa"/>
          </w:tcPr>
          <w:p w14:paraId="19F5E891" w14:textId="77777777" w:rsidR="008F54E3" w:rsidRDefault="008C6F2C">
            <w:r>
              <w:rPr>
                <w:sz w:val="16"/>
              </w:rPr>
              <w:t>4</w:t>
            </w:r>
          </w:p>
        </w:tc>
        <w:tc>
          <w:tcPr>
            <w:tcW w:w="2746" w:type="dxa"/>
          </w:tcPr>
          <w:p w14:paraId="09E7BA0D" w14:textId="77777777" w:rsidR="008F54E3" w:rsidRDefault="008C6F2C">
            <w:r>
              <w:rPr>
                <w:sz w:val="16"/>
              </w:rPr>
              <w:t>Didnt pass 6 weekly taken off the road</w:t>
            </w:r>
          </w:p>
        </w:tc>
        <w:tc>
          <w:tcPr>
            <w:tcW w:w="1085" w:type="dxa"/>
          </w:tcPr>
          <w:p w14:paraId="19D9411E" w14:textId="77777777" w:rsidR="008F54E3" w:rsidRDefault="008C6F2C">
            <w:r>
              <w:rPr>
                <w:sz w:val="16"/>
              </w:rPr>
              <w:t>R02</w:t>
            </w:r>
          </w:p>
        </w:tc>
      </w:tr>
      <w:tr w:rsidR="008F54E3" w14:paraId="00FBF672" w14:textId="77777777">
        <w:trPr>
          <w:cantSplit/>
        </w:trPr>
        <w:tc>
          <w:tcPr>
            <w:tcW w:w="726" w:type="dxa"/>
          </w:tcPr>
          <w:p w14:paraId="2FA78CE8" w14:textId="77777777" w:rsidR="008F54E3" w:rsidRDefault="008C6F2C">
            <w:r>
              <w:rPr>
                <w:sz w:val="16"/>
              </w:rPr>
              <w:t>W10</w:t>
            </w:r>
          </w:p>
        </w:tc>
        <w:tc>
          <w:tcPr>
            <w:tcW w:w="1646" w:type="dxa"/>
          </w:tcPr>
          <w:p w14:paraId="49D574BA" w14:textId="77777777" w:rsidR="008F54E3" w:rsidRDefault="008C6F2C">
            <w:r>
              <w:rPr>
                <w:sz w:val="16"/>
              </w:rPr>
              <w:t>3.6.26</w:t>
            </w:r>
          </w:p>
        </w:tc>
        <w:tc>
          <w:tcPr>
            <w:tcW w:w="1846" w:type="dxa"/>
          </w:tcPr>
          <w:p w14:paraId="1CEBD23F" w14:textId="77777777" w:rsidR="008F54E3" w:rsidRDefault="008C6F2C">
            <w:r>
              <w:rPr>
                <w:sz w:val="16"/>
              </w:rPr>
              <w:t>Manchester</w:t>
            </w:r>
          </w:p>
        </w:tc>
        <w:tc>
          <w:tcPr>
            <w:tcW w:w="591" w:type="dxa"/>
          </w:tcPr>
          <w:p w14:paraId="1DED8A17" w14:textId="77777777" w:rsidR="008F54E3" w:rsidRDefault="008C6F2C">
            <w:r>
              <w:rPr>
                <w:sz w:val="16"/>
              </w:rPr>
              <w:t>3</w:t>
            </w:r>
          </w:p>
        </w:tc>
        <w:tc>
          <w:tcPr>
            <w:tcW w:w="2746" w:type="dxa"/>
          </w:tcPr>
          <w:p w14:paraId="3CD7479B" w14:textId="77777777" w:rsidR="008F54E3" w:rsidRDefault="008C6F2C">
            <w:r>
              <w:rPr>
                <w:sz w:val="16"/>
              </w:rPr>
              <w:t>Didnt pass 6 weekly taken off the road</w:t>
            </w:r>
          </w:p>
        </w:tc>
        <w:tc>
          <w:tcPr>
            <w:tcW w:w="1085" w:type="dxa"/>
          </w:tcPr>
          <w:p w14:paraId="29E2E871" w14:textId="77777777" w:rsidR="008F54E3" w:rsidRDefault="008C6F2C">
            <w:r>
              <w:rPr>
                <w:sz w:val="16"/>
              </w:rPr>
              <w:t>R02</w:t>
            </w:r>
          </w:p>
        </w:tc>
      </w:tr>
      <w:tr w:rsidR="008F54E3" w14:paraId="235731B6" w14:textId="77777777">
        <w:trPr>
          <w:cantSplit/>
        </w:trPr>
        <w:tc>
          <w:tcPr>
            <w:tcW w:w="726" w:type="dxa"/>
          </w:tcPr>
          <w:p w14:paraId="5D2A1A27" w14:textId="77777777" w:rsidR="008F54E3" w:rsidRDefault="008C6F2C">
            <w:r>
              <w:rPr>
                <w:sz w:val="16"/>
              </w:rPr>
              <w:t>W11</w:t>
            </w:r>
          </w:p>
        </w:tc>
        <w:tc>
          <w:tcPr>
            <w:tcW w:w="1646" w:type="dxa"/>
          </w:tcPr>
          <w:p w14:paraId="333A207D" w14:textId="77777777" w:rsidR="008F54E3" w:rsidRDefault="008C6F2C">
            <w:r>
              <w:rPr>
                <w:sz w:val="16"/>
              </w:rPr>
              <w:t>8.6.26</w:t>
            </w:r>
          </w:p>
        </w:tc>
        <w:tc>
          <w:tcPr>
            <w:tcW w:w="1846" w:type="dxa"/>
          </w:tcPr>
          <w:p w14:paraId="57FD23F1" w14:textId="77777777" w:rsidR="008F54E3" w:rsidRDefault="008C6F2C">
            <w:r>
              <w:rPr>
                <w:sz w:val="16"/>
              </w:rPr>
              <w:t>Culcheth</w:t>
            </w:r>
          </w:p>
        </w:tc>
        <w:tc>
          <w:tcPr>
            <w:tcW w:w="591" w:type="dxa"/>
          </w:tcPr>
          <w:p w14:paraId="2558A7CC" w14:textId="77777777" w:rsidR="008F54E3" w:rsidRDefault="008C6F2C">
            <w:r>
              <w:rPr>
                <w:sz w:val="16"/>
              </w:rPr>
              <w:t>≥50</w:t>
            </w:r>
          </w:p>
        </w:tc>
        <w:tc>
          <w:tcPr>
            <w:tcW w:w="2746" w:type="dxa"/>
          </w:tcPr>
          <w:p w14:paraId="552A0F61" w14:textId="77777777" w:rsidR="008F54E3" w:rsidRDefault="008C6F2C">
            <w:r>
              <w:rPr>
                <w:sz w:val="16"/>
              </w:rPr>
              <w:t>4.5 miles from depot MCR £111.00 [rate recorded: £117/m³]</w:t>
            </w:r>
          </w:p>
        </w:tc>
        <w:tc>
          <w:tcPr>
            <w:tcW w:w="1085" w:type="dxa"/>
          </w:tcPr>
          <w:p w14:paraId="499CE703" w14:textId="77777777" w:rsidR="008F54E3" w:rsidRDefault="008C6F2C">
            <w:r>
              <w:rPr>
                <w:sz w:val="16"/>
              </w:rPr>
              <w:t>R06</w:t>
            </w:r>
          </w:p>
        </w:tc>
      </w:tr>
      <w:tr w:rsidR="008F54E3" w14:paraId="6945254F" w14:textId="77777777">
        <w:trPr>
          <w:cantSplit/>
        </w:trPr>
        <w:tc>
          <w:tcPr>
            <w:tcW w:w="726" w:type="dxa"/>
          </w:tcPr>
          <w:p w14:paraId="631AE1DD" w14:textId="77777777" w:rsidR="008F54E3" w:rsidRDefault="008C6F2C">
            <w:r>
              <w:rPr>
                <w:sz w:val="16"/>
              </w:rPr>
              <w:t>W12</w:t>
            </w:r>
          </w:p>
        </w:tc>
        <w:tc>
          <w:tcPr>
            <w:tcW w:w="1646" w:type="dxa"/>
          </w:tcPr>
          <w:p w14:paraId="1957D7D2" w14:textId="77777777" w:rsidR="008F54E3" w:rsidRDefault="008C6F2C">
            <w:r>
              <w:rPr>
                <w:sz w:val="16"/>
              </w:rPr>
              <w:t>12.6.26</w:t>
            </w:r>
          </w:p>
        </w:tc>
        <w:tc>
          <w:tcPr>
            <w:tcW w:w="1846" w:type="dxa"/>
          </w:tcPr>
          <w:p w14:paraId="59FF426B" w14:textId="77777777" w:rsidR="008F54E3" w:rsidRDefault="008C6F2C">
            <w:r>
              <w:rPr>
                <w:sz w:val="16"/>
              </w:rPr>
              <w:t>Stockport (am)</w:t>
            </w:r>
          </w:p>
        </w:tc>
        <w:tc>
          <w:tcPr>
            <w:tcW w:w="591" w:type="dxa"/>
          </w:tcPr>
          <w:p w14:paraId="30A3E661" w14:textId="77777777" w:rsidR="008F54E3" w:rsidRDefault="008C6F2C">
            <w:r>
              <w:rPr>
                <w:sz w:val="16"/>
              </w:rPr>
              <w:t>2</w:t>
            </w:r>
          </w:p>
        </w:tc>
        <w:tc>
          <w:tcPr>
            <w:tcW w:w="2746" w:type="dxa"/>
          </w:tcPr>
          <w:p w14:paraId="1AC9D31C" w14:textId="77777777" w:rsidR="008F54E3" w:rsidRDefault="008C6F2C">
            <w:r>
              <w:rPr>
                <w:sz w:val="16"/>
              </w:rPr>
              <w:t>No truck broke down no commander unit</w:t>
            </w:r>
          </w:p>
        </w:tc>
        <w:tc>
          <w:tcPr>
            <w:tcW w:w="1085" w:type="dxa"/>
          </w:tcPr>
          <w:p w14:paraId="4BB491AB" w14:textId="77777777" w:rsidR="008F54E3" w:rsidRDefault="008C6F2C">
            <w:r>
              <w:rPr>
                <w:sz w:val="16"/>
              </w:rPr>
              <w:t>R02</w:t>
            </w:r>
          </w:p>
        </w:tc>
      </w:tr>
      <w:tr w:rsidR="008F54E3" w14:paraId="47E20DAF" w14:textId="77777777">
        <w:trPr>
          <w:cantSplit/>
        </w:trPr>
        <w:tc>
          <w:tcPr>
            <w:tcW w:w="726" w:type="dxa"/>
          </w:tcPr>
          <w:p w14:paraId="1CB53FE3" w14:textId="77777777" w:rsidR="008F54E3" w:rsidRDefault="008C6F2C">
            <w:r>
              <w:rPr>
                <w:sz w:val="16"/>
              </w:rPr>
              <w:t>W13</w:t>
            </w:r>
          </w:p>
        </w:tc>
        <w:tc>
          <w:tcPr>
            <w:tcW w:w="1646" w:type="dxa"/>
          </w:tcPr>
          <w:p w14:paraId="7060A86D" w14:textId="77777777" w:rsidR="008F54E3" w:rsidRDefault="008C6F2C">
            <w:r>
              <w:rPr>
                <w:sz w:val="16"/>
              </w:rPr>
              <w:t>12.6.26</w:t>
            </w:r>
          </w:p>
        </w:tc>
        <w:tc>
          <w:tcPr>
            <w:tcW w:w="1846" w:type="dxa"/>
          </w:tcPr>
          <w:p w14:paraId="472A49F2" w14:textId="77777777" w:rsidR="008F54E3" w:rsidRDefault="008C6F2C">
            <w:r>
              <w:rPr>
                <w:sz w:val="16"/>
              </w:rPr>
              <w:t>Chorley</w:t>
            </w:r>
          </w:p>
        </w:tc>
        <w:tc>
          <w:tcPr>
            <w:tcW w:w="591" w:type="dxa"/>
          </w:tcPr>
          <w:p w14:paraId="3C639591" w14:textId="77777777" w:rsidR="008F54E3" w:rsidRDefault="008C6F2C">
            <w:r>
              <w:rPr>
                <w:sz w:val="16"/>
              </w:rPr>
              <w:t>3</w:t>
            </w:r>
          </w:p>
        </w:tc>
        <w:tc>
          <w:tcPr>
            <w:tcW w:w="2746" w:type="dxa"/>
          </w:tcPr>
          <w:p w14:paraId="536DAE8C" w14:textId="77777777" w:rsidR="008F54E3" w:rsidRDefault="008C6F2C">
            <w:r>
              <w:rPr>
                <w:sz w:val="16"/>
              </w:rPr>
              <w:t>No truck broke down no commander unit</w:t>
            </w:r>
          </w:p>
        </w:tc>
        <w:tc>
          <w:tcPr>
            <w:tcW w:w="1085" w:type="dxa"/>
          </w:tcPr>
          <w:p w14:paraId="31CE06A7" w14:textId="77777777" w:rsidR="008F54E3" w:rsidRDefault="008C6F2C">
            <w:r>
              <w:rPr>
                <w:sz w:val="16"/>
              </w:rPr>
              <w:t>R02</w:t>
            </w:r>
          </w:p>
        </w:tc>
      </w:tr>
      <w:tr w:rsidR="008F54E3" w14:paraId="5B490DEA" w14:textId="77777777">
        <w:trPr>
          <w:cantSplit/>
        </w:trPr>
        <w:tc>
          <w:tcPr>
            <w:tcW w:w="726" w:type="dxa"/>
          </w:tcPr>
          <w:p w14:paraId="4633C452" w14:textId="77777777" w:rsidR="008F54E3" w:rsidRDefault="008C6F2C">
            <w:r>
              <w:rPr>
                <w:sz w:val="16"/>
              </w:rPr>
              <w:t>W14</w:t>
            </w:r>
          </w:p>
        </w:tc>
        <w:tc>
          <w:tcPr>
            <w:tcW w:w="1646" w:type="dxa"/>
          </w:tcPr>
          <w:p w14:paraId="4AFF5E26" w14:textId="77777777" w:rsidR="008F54E3" w:rsidRDefault="008C6F2C">
            <w:r>
              <w:rPr>
                <w:sz w:val="16"/>
              </w:rPr>
              <w:t>12.6.26</w:t>
            </w:r>
          </w:p>
        </w:tc>
        <w:tc>
          <w:tcPr>
            <w:tcW w:w="1846" w:type="dxa"/>
          </w:tcPr>
          <w:p w14:paraId="41CBA1E9" w14:textId="77777777" w:rsidR="008F54E3" w:rsidRDefault="008C6F2C">
            <w:r>
              <w:rPr>
                <w:sz w:val="16"/>
              </w:rPr>
              <w:t>Manchester</w:t>
            </w:r>
          </w:p>
        </w:tc>
        <w:tc>
          <w:tcPr>
            <w:tcW w:w="591" w:type="dxa"/>
          </w:tcPr>
          <w:p w14:paraId="3C0F33C6" w14:textId="77777777" w:rsidR="008F54E3" w:rsidRDefault="008C6F2C">
            <w:r>
              <w:rPr>
                <w:sz w:val="16"/>
              </w:rPr>
              <w:t>2</w:t>
            </w:r>
          </w:p>
        </w:tc>
        <w:tc>
          <w:tcPr>
            <w:tcW w:w="2746" w:type="dxa"/>
          </w:tcPr>
          <w:p w14:paraId="2E41FB63" w14:textId="77777777" w:rsidR="008F54E3" w:rsidRDefault="008C6F2C">
            <w:r>
              <w:rPr>
                <w:sz w:val="16"/>
              </w:rPr>
              <w:t>No truck broke down no commander unit</w:t>
            </w:r>
          </w:p>
        </w:tc>
        <w:tc>
          <w:tcPr>
            <w:tcW w:w="1085" w:type="dxa"/>
          </w:tcPr>
          <w:p w14:paraId="3455D13E" w14:textId="77777777" w:rsidR="008F54E3" w:rsidRDefault="008C6F2C">
            <w:r>
              <w:rPr>
                <w:sz w:val="16"/>
              </w:rPr>
              <w:t>R02</w:t>
            </w:r>
          </w:p>
        </w:tc>
      </w:tr>
      <w:tr w:rsidR="008F54E3" w14:paraId="79F93AA5" w14:textId="77777777">
        <w:trPr>
          <w:cantSplit/>
        </w:trPr>
        <w:tc>
          <w:tcPr>
            <w:tcW w:w="726" w:type="dxa"/>
          </w:tcPr>
          <w:p w14:paraId="1CA7B469" w14:textId="77777777" w:rsidR="008F54E3" w:rsidRDefault="008C6F2C">
            <w:r>
              <w:rPr>
                <w:sz w:val="16"/>
              </w:rPr>
              <w:t>W15</w:t>
            </w:r>
          </w:p>
        </w:tc>
        <w:tc>
          <w:tcPr>
            <w:tcW w:w="1646" w:type="dxa"/>
          </w:tcPr>
          <w:p w14:paraId="68C0D0EC" w14:textId="77777777" w:rsidR="008F54E3" w:rsidRDefault="008C6F2C">
            <w:r>
              <w:rPr>
                <w:sz w:val="16"/>
              </w:rPr>
              <w:t>12.6.26</w:t>
            </w:r>
          </w:p>
        </w:tc>
        <w:tc>
          <w:tcPr>
            <w:tcW w:w="1846" w:type="dxa"/>
          </w:tcPr>
          <w:p w14:paraId="481BD117" w14:textId="77777777" w:rsidR="008F54E3" w:rsidRDefault="008C6F2C">
            <w:r>
              <w:rPr>
                <w:sz w:val="16"/>
              </w:rPr>
              <w:t>Great Sankey</w:t>
            </w:r>
          </w:p>
        </w:tc>
        <w:tc>
          <w:tcPr>
            <w:tcW w:w="591" w:type="dxa"/>
          </w:tcPr>
          <w:p w14:paraId="6E3133A6" w14:textId="77777777" w:rsidR="008F54E3" w:rsidRDefault="008C6F2C">
            <w:r>
              <w:rPr>
                <w:sz w:val="16"/>
              </w:rPr>
              <w:t>5</w:t>
            </w:r>
          </w:p>
        </w:tc>
        <w:tc>
          <w:tcPr>
            <w:tcW w:w="2746" w:type="dxa"/>
          </w:tcPr>
          <w:p w14:paraId="70974E67" w14:textId="77777777" w:rsidR="008F54E3" w:rsidRDefault="008C6F2C">
            <w:r>
              <w:rPr>
                <w:sz w:val="16"/>
              </w:rPr>
              <w:t>No truck broke down no commander unit</w:t>
            </w:r>
          </w:p>
        </w:tc>
        <w:tc>
          <w:tcPr>
            <w:tcW w:w="1085" w:type="dxa"/>
          </w:tcPr>
          <w:p w14:paraId="77A7C338" w14:textId="77777777" w:rsidR="008F54E3" w:rsidRDefault="008C6F2C">
            <w:r>
              <w:rPr>
                <w:sz w:val="16"/>
              </w:rPr>
              <w:t>R02</w:t>
            </w:r>
          </w:p>
        </w:tc>
      </w:tr>
      <w:tr w:rsidR="008F54E3" w14:paraId="35812BF3" w14:textId="77777777">
        <w:trPr>
          <w:cantSplit/>
        </w:trPr>
        <w:tc>
          <w:tcPr>
            <w:tcW w:w="726" w:type="dxa"/>
          </w:tcPr>
          <w:p w14:paraId="694BBD28" w14:textId="77777777" w:rsidR="008F54E3" w:rsidRDefault="008C6F2C">
            <w:r>
              <w:rPr>
                <w:sz w:val="16"/>
              </w:rPr>
              <w:t>W16</w:t>
            </w:r>
          </w:p>
        </w:tc>
        <w:tc>
          <w:tcPr>
            <w:tcW w:w="1646" w:type="dxa"/>
          </w:tcPr>
          <w:p w14:paraId="19A4930E" w14:textId="77777777" w:rsidR="008F54E3" w:rsidRDefault="008C6F2C">
            <w:r>
              <w:rPr>
                <w:sz w:val="16"/>
              </w:rPr>
              <w:t>12.6.26</w:t>
            </w:r>
          </w:p>
        </w:tc>
        <w:tc>
          <w:tcPr>
            <w:tcW w:w="1846" w:type="dxa"/>
          </w:tcPr>
          <w:p w14:paraId="59AA4CA9" w14:textId="77777777" w:rsidR="008F54E3" w:rsidRDefault="008C6F2C">
            <w:r>
              <w:rPr>
                <w:sz w:val="16"/>
              </w:rPr>
              <w:t>Stockport (pm)</w:t>
            </w:r>
          </w:p>
        </w:tc>
        <w:tc>
          <w:tcPr>
            <w:tcW w:w="591" w:type="dxa"/>
          </w:tcPr>
          <w:p w14:paraId="754BE1A8" w14:textId="77777777" w:rsidR="008F54E3" w:rsidRDefault="008C6F2C">
            <w:r>
              <w:rPr>
                <w:sz w:val="16"/>
              </w:rPr>
              <w:t>2</w:t>
            </w:r>
          </w:p>
        </w:tc>
        <w:tc>
          <w:tcPr>
            <w:tcW w:w="2746" w:type="dxa"/>
          </w:tcPr>
          <w:p w14:paraId="7B1CEA4E" w14:textId="77777777" w:rsidR="008F54E3" w:rsidRDefault="008C6F2C">
            <w:r>
              <w:rPr>
                <w:sz w:val="16"/>
              </w:rPr>
              <w:t>No truck broke down no commander unit</w:t>
            </w:r>
          </w:p>
        </w:tc>
        <w:tc>
          <w:tcPr>
            <w:tcW w:w="1085" w:type="dxa"/>
          </w:tcPr>
          <w:p w14:paraId="1F55B157" w14:textId="77777777" w:rsidR="008F54E3" w:rsidRDefault="008C6F2C">
            <w:r>
              <w:rPr>
                <w:sz w:val="16"/>
              </w:rPr>
              <w:t>R02</w:t>
            </w:r>
          </w:p>
        </w:tc>
      </w:tr>
      <w:tr w:rsidR="008F54E3" w14:paraId="7ECFCD5E" w14:textId="77777777">
        <w:trPr>
          <w:cantSplit/>
        </w:trPr>
        <w:tc>
          <w:tcPr>
            <w:tcW w:w="726" w:type="dxa"/>
          </w:tcPr>
          <w:p w14:paraId="377FDED9" w14:textId="77777777" w:rsidR="008F54E3" w:rsidRDefault="008C6F2C">
            <w:r>
              <w:rPr>
                <w:sz w:val="16"/>
              </w:rPr>
              <w:t>W17</w:t>
            </w:r>
          </w:p>
        </w:tc>
        <w:tc>
          <w:tcPr>
            <w:tcW w:w="1646" w:type="dxa"/>
          </w:tcPr>
          <w:p w14:paraId="3F94EEF1" w14:textId="77777777" w:rsidR="008F54E3" w:rsidRDefault="008C6F2C">
            <w:r>
              <w:rPr>
                <w:sz w:val="16"/>
              </w:rPr>
              <w:t>19/06/2026</w:t>
            </w:r>
          </w:p>
        </w:tc>
        <w:tc>
          <w:tcPr>
            <w:tcW w:w="1846" w:type="dxa"/>
          </w:tcPr>
          <w:p w14:paraId="4F9F71A9" w14:textId="77777777" w:rsidR="008F54E3" w:rsidRDefault="008C6F2C">
            <w:r>
              <w:rPr>
                <w:sz w:val="16"/>
              </w:rPr>
              <w:t>Wirral</w:t>
            </w:r>
          </w:p>
        </w:tc>
        <w:tc>
          <w:tcPr>
            <w:tcW w:w="591" w:type="dxa"/>
          </w:tcPr>
          <w:p w14:paraId="32D83FA1" w14:textId="77777777" w:rsidR="008F54E3" w:rsidRDefault="008C6F2C">
            <w:r>
              <w:rPr>
                <w:sz w:val="16"/>
              </w:rPr>
              <w:t>18</w:t>
            </w:r>
          </w:p>
        </w:tc>
        <w:tc>
          <w:tcPr>
            <w:tcW w:w="2746" w:type="dxa"/>
          </w:tcPr>
          <w:p w14:paraId="2D0DD829" w14:textId="77777777" w:rsidR="008F54E3" w:rsidRDefault="008C6F2C">
            <w:r>
              <w:rPr>
                <w:sz w:val="16"/>
              </w:rPr>
              <w:t>Too far to tarvel on return for a slab</w:t>
            </w:r>
          </w:p>
        </w:tc>
        <w:tc>
          <w:tcPr>
            <w:tcW w:w="1085" w:type="dxa"/>
          </w:tcPr>
          <w:p w14:paraId="072A5A1D" w14:textId="77777777" w:rsidR="008F54E3" w:rsidRDefault="008C6F2C">
            <w:r>
              <w:rPr>
                <w:sz w:val="16"/>
              </w:rPr>
              <w:t>R01</w:t>
            </w:r>
          </w:p>
        </w:tc>
      </w:tr>
    </w:tbl>
    <w:p w14:paraId="05069041" w14:textId="77777777" w:rsidR="00983170" w:rsidRDefault="00983170"/>
    <w:sectPr w:rsidR="00983170"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 w:date="2026-10-06T07:30:22Z" w:initials="CR">
    <w:p w14:paraId="522EF6E0" w14:textId="77777777">
      <w:r>
        <w:rPr>
          <w:rStyle w:val="CommentReference"/>
        </w:rPr>
        <w:annotationRef/>
      </w:r>
      <w:r>
        <w:rPr>
          <w:color w:val="000000"/>
          <w:sz w:val="20"/>
          <w:szCs w:val="20"/>
        </w:rPr>
        <w:t xml:space="preserve">Your scoping document gives Arron Mellon-Jameson. Check whether the ELE submission is marked anonymously (candidate number only) before adding your name.</w:t>
      </w:r>
    </w:p>
  </w:comment>
  <w:comment w:id="1" w:author="Claude (review)" w:date="2026-10-06T07:30:22Z" w:initials="CR">
    <w:p w14:paraId="6531A582" w14:textId="77777777">
      <w:r>
        <w:rPr>
          <w:rStyle w:val="CommentReference"/>
        </w:rPr>
        <w:annotationRef/>
      </w:r>
      <w:r>
        <w:rPr>
          <w:color w:val="000000"/>
          <w:sz w:val="20"/>
          <w:szCs w:val="20"/>
        </w:rPr>
        <w:t xml:space="preserve">The report guidance asks the executive summary to cover scope, why it matters, objectives, methodology and findings. Objectives aren't here yet, and the strongest finding (no depot can fund its successor a year later) is only implied. The review notes include a 195-word alternative.</w:t>
      </w:r>
    </w:p>
  </w:comment>
  <w:comment w:id="2" w:author="Claude (review)" w:date="2026-10-06T07:30:22Z" w:initials="CR">
    <w:p w14:paraId="6560CD6F" w14:textId="77777777">
      <w:r>
        <w:rPr>
          <w:rStyle w:val="CommentReference"/>
        </w:rPr>
        <w:annotationRef/>
      </w:r>
      <w:r>
        <w:rPr>
          <w:color w:val="000000"/>
          <w:sz w:val="20"/>
          <w:szCs w:val="20"/>
        </w:rPr>
        <w:t xml:space="preserve">§4.2 already says 'three of five interviewees', so [N] = 5 if that is right. Set it here and in the three Table 2 cells.</w:t>
      </w:r>
    </w:p>
  </w:comment>
  <w:comment w:id="3" w:author="Claude (review)" w:date="2026-10-06T07:30:22Z" w:initials="CR">
    <w:p w14:paraId="2E58562C" w14:textId="77777777">
      <w:r>
        <w:rPr>
          <w:rStyle w:val="CommentReference"/>
        </w:rPr>
        <w:annotationRef/>
      </w:r>
      <w:r>
        <w:rPr>
          <w:color w:val="000000"/>
          <w:sz w:val="20"/>
          <w:szCs w:val="20"/>
        </w:rPr>
        <w:t xml:space="preserve">Consider numbering these O1–O5 and closing the loop in §6 with one line per objective showing where it was met. The rubric's Pass descriptor asks for clearly expressed aims and objectives, and the numbering makes the synthesis visible.</w:t>
      </w:r>
    </w:p>
  </w:comment>
  <w:comment w:id="4" w:author="Claude (review)" w:date="2026-10-06T07:30:22Z" w:initials="CR">
    <w:p w14:paraId="054E5B47" w14:textId="77777777">
      <w:r>
        <w:rPr>
          <w:rStyle w:val="CommentReference"/>
        </w:rPr>
        <w:annotationRef/>
      </w:r>
      <w:r>
        <w:rPr>
          <w:color w:val="000000"/>
          <w:sz w:val="20"/>
          <w:szCs w:val="20"/>
        </w:rPr>
        <w:t xml:space="preserve">Method for this and £[COST_PER_M3_DELTA]: payload at 32 t = 32 t minus unladen weight (plating certificate), divided by about 2.4 t per m³ of concrete; compare with the same at 38.4 t. Then weight it by load size: extra cost per m³ ≈ (share of 2025/26 volume delivered in loads above the new payload, from the sales ledger) × (extra trips per m³) × (cost per trip). Most logged enquiries are 2–5 m³ (Appendix 19), so the real effect may be well below a flat payload cut. That would be an original finding worth one sentence.</w:t>
      </w:r>
    </w:p>
  </w:comment>
  <w:comment w:id="5" w:author="Claude (review)" w:date="2026-10-06T07:30:22Z" w:initials="CR">
    <w:p w14:paraId="3D9E8088" w14:textId="77777777">
      <w:r>
        <w:rPr>
          <w:rStyle w:val="CommentReference"/>
        </w:rPr>
        <w:annotationRef/>
      </w:r>
      <w:r>
        <w:rPr>
          <w:color w:val="000000"/>
          <w:sz w:val="20"/>
          <w:szCs w:val="20"/>
        </w:rPr>
        <w:t xml:space="preserve">A candidate from your own Appendix 4: direct volumetric rivalry. Table A4.4 lists five volumetric operators around the catchment, and one of them (24/7 Concrete &amp; Aggregates) works from Sheffield, Barnsley, Rotherham and Doncaster. That is why demand per unit of competing capacity is weighted in Table 4. Confirm it against the coverage map before using it.</w:t>
      </w:r>
    </w:p>
  </w:comment>
  <w:comment w:id="6" w:author="Claude (review)" w:date="2026-10-06T07:30:22Z" w:initials="CR">
    <w:p w14:paraId="6C8516A8" w14:textId="77777777">
      <w:r>
        <w:rPr>
          <w:rStyle w:val="CommentReference"/>
        </w:rPr>
        <w:annotationRef/>
      </w:r>
      <w:r>
        <w:rPr>
          <w:color w:val="000000"/>
          <w:sz w:val="20"/>
          <w:szCs w:val="20"/>
        </w:rPr>
        <w:t xml:space="preserve">If the sales-ledger figure is hard to get, you already hold the evidence: Table 3 shows two Leeds accounts with South Yorkshire sites (exactly the channel Harvey et al. describe), and Appendix 19 found no customer in both logs.</w:t>
      </w:r>
    </w:p>
  </w:comment>
  <w:comment w:id="7" w:author="Claude (review)" w:date="2026-10-06T07:30:23Z" w:initials="CR">
    <w:p w14:paraId="602B80AD" w14:textId="77777777">
      <w:r>
        <w:rPr>
          <w:rStyle w:val="CommentReference"/>
        </w:rPr>
        <w:annotationRef/>
      </w:r>
      <w:r>
        <w:rPr>
          <w:color w:val="000000"/>
          <w:sz w:val="20"/>
          <w:szCs w:val="20"/>
        </w:rPr>
        <w:t xml:space="preserve">The inserted sentence picks up the Table A4.4 note, which cross-refers to §3.4 but had nothing there. Specific, evidenced brand risk in the target catchment speaks directly to the K15 distinction descriptor. If you keep it, keep RAID R9 too (inserted in Appendix 15).</w:t>
      </w:r>
    </w:p>
  </w:comment>
  <w:comment w:id="8" w:author="Claude (review)" w:date="2026-10-06T07:30:23Z" w:initials="CR">
    <w:p w14:paraId="349F9142" w14:textId="77777777">
      <w:r>
        <w:rPr>
          <w:rStyle w:val="CommentReference"/>
        </w:rPr>
        <w:annotationRef/>
      </w:r>
      <w:r>
        <w:rPr>
          <w:color w:val="000000"/>
          <w:sz w:val="20"/>
          <w:szCs w:val="20"/>
        </w:rPr>
        <w:t xml:space="preserve">Write this from what actually happened; it is reserved for your own voice. Prompts: who disagreed (role, not name)? What did they say? What were they protecting? What did you do, and what changed in the proposal as a result? A Lewin force-field clause is optional. If nobody resisted, say where views conflicted instead (e.g. lease vs freehold, price vs reliability).</w:t>
      </w:r>
    </w:p>
  </w:comment>
  <w:comment w:id="9" w:author="Claude (review)" w:date="2026-10-06T07:30:23Z" w:initials="CR">
    <w:p w14:paraId="6638BACC" w14:textId="77777777">
      <w:r>
        <w:rPr>
          <w:rStyle w:val="CommentReference"/>
        </w:rPr>
        <w:annotationRef/>
      </w:r>
      <w:r>
        <w:rPr>
          <w:color w:val="000000"/>
          <w:sz w:val="20"/>
          <w:szCs w:val="20"/>
        </w:rPr>
        <w:t xml:space="preserve">Keep this consistent with §6, which says you would commission external review next time. If the reviewer was internal (e.g. the company accountant), say 'internal'. If external, revise §6.</w:t>
      </w:r>
    </w:p>
  </w:comment>
  <w:comment w:id="10" w:author="Claude (review)" w:date="2026-10-06T07:30:23Z" w:initials="CR">
    <w:p w14:paraId="4BBB34E5" w14:textId="77777777">
      <w:r>
        <w:rPr>
          <w:rStyle w:val="CommentReference"/>
        </w:rPr>
        <w:annotationRef/>
      </w:r>
      <w:r>
        <w:rPr>
          <w:color w:val="000000"/>
          <w:sz w:val="20"/>
          <w:szCs w:val="20"/>
        </w:rPr>
        <w:t xml:space="preserve">Option B is never named anywhere in the report. This is the biggest gap against the 'at least two options' requirement and the 30% Research criterion. Name the catchment (slides 12–13 list next locations), say in one line why it reached the shortlist, and complete its Table 4 and 5 columns. Optional simplification: score only A and B in Table 4, then compare the winner with C and the baseline in Table 5. That is more defensible than scoring 'defer' on land cost, and it halves the empty cells.</w:t>
      </w:r>
    </w:p>
  </w:comment>
  <w:comment w:id="11" w:author="Claude (review)" w:date="2026-10-06T07:30:23Z" w:initials="CR">
    <w:p w14:paraId="623EFB92" w14:textId="77777777">
      <w:r>
        <w:rPr>
          <w:rStyle w:val="CommentReference"/>
        </w:rPr>
        <w:annotationRef/>
      </w:r>
      <w:r>
        <w:rPr>
          <w:color w:val="000000"/>
          <w:sz w:val="20"/>
          <w:szCs w:val="20"/>
        </w:rPr>
        <w:t xml:space="preserve">Consistency ratio = CI ÷ RI, where CI = (λmax − n)/(n − 1) and RI = 1.41 for n = 8 criteria; below 0.10 is acceptable. Also state who made the pairwise judgements (you alone, or with the Operations and BD Managers, combined by geometric mean) and the scoring scale for A/B/C (e.g. 1–5). Both are validity points, and they tie into §4.2.</w:t>
      </w:r>
    </w:p>
  </w:comment>
  <w:comment w:id="12" w:author="Claude (review)" w:date="2026-10-06T07:30:23Z" w:initials="CR">
    <w:p w14:paraId="25B5EE5D" w14:textId="77777777">
      <w:r>
        <w:rPr>
          <w:rStyle w:val="CommentReference"/>
        </w:rPr>
        <w:annotationRef/>
      </w:r>
      <w:r>
        <w:rPr>
          <w:color w:val="000000"/>
          <w:sz w:val="20"/>
          <w:szCs w:val="20"/>
        </w:rPr>
        <w:t xml:space="preserve">Suggestion: 10%, the midpoint of the 8–12% you already test (Table A9.3), justified as the owners' required return on retained equity and set above the rate implied by the fleet finance. The suggested §5.2 opportunity-cost text uses 10%: at 8% it would be about £78,000 on £1,053,412; at 12%, about £95,000 on £889,618 (NPV × r/(1 + r)).</w:t>
      </w:r>
    </w:p>
  </w:comment>
  <w:comment w:id="13" w:author="Claude (review)" w:date="2026-10-06T07:30:23Z" w:initials="CR">
    <w:p w14:paraId="4EA1E428" w14:textId="77777777">
      <w:r>
        <w:rPr>
          <w:rStyle w:val="CommentReference"/>
        </w:rPr>
        <w:annotationRef/>
      </w:r>
      <w:r>
        <w:rPr>
          <w:color w:val="000000"/>
          <w:sz w:val="20"/>
          <w:szCs w:val="20"/>
        </w:rPr>
        <w:t xml:space="preserve">'Only option' can't be claimed until Option B's Table 5 column is complete. Confirm it then, or soften to 'the only shortlisted option'.</w:t>
      </w:r>
    </w:p>
  </w:comment>
  <w:comment w:id="14" w:author="Claude (review)" w:date="2026-10-06T07:30:23Z" w:initials="CR">
    <w:p w14:paraId="37BCC228" w14:textId="77777777">
      <w:r>
        <w:rPr>
          <w:rStyle w:val="CommentReference"/>
        </w:rPr>
        <w:annotationRef/>
      </w:r>
      <w:r>
        <w:rPr>
          <w:color w:val="000000"/>
          <w:sz w:val="20"/>
          <w:szCs w:val="20"/>
        </w:rPr>
        <w:t xml:space="preserve">A marker will ask whether the existing three depots can actually spare £274,303 in the twelve months before the 2028 opening. The inserted sentence needs that figure from the management accounts. Without it, the self-funding case is asserted rather than shown, and this is the paragraph the distinction descriptor (critical evaluation of financial strategy) rests on.</w:t>
      </w:r>
    </w:p>
  </w:comment>
  <w:comment w:id="15" w:author="Claude (review)" w:date="2026-10-06T07:30:23Z" w:initials="CR">
    <w:p w14:paraId="11D34542" w14:textId="77777777">
      <w:r>
        <w:rPr>
          <w:rStyle w:val="CommentReference"/>
        </w:rPr>
        <w:annotationRef/>
      </w:r>
      <w:r>
        <w:rPr>
          <w:color w:val="000000"/>
          <w:sz w:val="20"/>
          <w:szCs w:val="20"/>
        </w:rPr>
        <w:t xml:space="preserve">Check on the inserted figures: 75 m³ in four months ≈ 225 m³ a year; × £51.74 ≈ £11,600. Leeds and Warrington contribution differs from the new depot's, so use their own figure if you have it. The Warrington log stops on 19 June, so this is a minimum. Either way the gap to £100,240 is an order of magnitude, which is the point.</w:t>
      </w:r>
    </w:p>
  </w:comment>
  <w:comment w:id="16" w:author="Claude (review)" w:date="2026-10-06T07:30:23Z" w:initials="CR">
    <w:p w14:paraId="7819EC28" w14:textId="77777777">
      <w:r>
        <w:rPr>
          <w:rStyle w:val="CommentReference"/>
        </w:rPr>
        <w:annotationRef/>
      </w:r>
      <w:r>
        <w:rPr>
          <w:color w:val="000000"/>
          <w:sz w:val="20"/>
          <w:szCs w:val="20"/>
        </w:rPr>
        <w:t xml:space="preserve">Suggestion that works with monthly management accounts (the model is annual; Table A9.4 #11): 'monthly volume at or above break-even (596 m³) for three consecutive months by month 9 prompts review of asset-financed acceleration of the 2029 opening'.</w:t>
      </w:r>
    </w:p>
  </w:comment>
  <w:comment w:id="17" w:author="Claude (review)" w:date="2026-10-06T07:30:23Z" w:initials="CR">
    <w:p w14:paraId="11CEF027" w14:textId="77777777">
      <w:r>
        <w:rPr>
          <w:rStyle w:val="CommentReference"/>
        </w:rPr>
        <w:annotationRef/>
      </w:r>
      <w:r>
        <w:rPr>
          <w:color w:val="000000"/>
          <w:sz w:val="20"/>
          <w:szCs w:val="20"/>
        </w:rPr>
        <w:t xml:space="preserve">Bulk cement storage and loading is a Part B activity (EPR 2016, Sch. 1, Pt 2, s. 3.1 Part B(a)), and volumetric operators with a depot silo hold Part B permits from their local authority under Defra guidance PG3/01. Check the fee and determination time with the council for the chosen yard (Sheffield, Rotherham, Doncaster or Barnsley). It belongs in G2 and RAID D2 (both edited).</w:t>
      </w:r>
    </w:p>
  </w:comment>
  <w:comment w:id="18" w:author="Claude (review)" w:date="2026-10-06T07:30:24Z" w:initials="CR">
    <w:p w14:paraId="3AA54B4B" w14:textId="77777777">
      <w:r>
        <w:rPr>
          <w:rStyle w:val="CommentReference"/>
        </w:rPr>
        <w:annotationRef/>
      </w:r>
      <w:r>
        <w:rPr>
          <w:color w:val="000000"/>
          <w:sz w:val="20"/>
          <w:szCs w:val="20"/>
        </w:rPr>
        <w:t xml:space="preserve">Two checks. (1) Are £75,000 second-hand units really 32 t-compliant? Units built to the 38.4 t derogation lose it at their 12th registration anniversary (§5.3), which is the liability §5.3 warns against. (2) Recruitment and training sit outside the £278,520 total; say so in the note, or carry the cost into year 1 of the model.</w:t>
      </w:r>
    </w:p>
  </w:comment>
  <w:comment w:id="19" w:author="Claude (review)" w:date="2026-10-06T07:30:24Z" w:initials="CR">
    <w:p w14:paraId="5C60629A" w14:textId="77777777">
      <w:r>
        <w:rPr>
          <w:rStyle w:val="CommentReference"/>
        </w:rPr>
        <w:annotationRef/>
      </w:r>
      <w:r>
        <w:rPr>
          <w:color w:val="000000"/>
          <w:sz w:val="20"/>
          <w:szCs w:val="20"/>
        </w:rPr>
        <w:t xml:space="preserve">This section carries much of the Communication criterion (20%) but runs to about 80 words. Two additions would lift it. (a) One sentence on Procon's leadership structure and decision rights (board make-up, the MD's delegated limit), for K14/K16. (b) State the decision on Leeds vehicles (RAID A6). If the new depot's wagons come from Leeds, the depot teams' fear of capacity dilution is justified, not just something to manage. A draft is in the review notes.</w:t>
      </w:r>
    </w:p>
  </w:comment>
  <w:comment w:id="20" w:author="Claude (review)" w:date="2026-10-06T07:30:24Z" w:initials="CR">
    <w:p w14:paraId="2E69C0F8" w14:textId="77777777">
      <w:r>
        <w:rPr>
          <w:rStyle w:val="CommentReference"/>
        </w:rPr>
        <w:annotationRef/>
      </w:r>
      <w:r>
        <w:rPr>
          <w:color w:val="000000"/>
          <w:sz w:val="20"/>
          <w:szCs w:val="20"/>
        </w:rPr>
        <w:t xml:space="preserve">Write this from what actually happened. Markers reward the 'why this tactic' more than the description. Structure: what they said → what they were protecting → what you changed → evidence it worked (minute, email, revised paper). The commitment-sequencing sentence can read as manipulative unless you add that the board remained free to reject the site.</w:t>
      </w:r>
    </w:p>
  </w:comment>
  <w:comment w:id="21" w:author="Claude (review)" w:date="2026-10-06T07:30:24Z" w:initials="CR">
    <w:p w14:paraId="7E6C811B" w14:textId="77777777">
      <w:r>
        <w:rPr>
          <w:rStyle w:val="CommentReference"/>
        </w:rPr>
        <w:annotationRef/>
      </w:r>
      <w:r>
        <w:rPr>
          <w:color w:val="000000"/>
          <w:sz w:val="20"/>
          <w:szCs w:val="20"/>
        </w:rPr>
        <w:t xml:space="preserve">The brief asks for the planning-stage activities and your rationale (Gantt, risk, RACI). The body says little about how the 12-week project itself was run. Consider ~50 words on planned vs actual (fortnightly sponsor reviews; any slippage and why), pointing to a project Gantt in Appendix 14. A planned-timeline chart built from the scoping document is in the review folder.</w:t>
      </w:r>
    </w:p>
  </w:comment>
  <w:comment w:id="22" w:author="Claude (review)" w:date="2026-10-06T07:30:24Z" w:initials="CR">
    <w:p w14:paraId="5CC17F77" w14:textId="77777777">
      <w:r>
        <w:rPr>
          <w:rStyle w:val="CommentReference"/>
        </w:rPr>
        <w:annotationRef/>
      </w:r>
      <w:r>
        <w:rPr>
          <w:color w:val="000000"/>
          <w:sz w:val="20"/>
          <w:szCs w:val="20"/>
        </w:rPr>
        <w:t xml:space="preserve">Suggestion: 50% of break-even volume (about 300 m³ a month) in signed orders or framework call-offs. The full downside is NO-GO under the board's own rule (Table A9.1), so committed volume is the cheapest insurance before the fleet is ordered.</w:t>
      </w:r>
    </w:p>
  </w:comment>
  <w:comment w:id="23" w:author="Claude (review)" w:date="2026-10-06T07:30:24Z" w:initials="CR">
    <w:p w14:paraId="1362F977" w14:textId="77777777">
      <w:r>
        <w:rPr>
          <w:rStyle w:val="CommentReference"/>
        </w:rPr>
        <w:annotationRef/>
      </w:r>
      <w:r>
        <w:rPr>
          <w:color w:val="000000"/>
          <w:sz w:val="20"/>
          <w:szCs w:val="20"/>
        </w:rPr>
        <w:t xml:space="preserve">The brief asks what has been implemented so far. Low-cost actions within your authority, if they genuinely happen before 9 November: enforce reason codes R01–R08 and add postcodes on both declined-work logs (your §6 recommendation, already in place); issue the Table 1 KPI dashboard; open heads-of-terms talks on a shortlisted yard; make the Part B permit pre-application enquiry. List only what has actually happened.</w:t>
      </w:r>
    </w:p>
  </w:comment>
  <w:comment w:id="24" w:author="Claude (review)" w:date="2026-10-06T07:30:24Z" w:initials="CR">
    <w:p w14:paraId="3DE17DA8" w14:textId="77777777">
      <w:r>
        <w:rPr>
          <w:rStyle w:val="CommentReference"/>
        </w:rPr>
        <w:annotationRef/>
      </w:r>
      <w:r>
        <w:rPr>
          <w:color w:val="000000"/>
          <w:sz w:val="20"/>
          <w:szCs w:val="20"/>
        </w:rPr>
        <w:t xml:space="preserve">The baseline is 5.5 a month (22 in four months), and a minimum, because the Warrington log stops on 19 June. Suggested target: no more than 2 a month across Leeds and Warrington by month 12, measured on the coded logs.</w:t>
      </w:r>
    </w:p>
  </w:comment>
  <w:comment w:id="25" w:author="Claude (review)" w:date="2026-10-06T07:30:24Z" w:initials="CR">
    <w:p w14:paraId="172282BE" w14:textId="77777777">
      <w:r>
        <w:rPr>
          <w:rStyle w:val="CommentReference"/>
        </w:rPr>
        <w:annotationRef/>
      </w:r>
      <w:r>
        <w:rPr>
          <w:color w:val="000000"/>
          <w:sz w:val="20"/>
          <w:szCs w:val="20"/>
        </w:rPr>
        <w:t xml:space="preserve">Suggestion: 15%. That is tight enough to matter (a 10% volume shortfall adds about 3 months to payback, Table A9.2) and loose enough for a first-year forecast.</w:t>
      </w:r>
    </w:p>
  </w:comment>
  <w:comment w:id="26" w:author="Claude (review)" w:date="2026-10-06T07:30:24Z" w:initials="CR">
    <w:p w14:paraId="57173304" w14:textId="77777777">
      <w:r>
        <w:rPr>
          <w:rStyle w:val="CommentReference"/>
        </w:rPr>
        <w:annotationRef/>
      </w:r>
      <w:r>
        <w:rPr>
          <w:color w:val="000000"/>
          <w:sz w:val="20"/>
          <w:szCs w:val="20"/>
        </w:rPr>
        <w:t xml:space="preserve">Target changed from 23 to 24 months: the board model's own 23.1 months fails a '23 or fewer' target. 24 keeps it demanding. The board's 4-year GO rule is the looser alternative.</w:t>
      </w:r>
    </w:p>
  </w:comment>
  <w:comment w:id="27" w:author="Claude (review)" w:date="2026-10-06T07:30:24Z" w:initials="CR">
    <w:p w14:paraId="6475DFB1" w14:textId="77777777">
      <w:r>
        <w:rPr>
          <w:rStyle w:val="CommentReference"/>
        </w:rPr>
        <w:annotationRef/>
      </w:r>
      <w:r>
        <w:rPr>
          <w:color w:val="000000"/>
          <w:sz w:val="20"/>
          <w:szCs w:val="20"/>
        </w:rPr>
        <w:t xml:space="preserve">Clarify who built the board model. The scoping document says you would build and own the financial model. If the workbook is yours, say so: finding and fixing faults in your own model is strong reflective evidence. Also say whether the board saw these corrections before approving at G0. The full downside turns NO-GO, which is a governance point (K9, K14).</w:t>
      </w:r>
    </w:p>
  </w:comment>
  <w:comment w:id="28" w:author="Claude (review)" w:date="2026-10-06T07:30:24Z" w:initials="CR">
    <w:p w14:paraId="6DD99BA8" w14:textId="77777777">
      <w:r>
        <w:rPr>
          <w:rStyle w:val="CommentReference"/>
        </w:rPr>
        <w:annotationRef/>
      </w:r>
      <w:r>
        <w:rPr>
          <w:color w:val="000000"/>
          <w:sz w:val="20"/>
          <w:szCs w:val="20"/>
        </w:rPr>
        <w:t xml:space="preserve">The brief asks for the list of prompts and links 'with your references, at the end of your work'. The safest reading is to put the list directly under this line, not only in Appendix 18. Include this review session.</w:t>
      </w:r>
    </w:p>
  </w:comment>
  <w:comment w:id="29" w:author="Claude (review)" w:date="2026-10-06T07:30:25Z" w:initials="CR">
    <w:p w14:paraId="516AF557" w14:textId="77777777">
      <w:r>
        <w:rPr>
          <w:rStyle w:val="CommentReference"/>
        </w:rPr>
        <w:annotationRef/>
      </w:r>
      <w:r>
        <w:rPr>
          <w:color w:val="000000"/>
          <w:sz w:val="20"/>
          <w:szCs w:val="20"/>
        </w:rPr>
        <w:t xml:space="preserve">Appendices 2, 3, 6, 7, 11, 13, 17 and 18 are cited but not yet in the file. 13 (board approval, for S2) and 17 (employer statement) are mandatory. Update the contents table (F9) once they are in. Appendix 19's production week is still [X].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2EF6E0" w15:done="0"/>
  <w15:commentEx w15:paraId="6531A582" w15:done="0"/>
  <w15:commentEx w15:paraId="6560CD6F" w15:done="0"/>
  <w15:commentEx w15:paraId="2E58562C" w15:done="0"/>
  <w15:commentEx w15:paraId="054E5B47" w15:done="0"/>
  <w15:commentEx w15:paraId="3D9E8088" w15:done="0"/>
  <w15:commentEx w15:paraId="6C8516A8" w15:done="0"/>
  <w15:commentEx w15:paraId="602B80AD" w15:done="0"/>
  <w15:commentEx w15:paraId="349F9142" w15:done="0"/>
  <w15:commentEx w15:paraId="6638BACC" w15:done="0"/>
  <w15:commentEx w15:paraId="4BBB34E5" w15:done="0"/>
  <w15:commentEx w15:paraId="623EFB92" w15:done="0"/>
  <w15:commentEx w15:paraId="25B5EE5D" w15:done="0"/>
  <w15:commentEx w15:paraId="4EA1E428" w15:done="0"/>
  <w15:commentEx w15:paraId="37BCC228" w15:done="0"/>
  <w15:commentEx w15:paraId="11D34542" w15:done="0"/>
  <w15:commentEx w15:paraId="7819EC28" w15:done="0"/>
  <w15:commentEx w15:paraId="11CEF027" w15:done="0"/>
  <w15:commentEx w15:paraId="3AA54B4B" w15:done="0"/>
  <w15:commentEx w15:paraId="5C60629A" w15:done="0"/>
  <w15:commentEx w15:paraId="2E69C0F8" w15:done="0"/>
  <w15:commentEx w15:paraId="7E6C811B" w15:done="0"/>
  <w15:commentEx w15:paraId="5CC17F77" w15:done="0"/>
  <w15:commentEx w15:paraId="1362F977" w15:done="0"/>
  <w15:commentEx w15:paraId="3DE17DA8" w15:done="0"/>
  <w15:commentEx w15:paraId="172282BE" w15:done="0"/>
  <w15:commentEx w15:paraId="57173304" w15:done="0"/>
  <w15:commentEx w15:paraId="6475DFB1" w15:done="0"/>
  <w15:commentEx w15:paraId="6DD99BA8" w15:done="0"/>
  <w15:commentEx w15:paraId="516AF5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2BEA59D" w16cex:dateUtc="2026-10-06T07:30:22Z"/>
  <w16cex:commentExtensible w16cex:durableId="47CADABC" w16cex:dateUtc="2026-10-06T07:30:22Z"/>
  <w16cex:commentExtensible w16cex:durableId="24883E16" w16cex:dateUtc="2026-10-06T07:30:22Z"/>
  <w16cex:commentExtensible w16cex:durableId="383FB096" w16cex:dateUtc="2026-10-06T07:30:22Z"/>
  <w16cex:commentExtensible w16cex:durableId="6635B859" w16cex:dateUtc="2026-10-06T07:30:22Z"/>
  <w16cex:commentExtensible w16cex:durableId="234370A9" w16cex:dateUtc="2026-10-06T07:30:22Z"/>
  <w16cex:commentExtensible w16cex:durableId="4DA8949C" w16cex:dateUtc="2026-10-06T07:30:22Z"/>
  <w16cex:commentExtensible w16cex:durableId="509A877A" w16cex:dateUtc="2026-10-06T07:30:23Z"/>
  <w16cex:commentExtensible w16cex:durableId="3824ED8E" w16cex:dateUtc="2026-10-06T07:30:23Z"/>
  <w16cex:commentExtensible w16cex:durableId="4A44C193" w16cex:dateUtc="2026-10-06T07:30:23Z"/>
  <w16cex:commentExtensible w16cex:durableId="7C199B92" w16cex:dateUtc="2026-10-06T07:30:23Z"/>
  <w16cex:commentExtensible w16cex:durableId="17C69077" w16cex:dateUtc="2026-10-06T07:30:23Z"/>
  <w16cex:commentExtensible w16cex:durableId="3491DD16" w16cex:dateUtc="2026-10-06T07:30:23Z"/>
  <w16cex:commentExtensible w16cex:durableId="65B9554E" w16cex:dateUtc="2026-10-06T07:30:23Z"/>
  <w16cex:commentExtensible w16cex:durableId="38C2CC5D" w16cex:dateUtc="2026-10-06T07:30:23Z"/>
  <w16cex:commentExtensible w16cex:durableId="5C250EE2" w16cex:dateUtc="2026-10-06T07:30:23Z"/>
  <w16cex:commentExtensible w16cex:durableId="169B9CBF" w16cex:dateUtc="2026-10-06T07:30:23Z"/>
  <w16cex:commentExtensible w16cex:durableId="1D272341" w16cex:dateUtc="2026-10-06T07:30:23Z"/>
  <w16cex:commentExtensible w16cex:durableId="444B1B03" w16cex:dateUtc="2026-10-06T07:30:24Z"/>
  <w16cex:commentExtensible w16cex:durableId="0265AC88" w16cex:dateUtc="2026-10-06T07:30:24Z"/>
  <w16cex:commentExtensible w16cex:durableId="377AB8D0" w16cex:dateUtc="2026-10-06T07:30:24Z"/>
  <w16cex:commentExtensible w16cex:durableId="09B01A89" w16cex:dateUtc="2026-10-06T07:30:24Z"/>
  <w16cex:commentExtensible w16cex:durableId="3235DCE1" w16cex:dateUtc="2026-10-06T07:30:24Z"/>
  <w16cex:commentExtensible w16cex:durableId="3E5838D4" w16cex:dateUtc="2026-10-06T07:30:24Z"/>
  <w16cex:commentExtensible w16cex:durableId="67D831EC" w16cex:dateUtc="2026-10-06T07:30:24Z"/>
  <w16cex:commentExtensible w16cex:durableId="5FA480BB" w16cex:dateUtc="2026-10-06T07:30:24Z"/>
  <w16cex:commentExtensible w16cex:durableId="0DA56200" w16cex:dateUtc="2026-10-06T07:30:24Z"/>
  <w16cex:commentExtensible w16cex:durableId="2033C97F" w16cex:dateUtc="2026-10-06T07:30:24Z"/>
  <w16cex:commentExtensible w16cex:durableId="47D00FA6" w16cex:dateUtc="2026-10-06T07:30:24Z"/>
  <w16cex:commentExtensible w16cex:durableId="1B8E7B79" w16cex:dateUtc="2026-10-06T07:30: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2EF6E0" w16cid:durableId="32BEA59D"/>
  <w16cid:commentId w16cid:paraId="6531A582" w16cid:durableId="47CADABC"/>
  <w16cid:commentId w16cid:paraId="6560CD6F" w16cid:durableId="24883E16"/>
  <w16cid:commentId w16cid:paraId="2E58562C" w16cid:durableId="383FB096"/>
  <w16cid:commentId w16cid:paraId="054E5B47" w16cid:durableId="6635B859"/>
  <w16cid:commentId w16cid:paraId="3D9E8088" w16cid:durableId="234370A9"/>
  <w16cid:commentId w16cid:paraId="6C8516A8" w16cid:durableId="4DA8949C"/>
  <w16cid:commentId w16cid:paraId="602B80AD" w16cid:durableId="509A877A"/>
  <w16cid:commentId w16cid:paraId="349F9142" w16cid:durableId="3824ED8E"/>
  <w16cid:commentId w16cid:paraId="6638BACC" w16cid:durableId="4A44C193"/>
  <w16cid:commentId w16cid:paraId="4BBB34E5" w16cid:durableId="7C199B92"/>
  <w16cid:commentId w16cid:paraId="623EFB92" w16cid:durableId="17C69077"/>
  <w16cid:commentId w16cid:paraId="25B5EE5D" w16cid:durableId="3491DD16"/>
  <w16cid:commentId w16cid:paraId="4EA1E428" w16cid:durableId="65B9554E"/>
  <w16cid:commentId w16cid:paraId="37BCC228" w16cid:durableId="38C2CC5D"/>
  <w16cid:commentId w16cid:paraId="11D34542" w16cid:durableId="5C250EE2"/>
  <w16cid:commentId w16cid:paraId="7819EC28" w16cid:durableId="169B9CBF"/>
  <w16cid:commentId w16cid:paraId="11CEF027" w16cid:durableId="1D272341"/>
  <w16cid:commentId w16cid:paraId="3AA54B4B" w16cid:durableId="444B1B03"/>
  <w16cid:commentId w16cid:paraId="5C60629A" w16cid:durableId="0265AC88"/>
  <w16cid:commentId w16cid:paraId="2E69C0F8" w16cid:durableId="377AB8D0"/>
  <w16cid:commentId w16cid:paraId="7E6C811B" w16cid:durableId="09B01A89"/>
  <w16cid:commentId w16cid:paraId="5CC17F77" w16cid:durableId="3235DCE1"/>
  <w16cid:commentId w16cid:paraId="1362F977" w16cid:durableId="3E5838D4"/>
  <w16cid:commentId w16cid:paraId="3DE17DA8" w16cid:durableId="67D831EC"/>
  <w16cid:commentId w16cid:paraId="172282BE" w16cid:durableId="5FA480BB"/>
  <w16cid:commentId w16cid:paraId="57173304" w16cid:durableId="0DA56200"/>
  <w16cid:commentId w16cid:paraId="6475DFB1" w16cid:durableId="2033C97F"/>
  <w16cid:commentId w16cid:paraId="6DD99BA8" w16cid:durableId="47D00FA6"/>
  <w16cid:commentId w16cid:paraId="516AF557" w16cid:durableId="1B8E7B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BA5C" w14:textId="77777777" w:rsidR="00863F0A" w:rsidRDefault="00863F0A">
      <w:pPr>
        <w:spacing w:after="0" w:line="240" w:lineRule="auto"/>
      </w:pPr>
      <w:r>
        <w:separator/>
      </w:r>
    </w:p>
  </w:endnote>
  <w:endnote w:type="continuationSeparator" w:id="0">
    <w:p w14:paraId="7ADDD46B" w14:textId="77777777" w:rsidR="00863F0A" w:rsidRDefault="0086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CD86"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A012"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2D97"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DD937" w14:textId="77777777" w:rsidR="00863F0A" w:rsidRDefault="00863F0A">
      <w:pPr>
        <w:spacing w:after="0" w:line="240" w:lineRule="auto"/>
      </w:pPr>
      <w:r>
        <w:separator/>
      </w:r>
    </w:p>
  </w:footnote>
  <w:footnote w:type="continuationSeparator" w:id="0">
    <w:p w14:paraId="6E438FBB" w14:textId="77777777" w:rsidR="00863F0A" w:rsidRDefault="0086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3CF0"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F2AC4"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F805"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2B3"/>
    <w:rsid w:val="00326F90"/>
    <w:rsid w:val="00455152"/>
    <w:rsid w:val="00457F15"/>
    <w:rsid w:val="00554665"/>
    <w:rsid w:val="005765CE"/>
    <w:rsid w:val="005F5692"/>
    <w:rsid w:val="006A045B"/>
    <w:rsid w:val="00863F0A"/>
    <w:rsid w:val="008C6F2C"/>
    <w:rsid w:val="008F54E3"/>
    <w:rsid w:val="00983170"/>
    <w:rsid w:val="00A05C10"/>
    <w:rsid w:val="00AA1D8D"/>
    <w:rsid w:val="00B47730"/>
    <w:rsid w:val="00B5473C"/>
    <w:rsid w:val="00B75CBA"/>
    <w:rsid w:val="00CB0664"/>
    <w:rsid w:val="00CF173B"/>
    <w:rsid w:val="00D905C1"/>
    <w:rsid w:val="00DA0FDA"/>
    <w:rsid w:val="00E72DD9"/>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9FE7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comments" Target="comments.xml"/><Relationship Id="rId19" Type="http://schemas.microsoft.com/office/2011/relationships/commentsExtended" Target="commentsExtended.xml"/><Relationship Id="rId20" Type="http://schemas.microsoft.com/office/2016/09/relationships/commentsIds" Target="commentsIds.xml"/><Relationship Id="rId21"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14307</Words>
  <Characters>81552</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Arron Jameson | Procon 247</cp:lastModifiedBy>
  <cp:revision>6</cp:revision>
  <dcterms:created xsi:type="dcterms:W3CDTF">2013-12-23T23:15:00Z</dcterms:created>
  <dcterms:modified xsi:type="dcterms:W3CDTF">2026-10-05T21:29:00Z</dcterms:modified>
  <cp:category/>
</cp:coreProperties>
</file>