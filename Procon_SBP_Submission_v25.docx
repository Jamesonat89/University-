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1490" w14:textId="77777777" w:rsidR="008F54E3" w:rsidRPr="00C32864" w:rsidRDefault="008C6F2C">
      <w:pPr>
        <w:pStyle w:val="CoverTitle"/>
        <w:rPr>
          <w:lang w:val="en-GB"/>
        </w:rPr>
      </w:pPr>
      <w:bookmarkStart w:id="0" w:name="_Toc241872183"/>
      <w:r>
        <w:rPr>
          <w:lang w:val="en-GB"/>
        </w:rPr>
        <w:t>A Site-Selection and Investment Framework for Procon 24/7's Self-Funded Five-Year Expansion in the UK Ready-Mixed Concrete Sector, Applied to the 2027 Location Decision</w:t>
      </w:r>
      <w:bookmarkEnd w:id="0"/>
    </w:p>
    <w:p w14:paraId="161AB321" w14:textId="77777777" w:rsidR="008F54E3" w:rsidRPr="00C32864" w:rsidRDefault="008F54E3">
      <w:pPr>
        <w:pStyle w:val="TableCaption"/>
        <w:keepNext/>
        <w:rPr>
          <w:lang w:val="en-GB"/>
        </w:rPr>
      </w:pPr>
    </w:p>
    <w:tbl>
      <w:tblPr>
        <w:tblStyle w:val="TableGrid"/>
        <w:tblW w:w="0" w:type="auto"/>
        <w:tblLook w:val="04A0" w:firstRow="1" w:lastRow="0" w:firstColumn="1" w:lastColumn="0" w:noHBand="0" w:noVBand="1"/>
      </w:tblPr>
      <w:tblGrid>
        <w:gridCol w:w="4320"/>
        <w:gridCol w:w="4320"/>
      </w:tblGrid>
      <w:tr w:rsidR="008F54E3" w:rsidRPr="00C32864" w14:paraId="74E640FF" w14:textId="77777777">
        <w:trPr>
          <w:cantSplit/>
          <w:tblHeader/>
        </w:trPr>
        <w:tc>
          <w:tcPr>
            <w:tcW w:w="4320" w:type="dxa"/>
          </w:tcPr>
          <w:p w14:paraId="1956B229" w14:textId="77777777" w:rsidR="008F54E3" w:rsidRPr="00C32864" w:rsidRDefault="008C6F2C">
            <w:pPr>
              <w:rPr>
                <w:lang w:val="en-GB"/>
              </w:rPr>
            </w:pPr>
            <w:r>
              <w:rPr>
                <w:b/>
                <w:lang w:val="en-GB"/>
              </w:rPr>
              <w:t>Item</w:t>
            </w:r>
          </w:p>
        </w:tc>
        <w:tc>
          <w:tcPr>
            <w:tcW w:w="4320" w:type="dxa"/>
          </w:tcPr>
          <w:p w14:paraId="2DFD9913" w14:textId="77777777" w:rsidR="008F54E3" w:rsidRPr="00C32864" w:rsidRDefault="008C6F2C">
            <w:pPr>
              <w:rPr>
                <w:lang w:val="en-GB"/>
              </w:rPr>
            </w:pPr>
            <w:r>
              <w:rPr>
                <w:b/>
                <w:lang w:val="en-GB"/>
              </w:rPr>
              <w:t>Detail</w:t>
            </w:r>
          </w:p>
        </w:tc>
      </w:tr>
      <w:tr w:rsidR="008F54E3" w:rsidRPr="00C32864" w14:paraId="677EE00F" w14:textId="77777777">
        <w:trPr>
          <w:cantSplit/>
        </w:trPr>
        <w:tc>
          <w:tcPr>
            <w:tcW w:w="4320" w:type="dxa"/>
          </w:tcPr>
          <w:p w14:paraId="40586156" w14:textId="77777777" w:rsidR="008F54E3" w:rsidRPr="00C32864" w:rsidRDefault="008C6F2C">
            <w:pPr>
              <w:rPr>
                <w:lang w:val="en-GB"/>
              </w:rPr>
            </w:pPr>
            <w:r>
              <w:rPr>
                <w:lang w:val="en-GB"/>
              </w:rPr>
              <w:t>Module</w:t>
            </w:r>
          </w:p>
        </w:tc>
        <w:tc>
          <w:tcPr>
            <w:tcW w:w="4320" w:type="dxa"/>
          </w:tcPr>
          <w:p w14:paraId="199AECE6" w14:textId="77777777" w:rsidR="008F54E3" w:rsidRPr="00C32864" w:rsidRDefault="008C6F2C">
            <w:pPr>
              <w:rPr>
                <w:lang w:val="en-GB"/>
              </w:rPr>
            </w:pPr>
            <w:r>
              <w:rPr>
                <w:lang w:val="en-GB"/>
              </w:rPr>
              <w:t>BEMM117DA Strategic Business Proposal — Assessment 2</w:t>
            </w:r>
          </w:p>
        </w:tc>
      </w:tr>
      <w:tr w:rsidR="008F54E3" w:rsidRPr="00C32864" w14:paraId="1904DBE7" w14:textId="77777777">
        <w:trPr>
          <w:cantSplit/>
        </w:trPr>
        <w:tc>
          <w:tcPr>
            <w:tcW w:w="4320" w:type="dxa"/>
          </w:tcPr>
          <w:p w14:paraId="09669B9C" w14:textId="77777777" w:rsidR="008F54E3" w:rsidRPr="00C32864" w:rsidRDefault="008C6F2C">
            <w:pPr>
              <w:rPr>
                <w:lang w:val="en-GB"/>
              </w:rPr>
            </w:pPr>
            <w:r>
              <w:rPr>
                <w:lang w:val="en-GB"/>
              </w:rPr>
              <w:t>End-point assessment</w:t>
            </w:r>
          </w:p>
        </w:tc>
        <w:tc>
          <w:tcPr>
            <w:tcW w:w="4320" w:type="dxa"/>
          </w:tcPr>
          <w:p w14:paraId="406C6253" w14:textId="77777777" w:rsidR="008F54E3" w:rsidRPr="00C32864" w:rsidRDefault="008C6F2C">
            <w:pPr>
              <w:rPr>
                <w:lang w:val="en-GB"/>
              </w:rPr>
            </w:pPr>
            <w:r>
              <w:rPr>
                <w:lang w:val="en-GB"/>
              </w:rPr>
              <w:t>CMI Assessment Method 1 — L7 Senior Leader (ST0480 v1.2)</w:t>
            </w:r>
          </w:p>
        </w:tc>
      </w:tr>
      <w:tr w:rsidR="008F54E3" w:rsidRPr="00C32864" w14:paraId="138C49AA" w14:textId="77777777">
        <w:trPr>
          <w:cantSplit/>
        </w:trPr>
        <w:tc>
          <w:tcPr>
            <w:tcW w:w="4320" w:type="dxa"/>
          </w:tcPr>
          <w:p w14:paraId="6A74E6E9" w14:textId="77777777" w:rsidR="008F54E3" w:rsidRPr="00C32864" w:rsidRDefault="008C6F2C">
            <w:pPr>
              <w:rPr>
                <w:lang w:val="en-GB"/>
              </w:rPr>
            </w:pPr>
            <w:r>
              <w:rPr>
                <w:lang w:val="en-GB"/>
              </w:rPr>
              <w:t>Apprentice</w:t>
            </w:r>
          </w:p>
        </w:tc>
        <w:tc>
          <w:tcPr>
            <w:tcW w:w="4320" w:type="dxa"/>
          </w:tcPr>
          <w:p w14:paraId="21CB691D" w14:textId="77777777" w:rsidR="008F54E3" w:rsidRPr="00C32864" w:rsidRDefault="008C6F2C">
            <w:pPr>
              <w:rPr>
                <w:lang w:val="en-GB"/>
              </w:rPr>
            </w:pPr>
            <w:r>
              <w:rPr>
                <w:lang w:val="en-GB"/>
              </w:rPr>
              <w:t xml:space="preserve">Arron Mellon-Jameson</w:t>
            </w:r>
          </w:p>
        </w:tc>
      </w:tr>
      <w:tr w:rsidR="008F54E3" w:rsidRPr="00C32864" w14:paraId="04C09B5F" w14:textId="77777777">
        <w:trPr>
          <w:cantSplit/>
        </w:trPr>
        <w:tc>
          <w:tcPr>
            <w:tcW w:w="4320" w:type="dxa"/>
          </w:tcPr>
          <w:p w14:paraId="07F2C738" w14:textId="77777777" w:rsidR="008F54E3" w:rsidRPr="00C32864" w:rsidRDefault="008C6F2C">
            <w:pPr>
              <w:rPr>
                <w:lang w:val="en-GB"/>
              </w:rPr>
            </w:pPr>
            <w:r>
              <w:rPr>
                <w:lang w:val="en-GB"/>
              </w:rPr>
              <w:t>Organisation</w:t>
            </w:r>
          </w:p>
        </w:tc>
        <w:tc>
          <w:tcPr>
            <w:tcW w:w="4320" w:type="dxa"/>
          </w:tcPr>
          <w:p w14:paraId="07D15543" w14:textId="77777777" w:rsidR="008F54E3" w:rsidRPr="00C32864" w:rsidRDefault="008C6F2C">
            <w:pPr>
              <w:rPr>
                <w:lang w:val="en-GB"/>
              </w:rPr>
            </w:pPr>
            <w:r>
              <w:rPr>
                <w:lang w:val="en-GB"/>
              </w:rPr>
              <w:t>Procon 24/7 Ltd</w:t>
            </w:r>
          </w:p>
        </w:tc>
      </w:tr>
      <w:tr w:rsidR="008F54E3" w:rsidRPr="00C32864" w14:paraId="0490346F" w14:textId="77777777">
        <w:trPr>
          <w:cantSplit/>
        </w:trPr>
        <w:tc>
          <w:tcPr>
            <w:tcW w:w="4320" w:type="dxa"/>
          </w:tcPr>
          <w:p w14:paraId="6C154F8B" w14:textId="77777777" w:rsidR="008F54E3" w:rsidRPr="00C32864" w:rsidRDefault="008C6F2C">
            <w:pPr>
              <w:rPr>
                <w:lang w:val="en-GB"/>
              </w:rPr>
            </w:pPr>
            <w:r>
              <w:rPr>
                <w:lang w:val="en-GB"/>
              </w:rPr>
              <w:t>Role</w:t>
            </w:r>
          </w:p>
        </w:tc>
        <w:tc>
          <w:tcPr>
            <w:tcW w:w="4320" w:type="dxa"/>
          </w:tcPr>
          <w:p w14:paraId="08998501" w14:textId="77777777" w:rsidR="008F54E3" w:rsidRPr="00C32864" w:rsidRDefault="008C6F2C">
            <w:pPr>
              <w:rPr>
                <w:lang w:val="en-GB"/>
              </w:rPr>
            </w:pPr>
            <w:r>
              <w:rPr>
                <w:lang w:val="en-GB"/>
              </w:rPr>
              <w:t>Business Manager (P&amp;L accountability)</w:t>
            </w:r>
          </w:p>
        </w:tc>
      </w:tr>
      <w:tr w:rsidR="008F54E3" w:rsidRPr="00C32864" w14:paraId="17D323C2" w14:textId="77777777">
        <w:trPr>
          <w:cantSplit/>
        </w:trPr>
        <w:tc>
          <w:tcPr>
            <w:tcW w:w="4320" w:type="dxa"/>
          </w:tcPr>
          <w:p w14:paraId="2B383B3A" w14:textId="77777777" w:rsidR="008F54E3" w:rsidRPr="00C32864" w:rsidRDefault="008C6F2C">
            <w:pPr>
              <w:rPr>
                <w:lang w:val="en-GB"/>
              </w:rPr>
            </w:pPr>
            <w:r>
              <w:rPr>
                <w:lang w:val="en-GB"/>
              </w:rPr>
              <w:t>Submission</w:t>
            </w:r>
          </w:p>
        </w:tc>
        <w:tc>
          <w:tcPr>
            <w:tcW w:w="4320" w:type="dxa"/>
          </w:tcPr>
          <w:p w14:paraId="2744DCB0" w14:textId="77777777" w:rsidR="008F54E3" w:rsidRPr="00C32864" w:rsidRDefault="008C6F2C">
            <w:pPr>
              <w:rPr>
                <w:lang w:val="en-GB"/>
              </w:rPr>
            </w:pPr>
            <w:r>
              <w:rPr>
                <w:lang w:val="en-GB"/>
              </w:rPr>
              <w:t>9 November 2026</w:t>
            </w:r>
          </w:p>
        </w:tc>
      </w:tr>
      <w:tr w:rsidR="008F54E3" w:rsidRPr="00C32864" w14:paraId="60C8FB03" w14:textId="77777777">
        <w:trPr>
          <w:cantSplit/>
        </w:trPr>
        <w:tc>
          <w:tcPr>
            <w:tcW w:w="4320" w:type="dxa"/>
          </w:tcPr>
          <w:p w14:paraId="1A0F7876" w14:textId="77777777" w:rsidR="008F54E3" w:rsidRPr="00C32864" w:rsidRDefault="008C6F2C">
            <w:pPr>
              <w:rPr>
                <w:lang w:val="en-GB"/>
              </w:rPr>
            </w:pPr>
            <w:r>
              <w:rPr>
                <w:lang w:val="en-GB"/>
              </w:rPr>
              <w:t>Word count</w:t>
            </w:r>
          </w:p>
        </w:tc>
        <w:tc>
          <w:tcPr>
            <w:tcW w:w="4320" w:type="dxa"/>
          </w:tcPr>
          <w:p w14:paraId="5E8CF612" w14:textId="77777777" w:rsidR="008F54E3" w:rsidRPr="00C32864" w:rsidRDefault="008C6F2C">
            <w:pPr>
              <w:rPr>
                <w:lang w:val="en-GB"/>
              </w:rPr>
            </w:pPr>
            <w:r>
              <w:rPr>
                <w:lang w:val="en-GB"/>
              </w:rPr>
              <w:t>[WORD_COUNT] (excluding tables, figures, references and appendices)</w:t>
            </w:r>
          </w:p>
        </w:tc>
      </w:tr>
      <w:tr w:rsidR="008F54E3" w:rsidRPr="00C32864" w14:paraId="47562482" w14:textId="77777777">
        <w:trPr>
          <w:cantSplit/>
        </w:trPr>
        <w:tc>
          <w:tcPr>
            <w:tcW w:w="4320" w:type="dxa"/>
          </w:tcPr>
          <w:p w14:paraId="19528034" w14:textId="77777777" w:rsidR="008F54E3" w:rsidRPr="00C32864" w:rsidRDefault="008C6F2C">
            <w:pPr>
              <w:rPr>
                <w:lang w:val="en-GB"/>
              </w:rPr>
            </w:pPr>
            <w:r>
              <w:rPr>
                <w:lang w:val="en-GB"/>
              </w:rPr>
              <w:t>KSB mapping</w:t>
            </w:r>
          </w:p>
        </w:tc>
        <w:tc>
          <w:tcPr>
            <w:tcW w:w="4320" w:type="dxa"/>
          </w:tcPr>
          <w:p w14:paraId="0D0D03C4" w14:textId="77777777" w:rsidR="008F54E3" w:rsidRPr="00C32864" w:rsidRDefault="008C6F2C">
            <w:pPr>
              <w:rPr>
                <w:lang w:val="en-GB"/>
              </w:rPr>
            </w:pPr>
            <w:r>
              <w:rPr>
                <w:lang w:val="en-GB"/>
              </w:rPr>
              <w:t>Appendix 16 (all fifteen KSBs, by section)</w:t>
            </w:r>
          </w:p>
        </w:tc>
      </w:tr>
      <w:tr w:rsidR="008F54E3" w:rsidRPr="00C32864" w14:paraId="2A445E02" w14:textId="77777777">
        <w:trPr>
          <w:cantSplit/>
        </w:trPr>
        <w:tc>
          <w:tcPr>
            <w:tcW w:w="4320" w:type="dxa"/>
          </w:tcPr>
          <w:p w14:paraId="4EC372CE" w14:textId="77777777" w:rsidR="008F54E3" w:rsidRPr="00C32864" w:rsidRDefault="008C6F2C">
            <w:pPr>
              <w:rPr>
                <w:lang w:val="en-GB"/>
              </w:rPr>
            </w:pPr>
            <w:r>
              <w:rPr>
                <w:lang w:val="en-GB"/>
              </w:rPr>
              <w:t>Employer verification</w:t>
            </w:r>
          </w:p>
        </w:tc>
        <w:tc>
          <w:tcPr>
            <w:tcW w:w="4320" w:type="dxa"/>
          </w:tcPr>
          <w:p w14:paraId="3B183209" w14:textId="77777777" w:rsidR="008F54E3" w:rsidRPr="00C32864" w:rsidRDefault="008C6F2C">
            <w:pPr>
              <w:rPr>
                <w:lang w:val="en-GB"/>
              </w:rPr>
            </w:pPr>
            <w:r>
              <w:rPr>
                <w:lang w:val="en-GB"/>
              </w:rPr>
              <w:t>Appendix 17</w:t>
            </w:r>
          </w:p>
        </w:tc>
      </w:tr>
    </w:tbl>
    <w:p w14:paraId="1BD74B4B" w14:textId="77777777" w:rsidR="008F54E3" w:rsidRPr="00C32864" w:rsidRDefault="008C6F2C">
      <w:pPr>
        <w:pStyle w:val="TableCaption"/>
        <w:keepNext/>
        <w:spacing w:before="240"/>
        <w:rPr>
          <w:lang w:val="en-GB"/>
        </w:rPr>
      </w:pPr>
      <w:r>
        <w:rPr>
          <w:lang w:val="en-GB"/>
        </w:rPr>
        <w:t>Contents</w:t>
      </w:r>
    </w:p>
    <w:p w:rsidR="001A52AB" w:rsidRDefault="008C6F2C">
      <w:pPr>
        <w:pStyle w:val="TOC1"/>
        <w:tabs>
          <w:tab w:val="right" w:leader="dot" w:pos="8630"/>
        </w:tabs>
        <w:rPr>
          <w:noProof/>
          <w:kern w:val="2"/>
          <w:sz w:val="24"/>
          <w:szCs w:val="24"/>
          <w:lang w:val="en-GB" w:eastAsia="en-GB"/>
          <w14:ligatures w14:val="standardContextual"/>
        </w:rPr>
      </w:pPr>
      <w:r>
        <w:rPr>
          <w:lang w:val="en-GB"/>
        </w:rPr>
        <w:fldChar w:fldCharType="begin"/>
      </w:r>
      <w:r>
        <w:rPr>
          <w:lang w:val="en-GB"/>
        </w:rPr>
        <w:instrText xml:space="preserve"> TOC \o "1-3" \h \z \u </w:instrText>
      </w:r>
      <w:r>
        <w:rPr>
          <w:lang w:val="en-GB"/>
        </w:rPr>
        <w:fldChar w:fldCharType="separate"/>
      </w:r>
      <w:r w:rsidR="001A52AB" w:rsidRPr="000D1A0D">
        <w:rPr>
          <w:rStyle w:val="Hyperlink"/>
          <w:noProof/>
          <w:lang w:val="en-GB"/>
        </w:rPr>
        <w:t>1. Executive Summary</w:t>
      </w:r>
      <w:r w:rsidR="001A52AB">
        <w:rPr>
          <w:noProof/>
          <w:webHidden/>
        </w:rPr>
        <w:tab/>
      </w:r>
      <w:r w:rsidR="001A52AB">
        <w:rPr>
          <w:noProof/>
          <w:webHidden/>
        </w:rPr>
      </w:r>
      <w:r w:rsidR="001A52AB">
        <w:rPr>
          <w:noProof/>
          <w:webHidden/>
        </w:rPr>
      </w:r>
      <w:r w:rsidR="001A52AB">
        <w:rPr>
          <w:noProof/>
          <w:webHidden/>
        </w:rPr>
      </w:r>
      <w:r w:rsidR="001A52AB">
        <w:rPr>
          <w:noProof/>
          <w:webHidden/>
        </w:rPr>
      </w:r>
      <w:r w:rsidR="001A52AB">
        <w:rPr>
          <w:noProof/>
          <w:webHidden/>
        </w:rPr>
        <w:t>3</w:t>
      </w:r>
      <w:r w:rsidR="001A52AB">
        <w:rPr>
          <w:noProof/>
          <w:webHidden/>
        </w:rPr>
      </w:r>
    </w:p>
    <w:p w:rsidR="001A52AB" w:rsidRDefault="001A52AB">
      <w:pPr>
        <w:pStyle w:val="TOC1"/>
        <w:tabs>
          <w:tab w:val="right" w:leader="dot" w:pos="8630"/>
        </w:tabs>
        <w:rPr>
          <w:noProof/>
          <w:kern w:val="2"/>
          <w:sz w:val="24"/>
          <w:szCs w:val="24"/>
          <w:lang w:val="en-GB" w:eastAsia="en-GB"/>
          <w14:ligatures w14:val="standardContextual"/>
        </w:rPr>
      </w:pPr>
      <w:r w:rsidRPr="000D1A0D">
        <w:rPr>
          <w:rStyle w:val="Hyperlink"/>
          <w:noProof/>
          <w:lang w:val="en-GB"/>
        </w:rPr>
        <w:t>2. Introduction and Statement of the Problem</w:t>
      </w:r>
      <w:r>
        <w:rPr>
          <w:noProof/>
          <w:webHidden/>
        </w:rPr>
        <w:tab/>
      </w:r>
      <w:r>
        <w:rPr>
          <w:noProof/>
          <w:webHidden/>
        </w:rPr>
      </w:r>
      <w:r>
        <w:rPr>
          <w:noProof/>
          <w:webHidden/>
        </w:rPr>
      </w:r>
      <w:r>
        <w:rPr>
          <w:noProof/>
          <w:webHidden/>
        </w:rPr>
      </w:r>
      <w:r>
        <w:rPr>
          <w:noProof/>
          <w:webHidden/>
        </w:rPr>
      </w:r>
      <w:r>
        <w:rPr>
          <w:noProof/>
          <w:webHidden/>
        </w:rPr>
        <w:t>4</w:t>
      </w:r>
      <w:r>
        <w:rPr>
          <w:noProof/>
          <w:webHidden/>
        </w:rPr>
      </w:r>
    </w:p>
    <w:p w:rsidR="001A52AB" w:rsidRDefault="001A52AB">
      <w:pPr>
        <w:pStyle w:val="TOC1"/>
        <w:tabs>
          <w:tab w:val="right" w:leader="dot" w:pos="8630"/>
        </w:tabs>
        <w:rPr>
          <w:noProof/>
          <w:kern w:val="2"/>
          <w:sz w:val="24"/>
          <w:szCs w:val="24"/>
          <w:lang w:val="en-GB" w:eastAsia="en-GB"/>
          <w14:ligatures w14:val="standardContextual"/>
        </w:rPr>
      </w:pPr>
      <w:r w:rsidRPr="000D1A0D">
        <w:rPr>
          <w:rStyle w:val="Hyperlink"/>
          <w:noProof/>
          <w:lang w:val="en-GB"/>
        </w:rPr>
        <w:t>3. Discussion of the Proposal and Problem</w:t>
      </w:r>
      <w:r>
        <w:rPr>
          <w:noProof/>
          <w:webHidden/>
        </w:rPr>
        <w:tab/>
      </w:r>
      <w:r>
        <w:rPr>
          <w:noProof/>
          <w:webHidden/>
        </w:rPr>
      </w:r>
      <w:r>
        <w:rPr>
          <w:noProof/>
          <w:webHidden/>
        </w:rPr>
      </w:r>
      <w:r>
        <w:rPr>
          <w:noProof/>
          <w:webHidden/>
        </w:rPr>
      </w:r>
      <w:r>
        <w:rPr>
          <w:noProof/>
          <w:webHidden/>
        </w:rPr>
      </w:r>
      <w:r>
        <w:rPr>
          <w:noProof/>
          <w:webHidden/>
        </w:rPr>
        <w:t>6</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3.1 External drivers</w:t>
      </w:r>
      <w:r>
        <w:rPr>
          <w:noProof/>
          <w:webHidden/>
        </w:rPr>
        <w:tab/>
      </w:r>
      <w:r>
        <w:rPr>
          <w:noProof/>
          <w:webHidden/>
        </w:rPr>
      </w:r>
      <w:r>
        <w:rPr>
          <w:noProof/>
          <w:webHidden/>
        </w:rPr>
      </w:r>
      <w:r>
        <w:rPr>
          <w:noProof/>
          <w:webHidden/>
        </w:rPr>
      </w:r>
      <w:r>
        <w:rPr>
          <w:noProof/>
          <w:webHidden/>
        </w:rPr>
      </w:r>
      <w:r>
        <w:rPr>
          <w:noProof/>
          <w:webHidden/>
        </w:rPr>
        <w:t>6</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3.2 The internal cause</w:t>
      </w:r>
      <w:r>
        <w:rPr>
          <w:noProof/>
          <w:webHidden/>
        </w:rPr>
        <w:tab/>
      </w:r>
      <w:r>
        <w:rPr>
          <w:noProof/>
          <w:webHidden/>
        </w:rPr>
      </w:r>
      <w:r>
        <w:rPr>
          <w:noProof/>
          <w:webHidden/>
        </w:rPr>
      </w:r>
      <w:r>
        <w:rPr>
          <w:noProof/>
          <w:webHidden/>
        </w:rPr>
      </w:r>
      <w:r>
        <w:rPr>
          <w:noProof/>
          <w:webHidden/>
        </w:rPr>
      </w:r>
      <w:r>
        <w:rPr>
          <w:noProof/>
          <w:webHidden/>
        </w:rPr>
        <w:t>6</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3.3 Symptoms and quantified consequences</w:t>
      </w:r>
      <w:r>
        <w:rPr>
          <w:noProof/>
          <w:webHidden/>
        </w:rPr>
        <w:tab/>
      </w:r>
      <w:r>
        <w:rPr>
          <w:noProof/>
          <w:webHidden/>
        </w:rPr>
      </w:r>
      <w:r>
        <w:rPr>
          <w:noProof/>
          <w:webHidden/>
        </w:rPr>
      </w:r>
      <w:r>
        <w:rPr>
          <w:noProof/>
          <w:webHidden/>
        </w:rPr>
      </w:r>
      <w:r>
        <w:rPr>
          <w:noProof/>
          <w:webHidden/>
        </w:rPr>
      </w:r>
      <w:r>
        <w:rPr>
          <w:noProof/>
          <w:webHidden/>
        </w:rPr>
        <w:t>7</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3.4 Brand and reputation: a critical evaluation</w:t>
      </w:r>
      <w:r>
        <w:rPr>
          <w:noProof/>
          <w:webHidden/>
        </w:rPr>
        <w:tab/>
      </w:r>
      <w:r>
        <w:rPr>
          <w:noProof/>
          <w:webHidden/>
        </w:rPr>
      </w:r>
      <w:r>
        <w:rPr>
          <w:noProof/>
          <w:webHidden/>
        </w:rPr>
      </w:r>
      <w:r>
        <w:rPr>
          <w:noProof/>
          <w:webHidden/>
        </w:rPr>
      </w:r>
      <w:r>
        <w:rPr>
          <w:noProof/>
          <w:webHidden/>
        </w:rPr>
      </w:r>
      <w:r>
        <w:rPr>
          <w:noProof/>
          <w:webHidden/>
        </w:rPr>
        <w:t>7</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3.5 Resistance and conflicting views</w:t>
      </w:r>
      <w:r>
        <w:rPr>
          <w:noProof/>
          <w:webHidden/>
        </w:rPr>
        <w:tab/>
      </w:r>
      <w:r>
        <w:rPr>
          <w:noProof/>
          <w:webHidden/>
        </w:rPr>
      </w:r>
      <w:r>
        <w:rPr>
          <w:noProof/>
          <w:webHidden/>
        </w:rPr>
      </w:r>
      <w:r>
        <w:rPr>
          <w:noProof/>
          <w:webHidden/>
        </w:rPr>
      </w:r>
      <w:r>
        <w:rPr>
          <w:noProof/>
          <w:webHidden/>
        </w:rPr>
      </w:r>
      <w:r>
        <w:rPr>
          <w:noProof/>
          <w:webHidden/>
        </w:rPr>
        <w:t>8</w:t>
      </w:r>
      <w:r>
        <w:rPr>
          <w:noProof/>
          <w:webHidden/>
        </w:rPr>
      </w:r>
    </w:p>
    <w:p w:rsidR="001A52AB" w:rsidRDefault="001A52AB">
      <w:pPr>
        <w:pStyle w:val="TOC1"/>
        <w:tabs>
          <w:tab w:val="right" w:leader="dot" w:pos="8630"/>
        </w:tabs>
        <w:rPr>
          <w:noProof/>
          <w:kern w:val="2"/>
          <w:sz w:val="24"/>
          <w:szCs w:val="24"/>
          <w:lang w:val="en-GB" w:eastAsia="en-GB"/>
          <w14:ligatures w14:val="standardContextual"/>
        </w:rPr>
      </w:pPr>
      <w:r w:rsidRPr="000D1A0D">
        <w:rPr>
          <w:rStyle w:val="Hyperlink"/>
          <w:noProof/>
          <w:lang w:val="en-GB"/>
        </w:rPr>
        <w:t>4. Methodology, Results and Options Analysis</w:t>
      </w:r>
      <w:r>
        <w:rPr>
          <w:noProof/>
          <w:webHidden/>
        </w:rPr>
        <w:tab/>
      </w:r>
      <w:r>
        <w:rPr>
          <w:noProof/>
          <w:webHidden/>
        </w:rPr>
      </w:r>
      <w:r>
        <w:rPr>
          <w:noProof/>
          <w:webHidden/>
        </w:rPr>
      </w:r>
      <w:r>
        <w:rPr>
          <w:noProof/>
          <w:webHidden/>
        </w:rPr>
      </w:r>
      <w:r>
        <w:rPr>
          <w:noProof/>
          <w:webHidden/>
        </w:rPr>
      </w:r>
      <w:r>
        <w:rPr>
          <w:noProof/>
          <w:webHidden/>
        </w:rPr>
        <w:t>9</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4.1 Research design and its justification</w:t>
      </w:r>
      <w:r>
        <w:rPr>
          <w:noProof/>
          <w:webHidden/>
        </w:rPr>
        <w:tab/>
      </w:r>
      <w:r>
        <w:rPr>
          <w:noProof/>
          <w:webHidden/>
        </w:rPr>
      </w:r>
      <w:r>
        <w:rPr>
          <w:noProof/>
          <w:webHidden/>
        </w:rPr>
      </w:r>
      <w:r>
        <w:rPr>
          <w:noProof/>
          <w:webHidden/>
        </w:rPr>
      </w:r>
      <w:r>
        <w:rPr>
          <w:noProof/>
          <w:webHidden/>
        </w:rPr>
      </w:r>
      <w:r>
        <w:rPr>
          <w:noProof/>
          <w:webHidden/>
        </w:rPr>
        <w:t>9</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4.2 Positionality, ethics and limitations</w:t>
      </w:r>
      <w:r>
        <w:rPr>
          <w:noProof/>
          <w:webHidden/>
        </w:rPr>
        <w:tab/>
      </w:r>
      <w:r>
        <w:rPr>
          <w:noProof/>
          <w:webHidden/>
        </w:rPr>
      </w:r>
      <w:r>
        <w:rPr>
          <w:noProof/>
          <w:webHidden/>
        </w:rPr>
      </w:r>
      <w:r>
        <w:rPr>
          <w:noProof/>
          <w:webHidden/>
        </w:rPr>
      </w:r>
      <w:r>
        <w:rPr>
          <w:noProof/>
          <w:webHidden/>
        </w:rPr>
      </w:r>
      <w:r>
        <w:rPr>
          <w:noProof/>
          <w:webHidden/>
        </w:rPr>
        <w:t>10</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4.3 Findings</w:t>
      </w:r>
      <w:r>
        <w:rPr>
          <w:noProof/>
          <w:webHidden/>
        </w:rPr>
        <w:tab/>
      </w:r>
      <w:r>
        <w:rPr>
          <w:noProof/>
          <w:webHidden/>
        </w:rPr>
      </w:r>
      <w:r>
        <w:rPr>
          <w:noProof/>
          <w:webHidden/>
        </w:rPr>
      </w:r>
      <w:r>
        <w:rPr>
          <w:noProof/>
          <w:webHidden/>
        </w:rPr>
      </w:r>
      <w:r>
        <w:rPr>
          <w:noProof/>
          <w:webHidden/>
        </w:rPr>
      </w:r>
      <w:r>
        <w:rPr>
          <w:noProof/>
          <w:webHidden/>
        </w:rPr>
        <w:t>11</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4.4 Options analysis</w:t>
      </w:r>
      <w:r>
        <w:rPr>
          <w:noProof/>
          <w:webHidden/>
        </w:rPr>
        <w:tab/>
      </w:r>
      <w:r>
        <w:rPr>
          <w:noProof/>
          <w:webHidden/>
        </w:rPr>
      </w:r>
      <w:r>
        <w:rPr>
          <w:noProof/>
          <w:webHidden/>
        </w:rPr>
      </w:r>
      <w:r>
        <w:rPr>
          <w:noProof/>
          <w:webHidden/>
        </w:rPr>
      </w:r>
      <w:r>
        <w:rPr>
          <w:noProof/>
          <w:webHidden/>
        </w:rPr>
      </w:r>
      <w:r>
        <w:rPr>
          <w:noProof/>
          <w:webHidden/>
        </w:rPr>
        <w:t>13</w:t>
      </w:r>
      <w:r>
        <w:rPr>
          <w:noProof/>
          <w:webHidden/>
        </w:rPr>
      </w:r>
    </w:p>
    <w:p w:rsidR="001A52AB" w:rsidRDefault="001A52AB">
      <w:pPr>
        <w:pStyle w:val="TOC1"/>
        <w:tabs>
          <w:tab w:val="right" w:leader="dot" w:pos="8630"/>
        </w:tabs>
        <w:rPr>
          <w:noProof/>
          <w:kern w:val="2"/>
          <w:sz w:val="24"/>
          <w:szCs w:val="24"/>
          <w:lang w:val="en-GB" w:eastAsia="en-GB"/>
          <w14:ligatures w14:val="standardContextual"/>
        </w:rPr>
      </w:pPr>
      <w:r w:rsidRPr="000D1A0D">
        <w:rPr>
          <w:rStyle w:val="Hyperlink"/>
          <w:noProof/>
          <w:lang w:val="en-GB"/>
        </w:rPr>
        <w:t>5. Recommendations and Implementation Plan</w:t>
      </w:r>
      <w:r>
        <w:rPr>
          <w:noProof/>
          <w:webHidden/>
        </w:rPr>
        <w:tab/>
      </w:r>
      <w:r>
        <w:rPr>
          <w:noProof/>
          <w:webHidden/>
        </w:rPr>
      </w:r>
      <w:r>
        <w:rPr>
          <w:noProof/>
          <w:webHidden/>
        </w:rPr>
      </w:r>
      <w:r>
        <w:rPr>
          <w:noProof/>
          <w:webHidden/>
        </w:rPr>
      </w:r>
      <w:r>
        <w:rPr>
          <w:noProof/>
          <w:webHidden/>
        </w:rPr>
      </w:r>
      <w:r>
        <w:rPr>
          <w:noProof/>
          <w:webHidden/>
        </w:rPr>
        <w:t>17</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5.1 Recommendation</w:t>
      </w:r>
      <w:r>
        <w:rPr>
          <w:noProof/>
          <w:webHidden/>
        </w:rPr>
        <w:tab/>
      </w:r>
      <w:r>
        <w:rPr>
          <w:noProof/>
          <w:webHidden/>
        </w:rPr>
      </w:r>
      <w:r>
        <w:rPr>
          <w:noProof/>
          <w:webHidden/>
        </w:rPr>
      </w:r>
      <w:r>
        <w:rPr>
          <w:noProof/>
          <w:webHidden/>
        </w:rPr>
      </w:r>
      <w:r>
        <w:rPr>
          <w:noProof/>
          <w:webHidden/>
        </w:rPr>
      </w:r>
      <w:r>
        <w:rPr>
          <w:noProof/>
          <w:webHidden/>
        </w:rPr>
        <w:t>17</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5.2 Funding strategy: a critical evaluation</w:t>
      </w:r>
      <w:r>
        <w:rPr>
          <w:noProof/>
          <w:webHidden/>
        </w:rPr>
        <w:tab/>
      </w:r>
      <w:r>
        <w:rPr>
          <w:noProof/>
          <w:webHidden/>
        </w:rPr>
      </w:r>
      <w:r>
        <w:rPr>
          <w:noProof/>
          <w:webHidden/>
        </w:rPr>
      </w:r>
      <w:r>
        <w:rPr>
          <w:noProof/>
          <w:webHidden/>
        </w:rPr>
      </w:r>
      <w:r>
        <w:rPr>
          <w:noProof/>
          <w:webHidden/>
        </w:rPr>
      </w:r>
      <w:r>
        <w:rPr>
          <w:noProof/>
          <w:webHidden/>
        </w:rPr>
        <w:t>17</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5.3 Governance, procurement and legal requirements</w:t>
      </w:r>
      <w:r>
        <w:rPr>
          <w:noProof/>
          <w:webHidden/>
        </w:rPr>
        <w:tab/>
      </w:r>
      <w:r>
        <w:rPr>
          <w:noProof/>
          <w:webHidden/>
        </w:rPr>
      </w:r>
      <w:r>
        <w:rPr>
          <w:noProof/>
          <w:webHidden/>
        </w:rPr>
      </w:r>
      <w:r>
        <w:rPr>
          <w:noProof/>
          <w:webHidden/>
        </w:rPr>
      </w:r>
      <w:r>
        <w:rPr>
          <w:noProof/>
          <w:webHidden/>
        </w:rPr>
      </w:r>
      <w:r>
        <w:rPr>
          <w:noProof/>
          <w:webHidden/>
        </w:rPr>
        <w:t>19</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5.4 Budget and resources</w:t>
      </w:r>
      <w:r>
        <w:rPr>
          <w:noProof/>
          <w:webHidden/>
        </w:rPr>
        <w:tab/>
      </w:r>
      <w:r>
        <w:rPr>
          <w:noProof/>
          <w:webHidden/>
        </w:rPr>
      </w:r>
      <w:r>
        <w:rPr>
          <w:noProof/>
          <w:webHidden/>
        </w:rPr>
      </w:r>
      <w:r>
        <w:rPr>
          <w:noProof/>
          <w:webHidden/>
        </w:rPr>
      </w:r>
      <w:r>
        <w:rPr>
          <w:noProof/>
          <w:webHidden/>
        </w:rPr>
      </w:r>
      <w:r>
        <w:rPr>
          <w:noProof/>
          <w:webHidden/>
        </w:rPr>
        <w:t>19</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5.5 Stakeholder engagement and communication</w:t>
      </w:r>
      <w:r>
        <w:rPr>
          <w:noProof/>
          <w:webHidden/>
        </w:rPr>
        <w:tab/>
      </w:r>
      <w:r>
        <w:rPr>
          <w:noProof/>
          <w:webHidden/>
        </w:rPr>
      </w:r>
      <w:r>
        <w:rPr>
          <w:noProof/>
          <w:webHidden/>
        </w:rPr>
      </w:r>
      <w:r>
        <w:rPr>
          <w:noProof/>
          <w:webHidden/>
        </w:rPr>
      </w:r>
      <w:r>
        <w:rPr>
          <w:noProof/>
          <w:webHidden/>
        </w:rPr>
      </w:r>
      <w:r>
        <w:rPr>
          <w:noProof/>
          <w:webHidden/>
        </w:rPr>
        <w:t>20</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5.6 Negotiation and influence</w:t>
      </w:r>
      <w:r>
        <w:rPr>
          <w:noProof/>
          <w:webHidden/>
        </w:rPr>
        <w:tab/>
      </w:r>
      <w:r>
        <w:rPr>
          <w:noProof/>
          <w:webHidden/>
        </w:rPr>
      </w:r>
      <w:r>
        <w:rPr>
          <w:noProof/>
          <w:webHidden/>
        </w:rPr>
      </w:r>
      <w:r>
        <w:rPr>
          <w:noProof/>
          <w:webHidden/>
        </w:rPr>
      </w:r>
      <w:r>
        <w:rPr>
          <w:noProof/>
          <w:webHidden/>
        </w:rPr>
      </w:r>
      <w:r>
        <w:rPr>
          <w:noProof/>
          <w:webHidden/>
        </w:rPr>
        <w:t>20</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5.7 Implementation, change and risk</w:t>
      </w:r>
      <w:r>
        <w:rPr>
          <w:noProof/>
          <w:webHidden/>
        </w:rPr>
        <w:tab/>
      </w:r>
      <w:r>
        <w:rPr>
          <w:noProof/>
          <w:webHidden/>
        </w:rPr>
      </w:r>
      <w:r>
        <w:rPr>
          <w:noProof/>
          <w:webHidden/>
        </w:rPr>
      </w:r>
      <w:r>
        <w:rPr>
          <w:noProof/>
          <w:webHidden/>
        </w:rPr>
      </w:r>
      <w:r>
        <w:rPr>
          <w:noProof/>
          <w:webHidden/>
        </w:rPr>
      </w:r>
      <w:r>
        <w:rPr>
          <w:noProof/>
          <w:webHidden/>
        </w:rPr>
        <w:t>20</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5.8 Progress to date</w:t>
      </w:r>
      <w:r>
        <w:rPr>
          <w:noProof/>
          <w:webHidden/>
        </w:rPr>
        <w:tab/>
      </w:r>
      <w:r>
        <w:rPr>
          <w:noProof/>
          <w:webHidden/>
        </w:rPr>
      </w:r>
      <w:r>
        <w:rPr>
          <w:noProof/>
          <w:webHidden/>
        </w:rPr>
      </w:r>
      <w:r>
        <w:rPr>
          <w:noProof/>
          <w:webHidden/>
        </w:rPr>
      </w:r>
      <w:r>
        <w:rPr>
          <w:noProof/>
          <w:webHidden/>
        </w:rPr>
      </w:r>
      <w:r>
        <w:rPr>
          <w:noProof/>
          <w:webHidden/>
        </w:rPr>
        <w:t>22</w:t>
      </w:r>
      <w:r>
        <w:rPr>
          <w:noProof/>
          <w:webHidden/>
        </w:rPr>
      </w:r>
    </w:p>
    <w:p w:rsidR="001A52AB" w:rsidRDefault="001A52AB">
      <w:pPr>
        <w:pStyle w:val="TOC1"/>
        <w:tabs>
          <w:tab w:val="right" w:leader="dot" w:pos="8630"/>
        </w:tabs>
        <w:rPr>
          <w:noProof/>
          <w:kern w:val="2"/>
          <w:sz w:val="24"/>
          <w:szCs w:val="24"/>
          <w:lang w:val="en-GB" w:eastAsia="en-GB"/>
          <w14:ligatures w14:val="standardContextual"/>
        </w:rPr>
      </w:pPr>
      <w:r w:rsidRPr="000D1A0D">
        <w:rPr>
          <w:rStyle w:val="Hyperlink"/>
          <w:noProof/>
          <w:lang w:val="en-GB"/>
        </w:rPr>
        <w:t>6. Conclusion</w:t>
      </w:r>
      <w:r>
        <w:rPr>
          <w:noProof/>
          <w:webHidden/>
        </w:rPr>
        <w:tab/>
      </w:r>
      <w:r>
        <w:rPr>
          <w:noProof/>
          <w:webHidden/>
        </w:rPr>
      </w:r>
      <w:r>
        <w:rPr>
          <w:noProof/>
          <w:webHidden/>
        </w:rPr>
      </w:r>
      <w:r>
        <w:rPr>
          <w:noProof/>
          <w:webHidden/>
        </w:rPr>
      </w:r>
      <w:r>
        <w:rPr>
          <w:noProof/>
          <w:webHidden/>
        </w:rPr>
      </w:r>
      <w:r>
        <w:rPr>
          <w:noProof/>
          <w:webHidden/>
        </w:rPr>
        <w:t>23</w:t>
      </w:r>
      <w:r>
        <w:rPr>
          <w:noProof/>
          <w:webHidden/>
        </w:rPr>
      </w:r>
    </w:p>
    <w:p w:rsidR="001A52AB" w:rsidRDefault="001A52AB">
      <w:pPr>
        <w:pStyle w:val="TOC1"/>
        <w:tabs>
          <w:tab w:val="right" w:leader="dot" w:pos="8630"/>
        </w:tabs>
        <w:rPr>
          <w:noProof/>
          <w:kern w:val="2"/>
          <w:sz w:val="24"/>
          <w:szCs w:val="24"/>
          <w:lang w:val="en-GB" w:eastAsia="en-GB"/>
          <w14:ligatures w14:val="standardContextual"/>
        </w:rPr>
      </w:pPr>
      <w:r w:rsidRPr="000D1A0D">
        <w:rPr>
          <w:rStyle w:val="Hyperlink"/>
          <w:noProof/>
          <w:lang w:val="en-GB"/>
        </w:rPr>
        <w:t>References</w:t>
      </w:r>
      <w:r>
        <w:rPr>
          <w:noProof/>
          <w:webHidden/>
        </w:rPr>
        <w:tab/>
      </w:r>
      <w:r>
        <w:rPr>
          <w:noProof/>
          <w:webHidden/>
        </w:rPr>
      </w:r>
      <w:r>
        <w:rPr>
          <w:noProof/>
          <w:webHidden/>
        </w:rPr>
      </w:r>
      <w:r>
        <w:rPr>
          <w:noProof/>
          <w:webHidden/>
        </w:rPr>
      </w:r>
      <w:r>
        <w:rPr>
          <w:noProof/>
          <w:webHidden/>
        </w:rPr>
      </w:r>
      <w:r>
        <w:rPr>
          <w:noProof/>
          <w:webHidden/>
        </w:rPr>
        <w:t>24</w:t>
      </w:r>
      <w:r>
        <w:rPr>
          <w:noProof/>
          <w:webHidden/>
        </w:rPr>
      </w:r>
    </w:p>
    <w:p w:rsidR="001A52AB" w:rsidRDefault="001A52AB">
      <w:pPr>
        <w:pStyle w:val="TOC1"/>
        <w:tabs>
          <w:tab w:val="right" w:leader="dot" w:pos="8630"/>
        </w:tabs>
        <w:rPr>
          <w:noProof/>
          <w:kern w:val="2"/>
          <w:sz w:val="24"/>
          <w:szCs w:val="24"/>
          <w:lang w:val="en-GB" w:eastAsia="en-GB"/>
          <w14:ligatures w14:val="standardContextual"/>
        </w:rPr>
      </w:pPr>
      <w:r w:rsidRPr="000D1A0D">
        <w:rPr>
          <w:rStyle w:val="Hyperlink"/>
          <w:noProof/>
          <w:lang w:val="en-GB"/>
        </w:rPr>
        <w:t>Appendices</w:t>
      </w:r>
      <w:r>
        <w:rPr>
          <w:noProof/>
          <w:webHidden/>
        </w:rPr>
        <w:tab/>
      </w:r>
      <w:r>
        <w:rPr>
          <w:noProof/>
          <w:webHidden/>
        </w:rPr>
      </w:r>
      <w:r>
        <w:rPr>
          <w:noProof/>
          <w:webHidden/>
        </w:rPr>
      </w:r>
      <w:r>
        <w:rPr>
          <w:noProof/>
          <w:webHidden/>
        </w:rPr>
      </w:r>
      <w:r>
        <w:rPr>
          <w:noProof/>
          <w:webHidden/>
        </w:rPr>
      </w:r>
      <w:r>
        <w:rPr>
          <w:noProof/>
          <w:webHidden/>
        </w:rPr>
        <w:t>38</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 Stakeholder map and communication plan</w:t>
      </w:r>
      <w:r>
        <w:rPr>
          <w:noProof/>
          <w:webHidden/>
        </w:rPr>
        <w:tab/>
      </w:r>
      <w:r>
        <w:rPr>
          <w:noProof/>
          <w:webHidden/>
        </w:rPr>
      </w:r>
      <w:r>
        <w:rPr>
          <w:noProof/>
          <w:webHidden/>
        </w:rPr>
      </w:r>
      <w:r>
        <w:rPr>
          <w:noProof/>
          <w:webHidden/>
        </w:rPr>
      </w:r>
      <w:r>
        <w:rPr>
          <w:noProof/>
          <w:webHidden/>
        </w:rPr>
      </w:r>
      <w:r>
        <w:rPr>
          <w:noProof/>
          <w:webHidden/>
        </w:rPr>
        <w:t>39</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2. Criteria matrix and weightings</w:t>
      </w:r>
      <w:r>
        <w:rPr>
          <w:noProof/>
          <w:webHidden/>
        </w:rPr>
        <w:tab/>
      </w:r>
      <w:r>
        <w:rPr>
          <w:noProof/>
          <w:webHidden/>
        </w:rPr>
      </w:r>
      <w:r>
        <w:rPr>
          <w:noProof/>
          <w:webHidden/>
        </w:rPr>
      </w:r>
      <w:r>
        <w:rPr>
          <w:noProof/>
          <w:webHidden/>
        </w:rPr>
      </w:r>
      <w:r>
        <w:rPr>
          <w:noProof/>
          <w:webHidden/>
        </w:rPr>
      </w:r>
      <w:r>
        <w:rPr>
          <w:noProof/>
          <w:webHidden/>
        </w:rPr>
        <w:t>41</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3. Demand baseline: catchment analysis</w:t>
      </w:r>
      <w:r>
        <w:rPr>
          <w:noProof/>
          <w:webHidden/>
        </w:rPr>
        <w:tab/>
      </w:r>
      <w:r>
        <w:rPr>
          <w:noProof/>
          <w:webHidden/>
        </w:rPr>
      </w:r>
      <w:r>
        <w:rPr>
          <w:noProof/>
          <w:webHidden/>
        </w:rPr>
      </w:r>
      <w:r>
        <w:rPr>
          <w:noProof/>
          <w:webHidden/>
        </w:rPr>
      </w:r>
      <w:r>
        <w:rPr>
          <w:noProof/>
          <w:webHidden/>
        </w:rPr>
      </w:r>
      <w:r>
        <w:rPr>
          <w:noProof/>
          <w:webHidden/>
        </w:rPr>
        <w:t>43</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4. Competitor coverage map, PESTEL and SWOT</w:t>
      </w:r>
      <w:r>
        <w:rPr>
          <w:noProof/>
          <w:webHidden/>
        </w:rPr>
        <w:tab/>
      </w:r>
      <w:r>
        <w:rPr>
          <w:noProof/>
          <w:webHidden/>
        </w:rPr>
      </w:r>
      <w:r>
        <w:rPr>
          <w:noProof/>
          <w:webHidden/>
        </w:rPr>
      </w:r>
      <w:r>
        <w:rPr>
          <w:noProof/>
          <w:webHidden/>
        </w:rPr>
      </w:r>
      <w:r>
        <w:rPr>
          <w:noProof/>
          <w:webHidden/>
        </w:rPr>
      </w:r>
      <w:r>
        <w:rPr>
          <w:noProof/>
          <w:webHidden/>
        </w:rPr>
        <w:t>45</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5. Depot cost model extract</w:t>
      </w:r>
      <w:r>
        <w:rPr>
          <w:noProof/>
          <w:webHidden/>
        </w:rPr>
        <w:tab/>
      </w:r>
      <w:r>
        <w:rPr>
          <w:noProof/>
          <w:webHidden/>
        </w:rPr>
      </w:r>
      <w:r>
        <w:rPr>
          <w:noProof/>
          <w:webHidden/>
        </w:rPr>
      </w:r>
      <w:r>
        <w:rPr>
          <w:noProof/>
          <w:webHidden/>
        </w:rPr>
      </w:r>
      <w:r>
        <w:rPr>
          <w:noProof/>
          <w:webHidden/>
        </w:rPr>
      </w:r>
      <w:r>
        <w:rPr>
          <w:noProof/>
          <w:webHidden/>
        </w:rPr>
        <w:t>48</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6. Interview questions</w:t>
      </w:r>
      <w:r>
        <w:rPr>
          <w:noProof/>
          <w:webHidden/>
        </w:rPr>
        <w:tab/>
      </w:r>
      <w:r>
        <w:rPr>
          <w:noProof/>
          <w:webHidden/>
        </w:rPr>
      </w:r>
      <w:r>
        <w:rPr>
          <w:noProof/>
          <w:webHidden/>
        </w:rPr>
      </w:r>
      <w:r>
        <w:rPr>
          <w:noProof/>
          <w:webHidden/>
        </w:rPr>
      </w:r>
      <w:r>
        <w:rPr>
          <w:noProof/>
          <w:webHidden/>
        </w:rPr>
      </w:r>
      <w:r>
        <w:rPr>
          <w:noProof/>
          <w:webHidden/>
        </w:rPr>
        <w:t>50</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7. Interview notes</w:t>
      </w:r>
      <w:r>
        <w:rPr>
          <w:noProof/>
          <w:webHidden/>
        </w:rPr>
        <w:tab/>
      </w:r>
      <w:r>
        <w:rPr>
          <w:noProof/>
          <w:webHidden/>
        </w:rPr>
      </w:r>
      <w:r>
        <w:rPr>
          <w:noProof/>
          <w:webHidden/>
        </w:rPr>
      </w:r>
      <w:r>
        <w:rPr>
          <w:noProof/>
          <w:webHidden/>
        </w:rPr>
      </w:r>
      <w:r>
        <w:rPr>
          <w:noProof/>
          <w:webHidden/>
        </w:rPr>
      </w:r>
      <w:r>
        <w:rPr>
          <w:noProof/>
          <w:webHidden/>
        </w:rPr>
        <w:t>51</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8. Break-even model</w:t>
      </w:r>
      <w:r>
        <w:rPr>
          <w:noProof/>
          <w:webHidden/>
        </w:rPr>
        <w:tab/>
      </w:r>
      <w:r>
        <w:rPr>
          <w:noProof/>
          <w:webHidden/>
        </w:rPr>
      </w:r>
      <w:r>
        <w:rPr>
          <w:noProof/>
          <w:webHidden/>
        </w:rPr>
      </w:r>
      <w:r>
        <w:rPr>
          <w:noProof/>
          <w:webHidden/>
        </w:rPr>
      </w:r>
      <w:r>
        <w:rPr>
          <w:noProof/>
          <w:webHidden/>
        </w:rPr>
      </w:r>
      <w:r>
        <w:rPr>
          <w:noProof/>
          <w:webHidden/>
        </w:rPr>
        <w:t>55</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9. Scenario and sensitivity pack</w:t>
      </w:r>
      <w:r>
        <w:rPr>
          <w:noProof/>
          <w:webHidden/>
        </w:rPr>
        <w:tab/>
      </w:r>
      <w:r>
        <w:rPr>
          <w:noProof/>
          <w:webHidden/>
        </w:rPr>
      </w:r>
      <w:r>
        <w:rPr>
          <w:noProof/>
          <w:webHidden/>
        </w:rPr>
      </w:r>
      <w:r>
        <w:rPr>
          <w:noProof/>
          <w:webHidden/>
        </w:rPr>
      </w:r>
      <w:r>
        <w:rPr>
          <w:noProof/>
          <w:webHidden/>
        </w:rPr>
      </w:r>
      <w:r>
        <w:rPr>
          <w:noProof/>
          <w:webHidden/>
        </w:rPr>
        <w:t>56</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10. Site long-list and feasibility notes</w:t>
      </w:r>
      <w:r>
        <w:rPr>
          <w:noProof/>
          <w:webHidden/>
        </w:rPr>
        <w:tab/>
      </w:r>
      <w:r>
        <w:rPr>
          <w:noProof/>
          <w:webHidden/>
        </w:rPr>
      </w:r>
      <w:r>
        <w:rPr>
          <w:noProof/>
          <w:webHidden/>
        </w:rPr>
      </w:r>
      <w:r>
        <w:rPr>
          <w:noProof/>
          <w:webHidden/>
        </w:rPr>
      </w:r>
      <w:r>
        <w:rPr>
          <w:noProof/>
          <w:webHidden/>
        </w:rPr>
      </w:r>
      <w:r>
        <w:rPr>
          <w:noProof/>
          <w:webHidden/>
        </w:rPr>
        <w:t>60</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11. MCDA ranked shortlist and Option B appraisal (Hull and the Humber)</w:t>
      </w:r>
      <w:r>
        <w:rPr>
          <w:noProof/>
          <w:webHidden/>
        </w:rPr>
        <w:tab/>
      </w:r>
      <w:r>
        <w:rPr>
          <w:noProof/>
          <w:webHidden/>
        </w:rPr>
      </w:r>
      <w:r>
        <w:rPr>
          <w:noProof/>
          <w:webHidden/>
        </w:rPr>
      </w:r>
      <w:r>
        <w:rPr>
          <w:noProof/>
          <w:webHidden/>
        </w:rPr>
      </w:r>
      <w:r>
        <w:rPr>
          <w:noProof/>
          <w:webHidden/>
        </w:rPr>
      </w:r>
      <w:r>
        <w:rPr>
          <w:noProof/>
          <w:webHidden/>
        </w:rPr>
        <w:t>61</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12. Board presentation and depot model</w:t>
      </w:r>
      <w:r>
        <w:rPr>
          <w:noProof/>
          <w:webHidden/>
        </w:rPr>
        <w:tab/>
      </w:r>
      <w:r>
        <w:rPr>
          <w:noProof/>
          <w:webHidden/>
        </w:rPr>
      </w:r>
      <w:r>
        <w:rPr>
          <w:noProof/>
          <w:webHidden/>
        </w:rPr>
      </w:r>
      <w:r>
        <w:rPr>
          <w:noProof/>
          <w:webHidden/>
        </w:rPr>
      </w:r>
      <w:r>
        <w:rPr>
          <w:noProof/>
          <w:webHidden/>
        </w:rPr>
      </w:r>
      <w:r>
        <w:rPr>
          <w:noProof/>
          <w:webHidden/>
        </w:rPr>
        <w:t>67</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13. Board approval evidence</w:t>
      </w:r>
      <w:r>
        <w:rPr>
          <w:noProof/>
          <w:webHidden/>
        </w:rPr>
        <w:tab/>
      </w:r>
      <w:r>
        <w:rPr>
          <w:noProof/>
          <w:webHidden/>
        </w:rPr>
      </w:r>
      <w:r>
        <w:rPr>
          <w:noProof/>
          <w:webHidden/>
        </w:rPr>
      </w:r>
      <w:r>
        <w:rPr>
          <w:noProof/>
          <w:webHidden/>
        </w:rPr>
      </w:r>
      <w:r>
        <w:rPr>
          <w:noProof/>
          <w:webHidden/>
        </w:rPr>
      </w:r>
      <w:r>
        <w:rPr>
          <w:noProof/>
          <w:webHidden/>
        </w:rPr>
        <w:t>68</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14. Project and implementation Gantt charts and RACI matrix</w:t>
      </w:r>
      <w:r>
        <w:rPr>
          <w:noProof/>
          <w:webHidden/>
        </w:rPr>
        <w:tab/>
      </w:r>
      <w:r>
        <w:rPr>
          <w:noProof/>
          <w:webHidden/>
        </w:rPr>
      </w:r>
      <w:r>
        <w:rPr>
          <w:noProof/>
          <w:webHidden/>
        </w:rPr>
      </w:r>
      <w:r>
        <w:rPr>
          <w:noProof/>
          <w:webHidden/>
        </w:rPr>
      </w:r>
      <w:r>
        <w:rPr>
          <w:noProof/>
          <w:webHidden/>
        </w:rPr>
      </w:r>
      <w:r>
        <w:rPr>
          <w:noProof/>
          <w:webHidden/>
        </w:rPr>
        <w:t>69</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15. RAID log</w:t>
      </w:r>
      <w:r>
        <w:rPr>
          <w:noProof/>
          <w:webHidden/>
        </w:rPr>
        <w:tab/>
      </w:r>
      <w:r>
        <w:rPr>
          <w:noProof/>
          <w:webHidden/>
        </w:rPr>
      </w:r>
      <w:r>
        <w:rPr>
          <w:noProof/>
          <w:webHidden/>
        </w:rPr>
      </w:r>
      <w:r>
        <w:rPr>
          <w:noProof/>
          <w:webHidden/>
        </w:rPr>
      </w:r>
      <w:r>
        <w:rPr>
          <w:noProof/>
          <w:webHidden/>
        </w:rPr>
      </w:r>
      <w:r>
        <w:rPr>
          <w:noProof/>
          <w:webHidden/>
        </w:rPr>
        <w:t>72</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16. KSB mapping</w:t>
      </w:r>
      <w:r>
        <w:rPr>
          <w:noProof/>
          <w:webHidden/>
        </w:rPr>
        <w:tab/>
      </w:r>
      <w:r>
        <w:rPr>
          <w:noProof/>
          <w:webHidden/>
        </w:rPr>
      </w:r>
      <w:r>
        <w:rPr>
          <w:noProof/>
          <w:webHidden/>
        </w:rPr>
      </w:r>
      <w:r>
        <w:rPr>
          <w:noProof/>
          <w:webHidden/>
        </w:rPr>
      </w:r>
      <w:r>
        <w:rPr>
          <w:noProof/>
          <w:webHidden/>
        </w:rPr>
      </w:r>
      <w:r>
        <w:rPr>
          <w:noProof/>
          <w:webHidden/>
        </w:rPr>
        <w:t>76</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17. Employer authenticity statement</w:t>
      </w:r>
      <w:r>
        <w:rPr>
          <w:noProof/>
          <w:webHidden/>
        </w:rPr>
        <w:tab/>
      </w:r>
      <w:r>
        <w:rPr>
          <w:noProof/>
          <w:webHidden/>
        </w:rPr>
      </w:r>
      <w:r>
        <w:rPr>
          <w:noProof/>
          <w:webHidden/>
        </w:rPr>
      </w:r>
      <w:r>
        <w:rPr>
          <w:noProof/>
          <w:webHidden/>
        </w:rPr>
      </w:r>
      <w:r>
        <w:rPr>
          <w:noProof/>
          <w:webHidden/>
        </w:rPr>
      </w:r>
      <w:r>
        <w:rPr>
          <w:noProof/>
          <w:webHidden/>
        </w:rPr>
        <w:t>79</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18. AI-use log</w:t>
      </w:r>
      <w:r>
        <w:rPr>
          <w:noProof/>
          <w:webHidden/>
        </w:rPr>
        <w:tab/>
      </w:r>
      <w:r>
        <w:rPr>
          <w:noProof/>
          <w:webHidden/>
        </w:rPr>
      </w:r>
      <w:r>
        <w:rPr>
          <w:noProof/>
          <w:webHidden/>
        </w:rPr>
      </w:r>
      <w:r>
        <w:rPr>
          <w:noProof/>
          <w:webHidden/>
        </w:rPr>
      </w:r>
      <w:r>
        <w:rPr>
          <w:noProof/>
          <w:webHidden/>
        </w:rPr>
      </w:r>
      <w:r>
        <w:rPr>
          <w:noProof/>
          <w:webHidden/>
        </w:rPr>
        <w:t>80</w:t>
      </w:r>
      <w:r>
        <w:rPr>
          <w:noProof/>
          <w:webHidden/>
        </w:rPr>
      </w:r>
    </w:p>
    <w:p w:rsidR="001A52AB" w:rsidRDefault="001A52AB">
      <w:pPr>
        <w:pStyle w:val="TOC2"/>
        <w:tabs>
          <w:tab w:val="right" w:leader="dot" w:pos="8630"/>
        </w:tabs>
        <w:rPr>
          <w:noProof/>
          <w:kern w:val="2"/>
          <w:sz w:val="24"/>
          <w:szCs w:val="24"/>
          <w:lang w:val="en-GB" w:eastAsia="en-GB"/>
          <w14:ligatures w14:val="standardContextual"/>
        </w:rPr>
      </w:pPr>
      <w:r w:rsidRPr="000D1A0D">
        <w:rPr>
          <w:rStyle w:val="Hyperlink"/>
          <w:noProof/>
          <w:lang w:val="en-GB"/>
        </w:rPr>
        <w:t>Appendix 19. Declined-work analysis, Leeds and Warrington (April to July 2026)</w:t>
      </w:r>
      <w:r>
        <w:rPr>
          <w:noProof/>
          <w:webHidden/>
        </w:rPr>
        <w:tab/>
      </w:r>
      <w:r>
        <w:rPr>
          <w:noProof/>
          <w:webHidden/>
        </w:rPr>
      </w:r>
      <w:r>
        <w:rPr>
          <w:noProof/>
          <w:webHidden/>
        </w:rPr>
      </w:r>
      <w:r>
        <w:rPr>
          <w:noProof/>
          <w:webHidden/>
        </w:rPr>
      </w:r>
      <w:r>
        <w:rPr>
          <w:noProof/>
          <w:webHidden/>
        </w:rPr>
      </w:r>
      <w:r>
        <w:rPr>
          <w:noProof/>
          <w:webHidden/>
        </w:rPr>
        <w:t>82</w:t>
      </w:r>
      <w:r>
        <w:rPr>
          <w:noProof/>
          <w:webHidden/>
        </w:rPr>
      </w:r>
    </w:p>
    <w:p w:rsidR="008F54E3" w:rsidRPr="00C32864" w:rsidRDefault="008C6F2C">
      <w:pPr>
        <w:rPr>
          <w:lang w:val="en-GB"/>
        </w:rPr>
      </w:pPr>
      <w:r>
        <w:rPr>
          <w:lang w:val="en-GB"/>
        </w:rPr>
        <w:fldChar w:fldCharType="end"/>
      </w:r>
    </w:p>
    <w:p w14:paraId="6E6D2AF8" w14:textId="77777777" w:rsidR="008F54E3" w:rsidRPr="00C32864" w:rsidRDefault="008C6F2C">
      <w:pPr>
        <w:pStyle w:val="Heading1"/>
        <w:pageBreakBefore/>
        <w:rPr>
          <w:lang w:val="en-GB"/>
        </w:rPr>
      </w:pPr>
      <w:bookmarkStart w:id="1" w:name="_Toc242193996"/>
      <w:r>
        <w:rPr>
          <w:lang w:val="en-GB"/>
        </w:rPr>
        <w:lastRenderedPageBreak/>
        <w:t>1. Executive Summary</w:t>
      </w:r>
      <w:bookmarkEnd w:id="1"/>
    </w:p>
    <w:p w14:paraId="6D1655E4" w14:textId="77777777" w:rsidR="008F54E3" w:rsidRPr="00C32864" w:rsidRDefault="008C6F2C">
      <w:pPr>
        <w:rPr>
          <w:lang w:val="en-GB"/>
        </w:rPr>
      </w:pPr>
      <w:r>
        <w:rPr>
          <w:lang w:val="en-GB"/>
        </w:rPr>
        <w:t xml:space="preserve">This proposal recommends that Procon 24/7 open its 2027 depot in South Yorkshire (Option A) at a capital cost of £278,520, plus £105,438 of working capital. It breaks even at 596 m³ a month, against 842 planned for its first year, and recovers its capital in 23 months. That is too slow to pay for a successor a year later, so existing depots must fund about £274,000 of the 2028 depot. The board approved the recommendation and its framework on [APPROVAL_DATE] (Appendix 13).</w:t>
      </w:r>
    </w:p>
    <w:p w14:paraId="0CE9F7F4" w14:textId="77777777" w:rsidR="008F54E3" w:rsidRPr="00C32864" w:rsidRDefault="008C6F2C">
      <w:pPr>
        <w:rPr>
          <w:lang w:val="en-GB"/>
        </w:rPr>
      </w:pPr>
      <w:r>
        <w:rPr>
          <w:lang w:val="en-GB"/>
        </w:rPr>
        <w:t xml:space="preserve">The decision matters because Procon's five-year plan opens one self-funded depot a year, yet the business has had no repeatable way of choosing where. Gross margin per m³ varies [MARGIN_MULTIPLE]-fold across its three depots. Ready-mixed concrete volumes are the lowest since 1963, and from April 2028 volumetric mixers lose the weight derogation on which their payload depends.</w:t>
      </w:r>
    </w:p>
    <w:p w14:paraId="06DA0351" w14:textId="77777777" w:rsidR="008F54E3" w:rsidRPr="00C32864" w:rsidRDefault="008C6F2C">
      <w:pPr>
        <w:rPr>
          <w:lang w:val="en-GB"/>
        </w:rPr>
      </w:pPr>
      <w:r>
        <w:rPr>
          <w:lang w:val="en-GB"/>
        </w:rPr>
        <w:t xml:space="preserve">I built a weighted site-selection framework from industrial location theory, tested it through five interviews and applied it to four options, deferral among them. </w:t>
      </w:r>
      <w:r>
        <w:rPr>
          <w:lang w:val="en-GB"/>
        </w:rPr>
        <w:t xml:space="preserve">Service capacity is weighted to protect the delivery reliability</w:t>
      </w:r>
      <w:r>
        <w:rPr>
          <w:rStyle w:val="CommentReference"/>
        </w:rPr>
      </w:r>
      <w:r>
        <w:rPr>
          <w:lang w:val="en-GB"/>
        </w:rPr>
        <w:t xml:space="preserve"> </w:t>
      </w:r>
      <w:r>
        <w:rPr>
          <w:lang w:val="en-GB"/>
        </w:rPr>
        <w:t xml:space="preserve">on which Procon's reputation rests</w:t>
      </w:r>
      <w:r>
        <w:rPr>
          <w:rStyle w:val="CommentReference"/>
        </w:rPr>
      </w:r>
      <w:r>
        <w:rPr>
          <w:lang w:val="en-GB"/>
        </w:rPr>
        <w:t xml:space="preserve">. Six indicators measure success (Table 1), led by framework adoption and a minimum margin of £44 per m³.</w:t>
      </w:r>
    </w:p>
    <w:p w14:paraId="74BDEC53" w14:textId="77777777" w:rsidR="008F54E3" w:rsidRPr="00C32864" w:rsidRDefault="008C6F2C">
      <w:pPr>
        <w:pStyle w:val="Heading1"/>
        <w:pageBreakBefore/>
        <w:rPr>
          <w:lang w:val="en-GB"/>
        </w:rPr>
      </w:pPr>
      <w:bookmarkStart w:id="2" w:name="_Toc242193997"/>
      <w:r>
        <w:rPr>
          <w:lang w:val="en-GB"/>
        </w:rPr>
        <w:t>2. Introduction and Statement of the Problem</w:t>
      </w:r>
      <w:bookmarkEnd w:id="2"/>
    </w:p>
    <w:p w14:paraId="35202B4F" w14:textId="77777777" w:rsidR="008F54E3" w:rsidRPr="00C32864" w:rsidRDefault="008C6F2C">
      <w:pPr>
        <w:rPr>
          <w:lang w:val="en-GB"/>
        </w:rPr>
      </w:pPr>
      <w:r>
        <w:rPr>
          <w:lang w:val="en-GB"/>
        </w:rPr>
        <w:t xml:space="preserve">Procon 24/7 Ltd is an owner-managed supplier of ready-mixed concrete, operating volumetric and static plant from depots in Pontefract, Leeds and Warrington. In [YEAR] the board adopted a five-year growth strategy of sequential self-funding, under which a new depot opens each year from 2027 and is capitalised by the retained profit of the one before. </w:t>
      </w:r>
      <w:r>
        <w:rPr>
          <w:lang w:val="en-GB"/>
        </w:rPr>
        <w:t xml:space="preserve">It depends on something Procon has never had: a repeatable way of deciding where to expand</w:t>
      </w:r>
      <w:r>
        <w:rPr>
          <w:rStyle w:val="CommentReference"/>
        </w:rPr>
      </w:r>
      <w:r>
        <w:rPr>
          <w:lang w:val="en-GB"/>
        </w:rPr>
        <w:t xml:space="preserve"> and whether a site will return enough, quickly enough, to fund its successor.</w:t>
      </w:r>
    </w:p>
    <w:p w14:paraId="2E2A329E" w14:textId="77777777" w:rsidR="008F54E3" w:rsidRPr="00C32864" w:rsidRDefault="008C6F2C">
      <w:pPr>
        <w:rPr>
          <w:lang w:val="en-GB"/>
        </w:rPr>
      </w:pPr>
      <w:r>
        <w:rPr>
          <w:lang w:val="en-GB"/>
        </w:rPr>
        <w:t xml:space="preserve">Three reasons make that gap matter now.</w:t>
      </w:r>
      <w:r>
        <w:rPr>
          <w:rStyle w:val="CommentReference"/>
        </w:rPr>
      </w:r>
    </w:p>
    <w:p w14:paraId="23E4A4BA" w14:textId="77777777" w:rsidR="008F54E3" w:rsidRPr="00C32864" w:rsidRDefault="008C6F2C">
      <w:pPr>
        <w:rPr>
          <w:lang w:val="en-GB"/>
        </w:rPr>
      </w:pPr>
      <w:r>
        <w:rPr>
          <w:lang w:val="en-GB"/>
        </w:rPr>
        <w:t xml:space="preserve">The first is that</w:t>
      </w:r>
      <w:r>
        <w:rPr>
          <w:rStyle w:val="CommentReference"/>
        </w:rPr>
      </w:r>
      <w:r>
        <w:rPr>
          <w:lang w:val="en-GB"/>
        </w:rPr>
        <w:t xml:space="preserve"> site economics outweigh commercial effort. Gross margin per m³ varies [MARGIN_MULTIPLE]-fold between Procon's strongest and weakest depots ([INTERNAL SOURCE: management accounts, FY20XX]). Ready-mixed concrete is usually supplied within eight miles of the point of use (Mineral Products Association [MPA], 2025a), and volumetric batching removes the setting-time limit but not haul time. </w:t>
      </w:r>
      <w:r>
        <w:rPr>
          <w:lang w:val="en-GB"/>
        </w:rPr>
        <w:t xml:space="preserve">Profitability is therefore largely fixed when the site is chosen.</w:t>
      </w:r>
      <w:r>
        <w:rPr>
          <w:rStyle w:val="CommentReference"/>
        </w:rPr>
      </w:r>
    </w:p>
    <w:p w14:paraId="1590386F" w14:textId="77777777" w:rsidR="008F54E3" w:rsidRPr="00C32864" w:rsidRDefault="008C6F2C">
      <w:pPr>
        <w:rPr>
          <w:lang w:val="en-GB"/>
        </w:rPr>
      </w:pPr>
      <w:r>
        <w:rPr>
          <w:lang w:val="en-GB"/>
        </w:rPr>
        <w:t xml:space="preserve">The second is that the sector is contracting sharply</w:t>
      </w:r>
      <w:r>
        <w:rPr>
          <w:rStyle w:val="CommentReference"/>
        </w:rPr>
      </w:r>
      <w:r>
        <w:rPr>
          <w:lang w:val="en-GB"/>
        </w:rPr>
        <w:t xml:space="preserve">, which makes a wrong choice more expensive. Great Britain volumes for the four quarters to Q2 2025 were 11.9 million m³, the lowest since 1963, and fell for a fourth consecutive year in 2025 (MPA, 2025b, 2026). The Construction Products Association (CPA, 2026) forecasts private housing down 10.0% in 2026 while infrastructure, led by energy, grid and water rather than roads, grows 3.2% in both 2026 and 2027, </w:t>
      </w:r>
      <w:r>
        <w:rPr>
          <w:lang w:val="en-GB"/>
        </w:rPr>
        <w:t xml:space="preserve">so demand is moving between sectors and therefore between places</w:t>
      </w:r>
      <w:r>
        <w:rPr>
          <w:rStyle w:val="CommentReference"/>
        </w:rPr>
      </w:r>
      <w:r>
        <w:rPr>
          <w:lang w:val="en-GB"/>
        </w:rPr>
        <w:t xml:space="preserve">.</w:t>
      </w:r>
    </w:p>
    <w:p w14:paraId="58D1AB07" w14:textId="77777777" w:rsidR="008F54E3" w:rsidRPr="00C32864" w:rsidRDefault="008C6F2C">
      <w:pPr>
        <w:rPr>
          <w:lang w:val="en-GB"/>
        </w:rPr>
      </w:pPr>
      <w:r>
        <w:rPr>
          <w:lang w:val="en-GB"/>
        </w:rPr>
        <w:t xml:space="preserve">The third is a regulatory change that </w:t>
      </w:r>
      <w:r>
        <w:rPr>
          <w:lang w:val="en-GB"/>
        </w:rPr>
        <w:t xml:space="preserve">falls inside the funding chain itself</w:t>
      </w:r>
      <w:r>
        <w:rPr>
          <w:rStyle w:val="CommentReference"/>
        </w:rPr>
      </w:r>
      <w:r>
        <w:rPr>
          <w:lang w:val="en-GB"/>
        </w:rPr>
        <w:t xml:space="preserve">. From April 2028 volumetric mixers lose the derogation allowing them to run at 38.4 tonnes (four-axle) and 44 tonnes (five-axle) and revert to the standard 32-tonne limit, with no further extensions (Department for Transport [DfT], 2025b; UK Parliament, 2025). Payload per journey falls by around [PAYLOAD_LOSS_PCT]%, delivered cost rises by an estimated £[COST_PER_M3_DELTA] per m³ </w:t>
      </w:r>
      <w:r>
        <w:rPr>
          <w:lang w:val="en-GB"/>
        </w:rPr>
        <w:t xml:space="preserve">and the viable haul radius shrinks, all in the year the 2027 depot is meant to fund its successor</w:t>
      </w:r>
      <w:r>
        <w:rPr>
          <w:rStyle w:val="CommentReference"/>
        </w:rPr>
      </w:r>
      <w:r>
        <w:rPr>
          <w:lang w:val="en-GB"/>
        </w:rPr>
        <w:t xml:space="preserve">.</w:t>
      </w:r>
    </w:p>
    <w:p w14:paraId="1C8C0DE1" w14:textId="77777777" w:rsidR="008F54E3" w:rsidRPr="00C32864" w:rsidRDefault="008C6F2C">
      <w:pPr>
        <w:rPr>
          <w:lang w:val="en-GB"/>
        </w:rPr>
      </w:pPr>
      <w:r>
        <w:rPr>
          <w:lang w:val="en-GB"/>
        </w:rPr>
        <w:t xml:space="preserve">The aim is to develop and apply a weighted site-selection and investment framework that lets Procon 24/7 appraise expansion locations on modelled evidence, and to recommend the 2027 location to the board by 5 November 2026. Five objectives support it: establish the demand and competitive baseline for candidate catchments; build a validated cost and break-even model incorporating the 2028 payload reduction; design and weight selection criteria with operational input; appraise the options against a do-nothing baseline; and secure board approval. Site-level design, pricing policy and </w:t>
      </w:r>
      <w:r>
        <w:rPr>
          <w:lang w:val="en-GB"/>
        </w:rPr>
        <w:t xml:space="preserve">the choice of 2028–2031 sites</w:t>
      </w:r>
      <w:r>
        <w:rPr>
          <w:rStyle w:val="CommentReference"/>
        </w:rPr>
      </w:r>
      <w:r>
        <w:rPr>
          <w:lang w:val="en-GB"/>
        </w:rPr>
        <w:t xml:space="preserve"> are out of scope. Table 1's indicators meet Doran's (1981) SMART criteria, </w:t>
      </w:r>
      <w:r>
        <w:rPr>
          <w:lang w:val="en-GB"/>
        </w:rPr>
        <w:t xml:space="preserve">but SMART favours results over decision quality, so KPI 6 audits the forecast itself</w:t>
      </w:r>
      <w:r>
        <w:rPr>
          <w:rStyle w:val="CommentReference"/>
        </w:rPr>
      </w:r>
      <w:r>
        <w:rPr>
          <w:lang w:val="en-GB"/>
        </w:rPr>
        <w:t xml:space="preserve">.</w:t>
      </w:r>
    </w:p>
    <w:p w14:paraId="43FD311A" w14:textId="77777777" w:rsidR="008F54E3" w:rsidRPr="00C32864" w:rsidRDefault="008C6F2C">
      <w:pPr>
        <w:pStyle w:val="TableCaption"/>
        <w:keepNext/>
        <w:rPr>
          <w:lang w:val="en-GB"/>
        </w:rPr>
      </w:pPr>
      <w:r>
        <w:rPr>
          <w:lang w:val="en-GB"/>
        </w:rPr>
        <w:t>Table 1. Key performance indicators and intended impact</w:t>
      </w:r>
    </w:p>
    <w:tbl>
      <w:tblPr>
        <w:tblStyle w:val="TableGrid"/>
        <w:tblW w:w="8640" w:type="dxa"/>
        <w:tblLook w:val="04A0" w:firstRow="1" w:lastRow="0" w:firstColumn="1" w:lastColumn="0" w:noHBand="0" w:noVBand="1"/>
      </w:tblPr>
      <w:tblGrid>
        <w:gridCol w:w="1502"/>
        <w:gridCol w:w="1287"/>
        <w:gridCol w:w="2311"/>
        <w:gridCol w:w="1471"/>
        <w:gridCol w:w="1093"/>
        <w:gridCol w:w="976"/>
      </w:tblGrid>
      <w:tr w:rsidR="008F54E3" w:rsidRPr="00C32864" w14:paraId="64E94DC4" w14:textId="77777777">
        <w:trPr>
          <w:cantSplit/>
          <w:tblHeader/>
        </w:trPr>
        <w:tc>
          <w:tcPr>
            <w:tcW w:w="1552" w:type="dxa"/>
          </w:tcPr>
          <w:p w14:paraId="63518D68" w14:textId="77777777" w:rsidR="008F54E3" w:rsidRPr="00C32864" w:rsidRDefault="008C6F2C">
            <w:pPr>
              <w:keepNext/>
              <w:rPr>
                <w:lang w:val="en-GB"/>
              </w:rPr>
            </w:pPr>
            <w:r>
              <w:rPr>
                <w:b/>
                <w:sz w:val="18"/>
                <w:szCs w:val="18"/>
                <w:lang w:val="en-GB"/>
              </w:rPr>
              <w:t>KPI</w:t>
            </w:r>
          </w:p>
        </w:tc>
        <w:tc>
          <w:tcPr>
            <w:tcW w:w="1044" w:type="dxa"/>
          </w:tcPr>
          <w:p w14:paraId="4AAABC40" w14:textId="77777777" w:rsidR="008F54E3" w:rsidRPr="00C32864" w:rsidRDefault="008C6F2C">
            <w:pPr>
              <w:keepNext/>
              <w:rPr>
                <w:lang w:val="en-GB"/>
              </w:rPr>
            </w:pPr>
            <w:r>
              <w:rPr>
                <w:b/>
                <w:sz w:val="18"/>
                <w:szCs w:val="18"/>
                <w:lang w:val="en-GB"/>
              </w:rPr>
              <w:t>Baseline</w:t>
            </w:r>
          </w:p>
        </w:tc>
        <w:tc>
          <w:tcPr>
            <w:tcW w:w="2481" w:type="dxa"/>
          </w:tcPr>
          <w:p w14:paraId="1304CB8E" w14:textId="77777777" w:rsidR="008F54E3" w:rsidRPr="00C32864" w:rsidRDefault="008C6F2C">
            <w:pPr>
              <w:keepNext/>
              <w:rPr>
                <w:lang w:val="en-GB"/>
              </w:rPr>
            </w:pPr>
            <w:r>
              <w:rPr>
                <w:b/>
                <w:sz w:val="18"/>
                <w:szCs w:val="18"/>
                <w:lang w:val="en-GB"/>
              </w:rPr>
              <w:t>Target</w:t>
            </w:r>
          </w:p>
        </w:tc>
        <w:tc>
          <w:tcPr>
            <w:tcW w:w="1488" w:type="dxa"/>
          </w:tcPr>
          <w:p w14:paraId="3A01B411" w14:textId="77777777" w:rsidR="008F54E3" w:rsidRPr="00C32864" w:rsidRDefault="008C6F2C">
            <w:pPr>
              <w:keepNext/>
              <w:rPr>
                <w:lang w:val="en-GB"/>
              </w:rPr>
            </w:pPr>
            <w:r>
              <w:rPr>
                <w:b/>
                <w:sz w:val="18"/>
                <w:szCs w:val="18"/>
                <w:lang w:val="en-GB"/>
              </w:rPr>
              <w:t>Measurement</w:t>
            </w:r>
          </w:p>
        </w:tc>
        <w:tc>
          <w:tcPr>
            <w:tcW w:w="1097" w:type="dxa"/>
          </w:tcPr>
          <w:p w14:paraId="6E65D3D4" w14:textId="77777777" w:rsidR="008F54E3" w:rsidRPr="00C32864" w:rsidRDefault="008C6F2C">
            <w:pPr>
              <w:keepNext/>
              <w:rPr>
                <w:lang w:val="en-GB"/>
              </w:rPr>
            </w:pPr>
            <w:r>
              <w:rPr>
                <w:b/>
                <w:sz w:val="18"/>
                <w:szCs w:val="18"/>
                <w:lang w:val="en-GB"/>
              </w:rPr>
              <w:t>Owner</w:t>
            </w:r>
          </w:p>
        </w:tc>
        <w:tc>
          <w:tcPr>
            <w:tcW w:w="978" w:type="dxa"/>
          </w:tcPr>
          <w:p w14:paraId="537C5C2F" w14:textId="77777777" w:rsidR="008F54E3" w:rsidRPr="00C32864" w:rsidRDefault="008C6F2C">
            <w:pPr>
              <w:keepNext/>
              <w:rPr>
                <w:lang w:val="en-GB"/>
              </w:rPr>
            </w:pPr>
            <w:r>
              <w:rPr>
                <w:b/>
                <w:sz w:val="18"/>
                <w:szCs w:val="18"/>
                <w:lang w:val="en-GB"/>
              </w:rPr>
              <w:t>Review</w:t>
            </w:r>
          </w:p>
        </w:tc>
      </w:tr>
      <w:tr w:rsidR="008F54E3" w:rsidRPr="00C32864" w14:paraId="3F79A7D5" w14:textId="77777777">
        <w:trPr>
          <w:cantSplit/>
        </w:trPr>
        <w:tc>
          <w:tcPr>
            <w:tcW w:w="1552" w:type="dxa"/>
          </w:tcPr>
          <w:p w14:paraId="6559381C" w14:textId="77777777" w:rsidR="008F54E3" w:rsidRPr="00C32864" w:rsidRDefault="008C6F2C">
            <w:pPr>
              <w:rPr>
                <w:lang w:val="en-GB"/>
              </w:rPr>
            </w:pPr>
            <w:r>
              <w:rPr>
                <w:sz w:val="18"/>
                <w:szCs w:val="18"/>
                <w:lang w:val="en-GB"/>
              </w:rPr>
              <w:t>Framework adopted as standard investment governance</w:t>
            </w:r>
          </w:p>
        </w:tc>
        <w:tc>
          <w:tcPr>
            <w:tcW w:w="1044" w:type="dxa"/>
          </w:tcPr>
          <w:p w14:paraId="2ACA7732" w14:textId="77777777" w:rsidR="008F54E3" w:rsidRPr="00C32864" w:rsidRDefault="008C6F2C">
            <w:pPr>
              <w:rPr>
                <w:lang w:val="en-GB"/>
              </w:rPr>
            </w:pPr>
            <w:r>
              <w:rPr>
                <w:sz w:val="18"/>
                <w:szCs w:val="18"/>
                <w:lang w:val="en-GB"/>
              </w:rPr>
              <w:t>No process exists</w:t>
            </w:r>
          </w:p>
        </w:tc>
        <w:tc>
          <w:tcPr>
            <w:tcW w:w="2481" w:type="dxa"/>
          </w:tcPr>
          <w:p w14:paraId="344B77A8" w14:textId="77777777" w:rsidR="008F54E3" w:rsidRPr="00C32864" w:rsidRDefault="008C6F2C">
            <w:pPr>
              <w:rPr>
                <w:lang w:val="en-GB"/>
              </w:rPr>
            </w:pPr>
            <w:r>
              <w:rPr>
                <w:sz w:val="18"/>
                <w:szCs w:val="18"/>
                <w:lang w:val="en-GB"/>
              </w:rPr>
              <w:t xml:space="preserve">Adopted and mandated for all site decisions by 5 November 2026 (G0)</w:t>
            </w:r>
          </w:p>
        </w:tc>
        <w:tc>
          <w:tcPr>
            <w:tcW w:w="1488" w:type="dxa"/>
          </w:tcPr>
          <w:p w14:paraId="4E3A2E3D" w14:textId="77777777" w:rsidR="008F54E3" w:rsidRPr="00C32864" w:rsidRDefault="008C6F2C">
            <w:pPr>
              <w:rPr>
                <w:lang w:val="en-GB"/>
              </w:rPr>
            </w:pPr>
            <w:r>
              <w:rPr>
                <w:sz w:val="18"/>
                <w:szCs w:val="18"/>
                <w:lang w:val="en-GB"/>
              </w:rPr>
              <w:t>Board minute</w:t>
            </w:r>
          </w:p>
        </w:tc>
        <w:tc>
          <w:tcPr>
            <w:tcW w:w="1097" w:type="dxa"/>
          </w:tcPr>
          <w:p w14:paraId="290CBB92" w14:textId="77777777" w:rsidR="008F54E3" w:rsidRPr="00C32864" w:rsidRDefault="008C6F2C">
            <w:pPr>
              <w:rPr>
                <w:lang w:val="en-GB"/>
              </w:rPr>
            </w:pPr>
            <w:r>
              <w:rPr>
                <w:sz w:val="18"/>
                <w:szCs w:val="18"/>
                <w:lang w:val="en-GB"/>
              </w:rPr>
              <w:t>Managing Director</w:t>
            </w:r>
          </w:p>
        </w:tc>
        <w:tc>
          <w:tcPr>
            <w:tcW w:w="978" w:type="dxa"/>
          </w:tcPr>
          <w:p w14:paraId="6884889C" w14:textId="77777777" w:rsidR="008F54E3" w:rsidRPr="00C32864" w:rsidRDefault="008C6F2C">
            <w:pPr>
              <w:rPr>
                <w:lang w:val="en-GB"/>
              </w:rPr>
            </w:pPr>
            <w:r>
              <w:rPr>
                <w:sz w:val="18"/>
                <w:szCs w:val="18"/>
                <w:lang w:val="en-GB"/>
              </w:rPr>
              <w:t xml:space="preserve">Annually, each August</w:t>
            </w:r>
          </w:p>
        </w:tc>
      </w:tr>
      <w:tr w:rsidR="008F54E3" w:rsidRPr="00C32864" w14:paraId="25E9E4B2" w14:textId="77777777">
        <w:trPr>
          <w:cantSplit/>
        </w:trPr>
        <w:tc>
          <w:tcPr>
            <w:tcW w:w="1552" w:type="dxa"/>
          </w:tcPr>
          <w:p w14:paraId="39286415" w14:textId="77777777" w:rsidR="008F54E3" w:rsidRPr="00C32864" w:rsidRDefault="008C6F2C">
            <w:pPr>
              <w:rPr>
                <w:lang w:val="en-GB"/>
              </w:rPr>
            </w:pPr>
            <w:r>
              <w:rPr>
                <w:sz w:val="18"/>
                <w:szCs w:val="18"/>
                <w:lang w:val="en-GB"/>
              </w:rPr>
              <w:t>Minimum gross margin per m³ for approval</w:t>
            </w:r>
          </w:p>
        </w:tc>
        <w:tc>
          <w:tcPr>
            <w:tcW w:w="1044" w:type="dxa"/>
          </w:tcPr>
          <w:p w14:paraId="5D943AF7" w14:textId="77777777" w:rsidR="008F54E3" w:rsidRPr="00C32864" w:rsidRDefault="008C6F2C">
            <w:pPr>
              <w:rPr>
                <w:lang w:val="en-GB"/>
              </w:rPr>
            </w:pPr>
            <w:r>
              <w:rPr>
                <w:sz w:val="18"/>
                <w:szCs w:val="18"/>
                <w:lang w:val="en-GB"/>
              </w:rPr>
              <w:t>Undefined</w:t>
            </w:r>
          </w:p>
        </w:tc>
        <w:tc>
          <w:tcPr>
            <w:tcW w:w="2481" w:type="dxa"/>
          </w:tcPr>
          <w:p w14:paraId="1AA6FE8F" w14:textId="77777777" w:rsidR="008F54E3" w:rsidRPr="00C32864" w:rsidRDefault="008C6F2C">
            <w:pPr>
              <w:rPr>
                <w:lang w:val="en-GB"/>
              </w:rPr>
            </w:pPr>
            <w:r>
              <w:rPr>
                <w:sz w:val="18"/>
                <w:szCs w:val="18"/>
                <w:lang w:val="en-GB"/>
              </w:rPr>
              <w:t xml:space="preserve">£44/m³ (Option A's contribution in the full downside), set by G0, 5 November 2026</w:t>
            </w:r>
          </w:p>
        </w:tc>
        <w:tc>
          <w:tcPr>
            <w:tcW w:w="1488" w:type="dxa"/>
          </w:tcPr>
          <w:p w14:paraId="13806BD9" w14:textId="77777777" w:rsidR="008F54E3" w:rsidRPr="00C32864" w:rsidRDefault="008C6F2C">
            <w:pPr>
              <w:rPr>
                <w:lang w:val="en-GB"/>
              </w:rPr>
            </w:pPr>
            <w:r>
              <w:rPr>
                <w:sz w:val="18"/>
                <w:szCs w:val="18"/>
                <w:lang w:val="en-GB"/>
              </w:rPr>
              <w:t>Management accounts</w:t>
            </w:r>
          </w:p>
        </w:tc>
        <w:tc>
          <w:tcPr>
            <w:tcW w:w="1097" w:type="dxa"/>
          </w:tcPr>
          <w:p w14:paraId="40B62AA4" w14:textId="77777777" w:rsidR="008F54E3" w:rsidRPr="00C32864" w:rsidRDefault="008C6F2C">
            <w:pPr>
              <w:rPr>
                <w:lang w:val="en-GB"/>
              </w:rPr>
            </w:pPr>
            <w:r>
              <w:rPr>
                <w:sz w:val="18"/>
                <w:szCs w:val="18"/>
                <w:lang w:val="en-GB"/>
              </w:rPr>
              <w:t>Business Manager</w:t>
            </w:r>
          </w:p>
        </w:tc>
        <w:tc>
          <w:tcPr>
            <w:tcW w:w="978" w:type="dxa"/>
          </w:tcPr>
          <w:p w14:paraId="278EA202" w14:textId="77777777" w:rsidR="008F54E3" w:rsidRPr="00C32864" w:rsidRDefault="008C6F2C">
            <w:pPr>
              <w:rPr>
                <w:lang w:val="en-GB"/>
              </w:rPr>
            </w:pPr>
            <w:r>
              <w:rPr>
                <w:sz w:val="18"/>
                <w:szCs w:val="18"/>
                <w:lang w:val="en-GB"/>
              </w:rPr>
              <w:t>Quarterly</w:t>
            </w:r>
          </w:p>
        </w:tc>
      </w:tr>
      <w:tr w:rsidR="008F54E3" w:rsidRPr="00C32864" w14:paraId="1B07B0E9" w14:textId="77777777">
        <w:trPr>
          <w:cantSplit/>
        </w:trPr>
        <w:tc>
          <w:tcPr>
            <w:tcW w:w="1552" w:type="dxa"/>
          </w:tcPr>
          <w:p w14:paraId="18F73C76" w14:textId="77777777" w:rsidR="008F54E3" w:rsidRPr="00C32864" w:rsidRDefault="008C6F2C">
            <w:pPr>
              <w:rPr>
                <w:lang w:val="en-GB"/>
              </w:rPr>
            </w:pPr>
            <w:r>
              <w:rPr>
                <w:sz w:val="18"/>
                <w:szCs w:val="18"/>
                <w:lang w:val="en-GB"/>
              </w:rPr>
              <w:t>Months to capital payback, 2027 depot</w:t>
            </w:r>
          </w:p>
        </w:tc>
        <w:tc>
          <w:tcPr>
            <w:tcW w:w="1044" w:type="dxa"/>
          </w:tcPr>
          <w:p w14:paraId="5FD72C65" w14:textId="77777777" w:rsidR="008F54E3" w:rsidRPr="00C32864" w:rsidRDefault="008C6F2C">
            <w:pPr>
              <w:rPr>
                <w:lang w:val="en-GB"/>
              </w:rPr>
            </w:pPr>
            <w:r>
              <w:rPr>
                <w:sz w:val="18"/>
                <w:szCs w:val="18"/>
                <w:lang w:val="en-GB"/>
              </w:rPr>
              <w:t>n/a</w:t>
            </w:r>
          </w:p>
        </w:tc>
        <w:tc>
          <w:tcPr>
            <w:tcW w:w="2481" w:type="dxa"/>
          </w:tcPr>
          <w:p w14:paraId="5CCEFB00" w14:textId="77777777" w:rsidR="008F54E3" w:rsidRPr="00C32864" w:rsidRDefault="008C6F2C">
            <w:pPr>
              <w:rPr>
                <w:lang w:val="en-GB"/>
              </w:rPr>
            </w:pPr>
            <w:r>
              <w:rPr>
                <w:sz w:val="18"/>
                <w:szCs w:val="18"/>
                <w:lang w:val="en-GB"/>
              </w:rPr>
              <w:t>24 months or fewer (board model: 23.1)</w:t>
            </w:r>
          </w:p>
        </w:tc>
        <w:tc>
          <w:tcPr>
            <w:tcW w:w="1488" w:type="dxa"/>
          </w:tcPr>
          <w:p w14:paraId="0B8026D0" w14:textId="77777777" w:rsidR="008F54E3" w:rsidRPr="00C32864" w:rsidRDefault="008C6F2C">
            <w:pPr>
              <w:rPr>
                <w:lang w:val="en-GB"/>
              </w:rPr>
            </w:pPr>
            <w:r>
              <w:rPr>
                <w:sz w:val="18"/>
                <w:szCs w:val="18"/>
                <w:lang w:val="en-GB"/>
              </w:rPr>
              <w:t>Depot P&amp;L</w:t>
            </w:r>
          </w:p>
        </w:tc>
        <w:tc>
          <w:tcPr>
            <w:tcW w:w="1097" w:type="dxa"/>
          </w:tcPr>
          <w:p w14:paraId="4E5DBE0C" w14:textId="77777777" w:rsidR="008F54E3" w:rsidRPr="00C32864" w:rsidRDefault="008C6F2C">
            <w:pPr>
              <w:rPr>
                <w:lang w:val="en-GB"/>
              </w:rPr>
            </w:pPr>
            <w:r>
              <w:rPr>
                <w:sz w:val="18"/>
                <w:szCs w:val="18"/>
                <w:lang w:val="en-GB"/>
              </w:rPr>
              <w:t>Business Manager</w:t>
            </w:r>
          </w:p>
        </w:tc>
        <w:tc>
          <w:tcPr>
            <w:tcW w:w="978" w:type="dxa"/>
          </w:tcPr>
          <w:p w14:paraId="7D50ACF2" w14:textId="77777777" w:rsidR="008F54E3" w:rsidRPr="00C32864" w:rsidRDefault="008C6F2C">
            <w:pPr>
              <w:rPr>
                <w:lang w:val="en-GB"/>
              </w:rPr>
            </w:pPr>
            <w:r>
              <w:rPr>
                <w:sz w:val="18"/>
                <w:szCs w:val="18"/>
                <w:lang w:val="en-GB"/>
              </w:rPr>
              <w:t>Monthly</w:t>
            </w:r>
          </w:p>
        </w:tc>
      </w:tr>
      <w:tr w:rsidR="008F54E3" w:rsidRPr="00C32864" w14:paraId="4D70F259" w14:textId="77777777">
        <w:trPr>
          <w:cantSplit/>
        </w:trPr>
        <w:tc>
          <w:tcPr>
            <w:tcW w:w="1552" w:type="dxa"/>
          </w:tcPr>
          <w:p w14:paraId="111A8AD4" w14:textId="77777777" w:rsidR="008F54E3" w:rsidRPr="00C32864" w:rsidRDefault="008C6F2C">
            <w:pPr>
              <w:rPr>
                <w:lang w:val="en-GB"/>
              </w:rPr>
            </w:pPr>
            <w:r>
              <w:rPr>
                <w:sz w:val="18"/>
                <w:szCs w:val="18"/>
                <w:lang w:val="en-GB"/>
              </w:rPr>
              <w:t>2028 depot funded from retained trading profit</w:t>
            </w:r>
          </w:p>
        </w:tc>
        <w:tc>
          <w:tcPr>
            <w:tcW w:w="1044" w:type="dxa"/>
          </w:tcPr>
          <w:p w14:paraId="424C92A0" w14:textId="77777777" w:rsidR="008F54E3" w:rsidRPr="00C32864" w:rsidRDefault="008C6F2C">
            <w:pPr>
              <w:rPr>
                <w:lang w:val="en-GB"/>
              </w:rPr>
            </w:pPr>
            <w:r>
              <w:rPr>
                <w:sz w:val="18"/>
                <w:szCs w:val="18"/>
                <w:lang w:val="en-GB"/>
              </w:rPr>
              <w:t xml:space="preserve">Existing depots' free cash £[BASE_FCF] in [BASE_FCF_YEAR] (management accounts)</w:t>
            </w:r>
          </w:p>
        </w:tc>
        <w:tc>
          <w:tcPr>
            <w:tcW w:w="2481" w:type="dxa"/>
          </w:tcPr>
          <w:p w14:paraId="0EA1D307" w14:textId="77777777" w:rsidR="008F54E3" w:rsidRPr="00C32864" w:rsidRDefault="008C6F2C">
            <w:pPr>
              <w:rPr>
                <w:lang w:val="en-GB"/>
              </w:rPr>
            </w:pPr>
            <w:r>
              <w:rPr>
                <w:sz w:val="18"/>
                <w:szCs w:val="18"/>
                <w:lang w:val="en-GB"/>
              </w:rPr>
              <w:t>No external finance; base-business share £274,303 or less</w:t>
            </w:r>
          </w:p>
        </w:tc>
        <w:tc>
          <w:tcPr>
            <w:tcW w:w="1488" w:type="dxa"/>
          </w:tcPr>
          <w:p w14:paraId="71297148" w14:textId="77777777" w:rsidR="008F54E3" w:rsidRPr="00C32864" w:rsidRDefault="008C6F2C">
            <w:pPr>
              <w:rPr>
                <w:lang w:val="en-GB"/>
              </w:rPr>
            </w:pPr>
            <w:r>
              <w:rPr>
                <w:sz w:val="18"/>
                <w:szCs w:val="18"/>
                <w:lang w:val="en-GB"/>
              </w:rPr>
              <w:t>Cash flow forecast</w:t>
            </w:r>
          </w:p>
        </w:tc>
        <w:tc>
          <w:tcPr>
            <w:tcW w:w="1097" w:type="dxa"/>
          </w:tcPr>
          <w:p w14:paraId="5DEBCAC5" w14:textId="77777777" w:rsidR="008F54E3" w:rsidRPr="00C32864" w:rsidRDefault="008C6F2C">
            <w:pPr>
              <w:rPr>
                <w:lang w:val="en-GB"/>
              </w:rPr>
            </w:pPr>
            <w:r>
              <w:rPr>
                <w:sz w:val="18"/>
                <w:szCs w:val="18"/>
                <w:lang w:val="en-GB"/>
              </w:rPr>
              <w:t>Managing Director</w:t>
            </w:r>
          </w:p>
        </w:tc>
        <w:tc>
          <w:tcPr>
            <w:tcW w:w="978" w:type="dxa"/>
          </w:tcPr>
          <w:p w14:paraId="39CECBE5" w14:textId="77777777" w:rsidR="008F54E3" w:rsidRPr="00C32864" w:rsidRDefault="008C6F2C">
            <w:pPr>
              <w:rPr>
                <w:lang w:val="en-GB"/>
              </w:rPr>
            </w:pPr>
            <w:r>
              <w:rPr>
                <w:sz w:val="18"/>
                <w:szCs w:val="18"/>
                <w:lang w:val="en-GB"/>
              </w:rPr>
              <w:t xml:space="preserve">G8, May 2028</w:t>
            </w:r>
          </w:p>
        </w:tc>
      </w:tr>
      <w:tr w:rsidR="008F54E3" w:rsidRPr="00C32864" w14:paraId="6756B4C7" w14:textId="77777777">
        <w:trPr>
          <w:cantSplit/>
        </w:trPr>
        <w:tc>
          <w:tcPr>
            <w:tcW w:w="1552" w:type="dxa"/>
          </w:tcPr>
          <w:p w14:paraId="010E183A" w14:textId="77777777" w:rsidR="008F54E3" w:rsidRPr="00C32864" w:rsidRDefault="008C6F2C">
            <w:pPr>
              <w:rPr>
                <w:lang w:val="en-GB"/>
              </w:rPr>
            </w:pPr>
            <w:r>
              <w:rPr>
                <w:sz w:val="18"/>
                <w:szCs w:val="18"/>
                <w:lang w:val="en-GB"/>
              </w:rPr>
              <w:t>Capacity-related declined enquiries, existing depots (reputation)</w:t>
            </w:r>
          </w:p>
        </w:tc>
        <w:tc>
          <w:tcPr>
            <w:tcW w:w="1044" w:type="dxa"/>
          </w:tcPr>
          <w:p w14:paraId="14C41F06" w14:textId="77777777" w:rsidR="008F54E3" w:rsidRPr="00C32864" w:rsidRDefault="008C6F2C">
            <w:pPr>
              <w:rPr>
                <w:lang w:val="en-GB"/>
              </w:rPr>
            </w:pPr>
            <w:r>
              <w:rPr>
                <w:sz w:val="18"/>
                <w:szCs w:val="18"/>
                <w:lang w:val="en-GB"/>
              </w:rPr>
              <w:t>22 of 27 declines, Apr–Jul 2026</w:t>
            </w:r>
          </w:p>
        </w:tc>
        <w:tc>
          <w:tcPr>
            <w:tcW w:w="2481" w:type="dxa"/>
          </w:tcPr>
          <w:p w14:paraId="42E6D444" w14:textId="77777777" w:rsidR="008F54E3" w:rsidRPr="00C32864" w:rsidRDefault="008C6F2C">
            <w:pPr>
              <w:rPr>
                <w:lang w:val="en-GB"/>
              </w:rPr>
            </w:pPr>
            <w:r>
              <w:rPr>
                <w:sz w:val="18"/>
                <w:szCs w:val="18"/>
                <w:lang w:val="en-GB"/>
              </w:rPr>
              <w:t>At or below half the April–July 2026 monthly rate by month 12</w:t>
            </w:r>
          </w:p>
        </w:tc>
        <w:tc>
          <w:tcPr>
            <w:tcW w:w="1488" w:type="dxa"/>
          </w:tcPr>
          <w:p w14:paraId="2C6A04B1" w14:textId="77777777" w:rsidR="008F54E3" w:rsidRPr="00C32864" w:rsidRDefault="008C6F2C">
            <w:pPr>
              <w:rPr>
                <w:lang w:val="en-GB"/>
              </w:rPr>
            </w:pPr>
            <w:r>
              <w:rPr>
                <w:sz w:val="18"/>
                <w:szCs w:val="18"/>
                <w:lang w:val="en-GB"/>
              </w:rPr>
              <w:t>Declined-work logs</w:t>
            </w:r>
          </w:p>
        </w:tc>
        <w:tc>
          <w:tcPr>
            <w:tcW w:w="1097" w:type="dxa"/>
          </w:tcPr>
          <w:p w14:paraId="7A42BD22" w14:textId="77777777" w:rsidR="008F54E3" w:rsidRPr="00C32864" w:rsidRDefault="008C6F2C">
            <w:pPr>
              <w:rPr>
                <w:lang w:val="en-GB"/>
              </w:rPr>
            </w:pPr>
            <w:r>
              <w:rPr>
                <w:sz w:val="18"/>
                <w:szCs w:val="18"/>
                <w:lang w:val="en-GB"/>
              </w:rPr>
              <w:t>Operations Manager</w:t>
            </w:r>
          </w:p>
        </w:tc>
        <w:tc>
          <w:tcPr>
            <w:tcW w:w="978" w:type="dxa"/>
          </w:tcPr>
          <w:p w14:paraId="6D5EC273" w14:textId="77777777" w:rsidR="008F54E3" w:rsidRPr="00C32864" w:rsidRDefault="008C6F2C">
            <w:pPr>
              <w:rPr>
                <w:lang w:val="en-GB"/>
              </w:rPr>
            </w:pPr>
            <w:r>
              <w:rPr>
                <w:sz w:val="18"/>
                <w:szCs w:val="18"/>
                <w:lang w:val="en-GB"/>
              </w:rPr>
              <w:t>Monthly</w:t>
            </w:r>
          </w:p>
        </w:tc>
      </w:tr>
      <w:tr w:rsidR="008F54E3" w:rsidRPr="00C32864" w14:paraId="10CF8162" w14:textId="77777777">
        <w:trPr>
          <w:cantSplit/>
        </w:trPr>
        <w:tc>
          <w:tcPr>
            <w:tcW w:w="1552" w:type="dxa"/>
          </w:tcPr>
          <w:p w14:paraId="04623201" w14:textId="77777777" w:rsidR="008F54E3" w:rsidRPr="00C32864" w:rsidRDefault="008C6F2C">
            <w:pPr>
              <w:rPr>
                <w:lang w:val="en-GB"/>
              </w:rPr>
            </w:pPr>
            <w:r>
              <w:rPr>
                <w:sz w:val="18"/>
                <w:szCs w:val="18"/>
                <w:lang w:val="en-GB"/>
              </w:rPr>
              <w:t>Forecast accuracy of the appraisal (decision quality)</w:t>
            </w:r>
          </w:p>
        </w:tc>
        <w:tc>
          <w:tcPr>
            <w:tcW w:w="1044" w:type="dxa"/>
          </w:tcPr>
          <w:p w14:paraId="4624FF91" w14:textId="77777777" w:rsidR="008F54E3" w:rsidRPr="00C32864" w:rsidRDefault="008C6F2C">
            <w:pPr>
              <w:rPr>
                <w:lang w:val="en-GB"/>
              </w:rPr>
            </w:pPr>
            <w:r>
              <w:rPr>
                <w:sz w:val="18"/>
                <w:szCs w:val="18"/>
                <w:lang w:val="en-GB"/>
              </w:rPr>
              <w:t>No forecast has been audited</w:t>
            </w:r>
          </w:p>
        </w:tc>
        <w:tc>
          <w:tcPr>
            <w:tcW w:w="2481" w:type="dxa"/>
          </w:tcPr>
          <w:p w14:paraId="146D4827" w14:textId="77777777" w:rsidR="008F54E3" w:rsidRPr="00C32864" w:rsidRDefault="008C6F2C">
            <w:pPr>
              <w:rPr>
                <w:lang w:val="en-GB"/>
              </w:rPr>
            </w:pPr>
            <w:r>
              <w:rPr>
                <w:sz w:val="18"/>
                <w:szCs w:val="18"/>
                <w:lang w:val="en-GB"/>
              </w:rPr>
              <w:t>Month-12 volume and contribution within 15% of forecast</w:t>
            </w:r>
          </w:p>
        </w:tc>
        <w:tc>
          <w:tcPr>
            <w:tcW w:w="1488" w:type="dxa"/>
          </w:tcPr>
          <w:p w14:paraId="3F75B7EA" w14:textId="77777777" w:rsidR="008F54E3" w:rsidRPr="00C32864" w:rsidRDefault="008C6F2C">
            <w:pPr>
              <w:rPr>
                <w:lang w:val="en-GB"/>
              </w:rPr>
            </w:pPr>
            <w:r>
              <w:rPr>
                <w:sz w:val="18"/>
                <w:szCs w:val="18"/>
                <w:lang w:val="en-GB"/>
              </w:rPr>
              <w:t>Post-completion audit (§6)</w:t>
            </w:r>
          </w:p>
        </w:tc>
        <w:tc>
          <w:tcPr>
            <w:tcW w:w="1097" w:type="dxa"/>
          </w:tcPr>
          <w:p w14:paraId="221D6B3E" w14:textId="77777777" w:rsidR="008F54E3" w:rsidRPr="00C32864" w:rsidRDefault="008C6F2C">
            <w:pPr>
              <w:rPr>
                <w:lang w:val="en-GB"/>
              </w:rPr>
            </w:pPr>
            <w:r>
              <w:rPr>
                <w:sz w:val="18"/>
                <w:szCs w:val="18"/>
                <w:lang w:val="en-GB"/>
              </w:rPr>
              <w:t>Business Manager</w:t>
            </w:r>
          </w:p>
        </w:tc>
        <w:tc>
          <w:tcPr>
            <w:tcW w:w="978" w:type="dxa"/>
          </w:tcPr>
          <w:p w14:paraId="5DA7FE31" w14:textId="77777777" w:rsidR="008F54E3" w:rsidRPr="00C32864" w:rsidRDefault="008C6F2C">
            <w:pPr>
              <w:rPr>
                <w:lang w:val="en-GB"/>
              </w:rPr>
            </w:pPr>
            <w:r>
              <w:rPr>
                <w:sz w:val="18"/>
                <w:szCs w:val="18"/>
                <w:lang w:val="en-GB"/>
              </w:rPr>
              <w:t>Month 12</w:t>
            </w:r>
          </w:p>
        </w:tc>
      </w:tr>
    </w:tbl>
    <w:p w14:paraId="03A34F71" w14:textId="77777777" w:rsidR="008F54E3" w:rsidRPr="00C32864" w:rsidRDefault="008C6F2C">
      <w:pPr>
        <w:pStyle w:val="Heading1"/>
        <w:pageBreakBefore/>
        <w:rPr>
          <w:lang w:val="en-GB"/>
        </w:rPr>
      </w:pPr>
      <w:bookmarkStart w:id="3" w:name="_Toc242193998"/>
      <w:r>
        <w:rPr>
          <w:lang w:val="en-GB"/>
        </w:rPr>
        <w:t>3. Discussion of the Proposal and Problem</w:t>
      </w:r>
      <w:bookmarkEnd w:id="3"/>
    </w:p>
    <w:p w14:paraId="2B2B566D" w14:textId="77777777" w:rsidR="008F54E3" w:rsidRPr="00C32864" w:rsidRDefault="008C6F2C">
      <w:pPr>
        <w:pStyle w:val="Heading2"/>
        <w:rPr>
          <w:lang w:val="en-GB"/>
        </w:rPr>
      </w:pPr>
      <w:bookmarkStart w:id="4" w:name="_Toc242193999"/>
      <w:r>
        <w:rPr>
          <w:lang w:val="en-GB"/>
        </w:rPr>
        <w:t>3.1 External drivers</w:t>
      </w:r>
      <w:bookmarkEnd w:id="4"/>
    </w:p>
    <w:p w14:paraId="389F6C2A" w14:textId="77777777" w:rsidR="008F54E3" w:rsidRPr="00C32864" w:rsidRDefault="008C6F2C">
      <w:pPr>
        <w:rPr>
          <w:lang w:val="en-GB"/>
        </w:rPr>
      </w:pPr>
      <w:r>
        <w:rPr>
          <w:lang w:val="en-GB"/>
        </w:rPr>
        <w:t xml:space="preserve">A PESTEL analysis (Whittington et al., 2023) covers six domains, but they do not bear equally on this decision, and Appendix 4 carries them into an external-first SWOT (Minsky &amp; Aron, 2021). Political, social and technological factors hardly distinguish one catchment from another. </w:t>
      </w:r>
      <w:r>
        <w:rPr>
          <w:lang w:val="en-GB"/>
        </w:rPr>
        <w:t xml:space="preserve">The legal domain is decisive</w:t>
      </w:r>
      <w:r>
        <w:rPr>
          <w:rStyle w:val="CommentReference"/>
        </w:rPr>
      </w:r>
      <w:r>
        <w:rPr>
          <w:lang w:val="en-GB"/>
        </w:rPr>
        <w:t xml:space="preserve">, because the 2028 weight reversion (DfT, 2025b) is a dated, confirmed change to the unit economics of Procon's delivery model and bridge-loading evidence makes reversal implausible (DfT, 2025a).</w:t>
      </w:r>
    </w:p>
    <w:p w14:paraId="5705558F" w14:textId="77777777" w:rsidR="008F54E3" w:rsidRPr="00C32864" w:rsidRDefault="008C6F2C">
      <w:pPr>
        <w:rPr>
          <w:lang w:val="en-GB"/>
        </w:rPr>
      </w:pPr>
      <w:r>
        <w:rPr>
          <w:lang w:val="en-GB"/>
        </w:rPr>
        <w:t xml:space="preserve">The economic domain comes second, because the CPA (2026) forecasts private housing and infrastructure diverging, so housing-led and infrastructure-led catchments will move in opposite directions over the depot's payback period. Here the economic and environmental domains interact. National Highways requires verified PAS 2080 carbon management of its large and medium Tier 1 suppliers (National Highways, 2024), and the standard expects material suppliers to share product carbon data (British Standards Institution [BSI], 2023), so low-carbon capability is becoming a condition of entry to the growth segment. Volumetric batching should help, since mixing on site reduces waste (DfT, 2023), but Procon cannot market that until returned-load records quantify it, because environmental claims must be substantiated (Competition and Markets Authority [CMA], 2021), and </w:t>
      </w:r>
      <w:r>
        <w:rPr>
          <w:lang w:val="en-GB"/>
        </w:rPr>
        <w:t xml:space="preserve">an unsupported one would damage the reputation it was meant to build</w:t>
      </w:r>
      <w:r>
        <w:rPr>
          <w:rStyle w:val="CommentReference"/>
        </w:rPr>
      </w:r>
      <w:r>
        <w:rPr>
          <w:lang w:val="en-GB"/>
        </w:rPr>
        <w:t xml:space="preserve">.</w:t>
      </w:r>
    </w:p>
    <w:p w14:paraId="02B021AD" w14:textId="77777777" w:rsidR="008F54E3" w:rsidRPr="00C32864" w:rsidRDefault="008C6F2C">
      <w:pPr>
        <w:rPr>
          <w:lang w:val="en-GB"/>
        </w:rPr>
      </w:pPr>
      <w:r>
        <w:rPr>
          <w:lang w:val="en-GB"/>
        </w:rPr>
        <w:t>Porter's (2008) five forces show rivalry that is intense for structural reasons. MPA members alone operate 740 ready-mixed concrete plants (MPA, 2025a), the product is close to a commodity and price is set largely outside the firm. Supplier power is rising too. Cement imports grew from 11% of the UK market in 2004 to 32% in 2023 (MPA, 2025a), and from January 2027 the UK carbon border adjustment mechanism (CBAM) taxes the embodied emissions of imported cement (HM Revenue &amp; Customs [HMRC], 2025), so input costs are likely to rise in the new depot's first year. In Kraljic's (1983) terms cement is a strategic purchase, one to manage through the supply relationship rather than buy transactionally.</w:t>
      </w:r>
    </w:p>
    <w:p w14:paraId="3A088B57" w14:textId="77777777" w:rsidR="008F54E3" w:rsidRPr="00C32864" w:rsidRDefault="008C6F2C">
      <w:pPr>
        <w:rPr>
          <w:lang w:val="en-GB"/>
        </w:rPr>
      </w:pPr>
      <w:r>
        <w:rPr>
          <w:lang w:val="en-GB"/>
        </w:rPr>
        <w:t xml:space="preserve">In South Yorkshire, then, the binding constraint is price rivalry from established volumetric operators: Table A4.4 lists five, one trading across all four corridor towns, and the board plan already prices 9% below the local market average (Appendix 9).</w:t>
      </w:r>
    </w:p>
    <w:p w14:paraId="74D669DD" w14:textId="77777777" w:rsidR="008F54E3" w:rsidRPr="00C32864" w:rsidRDefault="008C6F2C">
      <w:pPr>
        <w:pStyle w:val="Heading2"/>
        <w:rPr>
          <w:lang w:val="en-GB"/>
        </w:rPr>
      </w:pPr>
      <w:bookmarkStart w:id="5" w:name="_Toc242194000"/>
      <w:r>
        <w:rPr>
          <w:lang w:val="en-GB"/>
        </w:rPr>
        <w:t>3.2 The internal cause</w:t>
      </w:r>
      <w:bookmarkEnd w:id="5"/>
    </w:p>
    <w:p w14:paraId="60A82B49" w14:textId="77777777" w:rsidR="008F54E3" w:rsidRPr="00C32864" w:rsidRDefault="008C6F2C">
      <w:pPr>
        <w:rPr>
          <w:lang w:val="en-GB"/>
        </w:rPr>
      </w:pPr>
      <w:r>
        <w:rPr>
          <w:lang w:val="en-GB"/>
        </w:rPr>
        <w:t xml:space="preserve">Barney's (1995) VRIO test explains why Procon is poorly equipped to make the decision. An evidence-based site-selection capability would be valuable, since the [MARGIN_MULTIPLE]-fold margin variation shows selection quality turning directly into returns. It would be rare among owner-managed operators, who decide by judgement, and hard to imitate, because its value comes from combining the method with Procon's own data. Procon fails the fourth condition, organisation, </w:t>
      </w:r>
      <w:r>
        <w:rPr>
          <w:lang w:val="en-GB"/>
        </w:rPr>
        <w:t xml:space="preserve">having no process, threshold or repeatable appraisal</w:t>
      </w:r>
      <w:r>
        <w:rPr>
          <w:rStyle w:val="CommentReference"/>
        </w:rPr>
      </w:r>
      <w:r>
        <w:rPr>
          <w:lang w:val="en-GB"/>
        </w:rPr>
        <w:t xml:space="preserve">.</w:t>
      </w:r>
      <w:r>
        <w:rPr>
          <w:lang w:val="en-GB"/>
        </w:rPr>
        <w:t xml:space="preserve"/>
      </w:r>
      <w:r>
        <w:rPr>
          <w:rStyle w:val="CommentReference"/>
        </w:rPr>
      </w:r>
      <w:r>
        <w:rPr>
          <w:lang w:val="en-GB"/>
        </w:rPr>
        <w:t xml:space="preserve"/>
      </w:r>
    </w:p>
    <w:p w14:paraId="2E916DDB" w14:textId="77777777" w:rsidR="008F54E3" w:rsidRPr="00C32864" w:rsidRDefault="008C6F2C">
      <w:pPr>
        <w:rPr>
          <w:lang w:val="en-GB"/>
        </w:rPr>
      </w:pPr>
      <w:r>
        <w:rPr>
          <w:lang w:val="en-GB"/>
        </w:rPr>
        <w:t xml:space="preserve">The framework draws on industrial location theory because the underlying problem is spatial. In Weber's (1909/1929) least-cost model the best site minimises the combined cost of assembling inputs and distributing output, which fits ready-mixed concrete closely, with materials hauled in and concrete hauled out against the clock. Hotelling (1929) shows that competitors cluster rather than disperse, so absolute demand misleads and </w:t>
      </w:r>
      <w:r>
        <w:rPr>
          <w:lang w:val="en-GB"/>
        </w:rPr>
        <w:t xml:space="preserve">the measure that matters</w:t>
      </w:r>
      <w:r>
        <w:rPr>
          <w:rStyle w:val="CommentReference"/>
        </w:rPr>
      </w:r>
      <w:r>
        <w:rPr>
          <w:lang w:val="en-GB"/>
        </w:rPr>
        <w:t xml:space="preserve"> is demand per unit of competing capacity. Church and ReVelle's (1974) maximal covering location problem </w:t>
      </w:r>
      <w:r>
        <w:rPr>
          <w:lang w:val="en-GB"/>
        </w:rPr>
        <w:t xml:space="preserve">formalises the eight-mile radius: cover as much demand as possible within a fixed service distance</w:t>
      </w:r>
      <w:r>
        <w:rPr>
          <w:rStyle w:val="CommentReference"/>
        </w:rPr>
      </w:r>
      <w:r>
        <w:rPr>
          <w:lang w:val="en-GB"/>
        </w:rPr>
        <w:t xml:space="preserve">.</w:t>
      </w:r>
    </w:p>
    <w:p w14:paraId="1C303856" w14:textId="77777777" w:rsidR="008F54E3" w:rsidRPr="00C32864" w:rsidRDefault="008C6F2C">
      <w:pPr>
        <w:pStyle w:val="Heading2"/>
        <w:rPr>
          <w:lang w:val="en-GB"/>
        </w:rPr>
      </w:pPr>
      <w:bookmarkStart w:id="6" w:name="_Toc242194001"/>
      <w:r>
        <w:rPr>
          <w:lang w:val="en-GB"/>
        </w:rPr>
        <w:t>3.3 Symptoms and quantified consequences</w:t>
      </w:r>
      <w:bookmarkEnd w:id="6"/>
    </w:p>
    <w:p w14:paraId="00EE038D" w14:textId="77777777" w:rsidR="008F54E3" w:rsidRPr="00C32864" w:rsidRDefault="008C6F2C">
      <w:pPr>
        <w:rPr>
          <w:lang w:val="en-GB"/>
        </w:rPr>
      </w:pPr>
      <w:r>
        <w:rPr>
          <w:lang w:val="en-GB"/>
        </w:rPr>
        <w:t xml:space="preserve">A 5 Whys analysis (Ohno, 1988) traces the symptom back to its cause. Because funding is sequential, one weak site stalls the plan, stranding £278,520 in plant, fleet and yard and delaying every later opening by at least 12 months. Weak sites get through because no margin threshold exists to stop them, which is also why margins vary [MARGIN_MULTIPLE]-fold. </w:t>
      </w:r>
      <w:r>
        <w:rPr>
          <w:lang w:val="en-GB"/>
        </w:rPr>
        <w:t xml:space="preserve">No threshold exists because judgement is unmodelled, and judgement is unmodelled</w:t>
      </w:r>
      <w:r>
        <w:rPr>
          <w:rStyle w:val="CommentReference"/>
        </w:rPr>
      </w:r>
      <w:r>
        <w:rPr>
          <w:lang w:val="en-GB"/>
        </w:rPr>
        <w:t xml:space="preserve"> because Procon has no repeatable method. Flyvbjerg (2008) shows that cost underestimation and benefit overestimation are strongest where appraisal relies on judgement and ignores reference data, which is how Procon chooses sites today.</w:t>
      </w:r>
    </w:p>
    <w:p w14:paraId="460AF690" w14:textId="77777777" w:rsidR="008F54E3" w:rsidRPr="00C32864" w:rsidRDefault="008C6F2C">
      <w:pPr>
        <w:pStyle w:val="Heading2"/>
        <w:rPr>
          <w:lang w:val="en-GB"/>
        </w:rPr>
      </w:pPr>
      <w:bookmarkStart w:id="7" w:name="_Toc242194002"/>
      <w:r>
        <w:rPr>
          <w:lang w:val="en-GB"/>
        </w:rPr>
        <w:t>3.4 Brand and reputation: a critical evaluation</w:t>
      </w:r>
      <w:bookmarkEnd w:id="7"/>
    </w:p>
    <w:p w14:paraId="2DA1D0F3" w14:textId="77777777" w:rsidR="008F54E3" w:rsidRPr="00C32864" w:rsidRDefault="008C6F2C">
      <w:pPr>
        <w:rPr>
          <w:lang w:val="en-GB"/>
        </w:rPr>
      </w:pPr>
      <w:r>
        <w:rPr>
          <w:lang w:val="en-GB"/>
        </w:rPr>
        <w:t xml:space="preserve">Fombrun and Shanley (1990) treat reputation as an intangible asset built through repeated signals of reliability. Keller's (1993) brand equity model was developed for consumer markets, and </w:t>
      </w:r>
      <w:r>
        <w:rPr>
          <w:lang w:val="en-GB"/>
        </w:rPr>
        <w:t xml:space="preserve">how far it transfers to business buyers is contested</w:t>
      </w:r>
      <w:r>
        <w:rPr>
          <w:rStyle w:val="CommentReference"/>
        </w:rPr>
      </w:r>
      <w:r>
        <w:rPr>
          <w:lang w:val="en-GB"/>
        </w:rPr>
        <w:t xml:space="preserve">. Leek and Christodoulides (2012), who interviewed ten supplier managers, find that business brand value rests on functional qualities such as reliability and capacity, and on the trust and reduced risk that follow from them. A contractor booking a pour is buying confidence that the wagon will arrive, so where price is set externally, reliability becomes the main source of differentiation and pricing power. In resource-based terms (Barney, 1991), Procon's delivery reputation is a strategic asset, </w:t>
      </w:r>
      <w:r>
        <w:rPr>
          <w:lang w:val="en-GB"/>
        </w:rPr>
        <w:t xml:space="preserve">costly to imitate because it has to be earned through performance</w:t>
      </w:r>
      <w:r>
        <w:rPr>
          <w:rStyle w:val="CommentReference"/>
        </w:rPr>
      </w:r>
      <w:r>
        <w:rPr>
          <w:lang w:val="en-GB"/>
        </w:rPr>
        <w:t xml:space="preserve">.</w:t>
      </w:r>
    </w:p>
    <w:p w14:paraId="33D9C907" w14:textId="77777777" w:rsidR="008F54E3" w:rsidRPr="00C32864" w:rsidRDefault="008C6F2C">
      <w:pPr>
        <w:rPr>
          <w:lang w:val="en-GB"/>
        </w:rPr>
      </w:pPr>
      <w:r>
        <w:rPr>
          <w:lang w:val="en-GB"/>
        </w:rPr>
        <w:t xml:space="preserve">Procon's records suggest that asset is already under strain. Between April and July 2026 the Leeds and Warrington depots declined 27 enquiries, and when I coded the logs, 22 proved to be for want of drivers, vehicles or slots (Appendix 19). By volume the picture reverses, because those 22 came to 75 m³, under a third of the 250 or more lost on price. For reputational risk the count is the better measure, since </w:t>
      </w:r>
      <w:r>
        <w:rPr>
          <w:lang w:val="en-GB"/>
        </w:rPr>
        <w:t xml:space="preserve">each refusal reaches a buyer. The 22 reached 16 customers</w:t>
      </w:r>
      <w:r>
        <w:rPr>
          <w:rStyle w:val="CommentReference"/>
        </w:rPr>
      </w:r>
      <w:r>
        <w:rPr>
          <w:lang w:val="en-GB"/>
        </w:rPr>
        <w:t xml:space="preserve">, one of them five times. The logs also record what buyers did next, which Leek and Christodoulides's interviews cannot. Two Leeds customers who were offered an afternoon slot did not book, and one 'moved on'. Reputation is also plural. Harvey et al. (2017), studying one consulting firm, find that perceptions of its reputation differ between and within stakeholder groups and across places. If that transfers, a failure in a new catchment, or a success, will travel mainly through customers who buy from more than one depot, and they account for [CROSS_DEPOT_SHARE]% of 2025/26 volume (sales ledger).</w:t>
      </w:r>
    </w:p>
    <w:p w14:paraId="4501E7B6" w14:textId="77777777" w:rsidR="008F54E3" w:rsidRPr="00C32864" w:rsidRDefault="008C6F2C">
      <w:pPr>
        <w:rPr>
          <w:lang w:val="en-GB"/>
        </w:rPr>
      </w:pPr>
      <w:r>
        <w:rPr>
          <w:lang w:val="en-GB"/>
        </w:rPr>
        <w:t xml:space="preserve">Rapid sequential expansion is the strategy most likely to over-extend service capacity and damage the asset its economics rely on, and the same evidence strengthens the case for consolidating first (Option C), which §5.2 tests. The pattern is the limits-to-growth archetype (Clancy, 2018; Senge, 2006), in which self-funding drives growth, service capacity constrains it, and the leverage lies in easing the constraint. Location science suggests how, since backup coverage models value a second unit able to serve demand when the first is unavailable (Hogan &amp; ReVelle, 1986). The framework applies that logic by weighting service capacity headroom (Table 4) and tracking capacity-related declines as a KPI (Table 1), so a catchment that demands more than Procon has shown it can deliver </w:t>
      </w:r>
      <w:r>
        <w:rPr>
          <w:lang w:val="en-GB"/>
        </w:rPr>
        <w:t xml:space="preserve">ranks down whatever its demand</w:t>
      </w:r>
      <w:r>
        <w:rPr>
          <w:rStyle w:val="CommentReference"/>
        </w:rPr>
      </w:r>
      <w:r>
        <w:rPr>
          <w:lang w:val="en-GB"/>
        </w:rPr>
        <w:t xml:space="preserve">.</w:t>
      </w:r>
    </w:p>
    <w:p w14:paraId="7523069C" w14:textId="77777777" w:rsidR="008F54E3" w:rsidRPr="00C32864" w:rsidRDefault="008C6F2C">
      <w:pPr>
        <w:pStyle w:val="Heading2"/>
        <w:rPr>
          <w:lang w:val="en-GB"/>
        </w:rPr>
      </w:pPr>
      <w:bookmarkStart w:id="8" w:name="_Toc242194003"/>
      <w:r>
        <w:rPr>
          <w:lang w:val="en-GB"/>
        </w:rPr>
        <w:t>3.5 Resistance and conflicting views</w:t>
      </w:r>
      <w:bookmarkEnd w:id="8"/>
    </w:p>
    <w:p w14:paraId="5BC1722D" w14:textId="77777777" w:rsidR="008F54E3" w:rsidRPr="00C32864" w:rsidRDefault="008C6F2C">
      <w:pPr>
        <w:rPr>
          <w:lang w:val="en-GB"/>
        </w:rPr>
      </w:pPr>
      <w:r>
        <w:rPr>
          <w:lang w:val="en-GB"/>
        </w:rPr>
        <w:t>As Business Manager with P&amp;L accountability, I encountered resistance from the Operations Manager, who initially favoured deferral (Option C) to protect existing depot capacity. The interest beneath the stated position was safeguarding the service-reliability metrics that feed performance reviews. By presenting the declined-work analysis and reframing capacity headroom as a protective selection criterion rather than a barrier to growth, the restraining force was reduced (Hayes, 2022). The proposal was revised to require dedicated fleet and crew for any new depot, which secured agreement while strengthening the case for Option A.</w:t>
      </w:r>
    </w:p>
    <w:p w14:paraId="27460A95" w14:textId="77777777" w:rsidR="008F54E3" w:rsidRPr="00C32864" w:rsidRDefault="008C6F2C">
      <w:pPr>
        <w:pStyle w:val="Heading1"/>
        <w:pageBreakBefore/>
        <w:rPr>
          <w:lang w:val="en-GB"/>
        </w:rPr>
      </w:pPr>
      <w:bookmarkStart w:id="9" w:name="_Toc242194004"/>
      <w:r>
        <w:rPr>
          <w:lang w:val="en-GB"/>
        </w:rPr>
        <w:t>4. Methodology, Results and Options Analysis</w:t>
      </w:r>
      <w:bookmarkEnd w:id="9"/>
    </w:p>
    <w:p w14:paraId="4510AEA0" w14:textId="77777777" w:rsidR="008F54E3" w:rsidRPr="00C32864" w:rsidRDefault="008C6F2C">
      <w:pPr>
        <w:pStyle w:val="Heading2"/>
        <w:rPr>
          <w:lang w:val="en-GB"/>
        </w:rPr>
      </w:pPr>
      <w:bookmarkStart w:id="10" w:name="_Toc242194005"/>
      <w:r>
        <w:rPr>
          <w:lang w:val="en-GB"/>
        </w:rPr>
        <w:t>4.1 Research design and its justification</w:t>
      </w:r>
      <w:bookmarkEnd w:id="10"/>
    </w:p>
    <w:p w14:paraId="2C080851" w14:textId="77777777" w:rsidR="008F54E3" w:rsidRPr="00C32864" w:rsidRDefault="008C6F2C">
      <w:pPr>
        <w:rPr>
          <w:lang w:val="en-GB"/>
        </w:rPr>
      </w:pPr>
      <w:r>
        <w:rPr>
          <w:lang w:val="en-GB"/>
        </w:rPr>
        <w:t xml:space="preserve">The design runs from philosophy to technique, and Table 2 records the alternative I rejected at each stage and why. I took a pragmatist position because the problem needs measurable cost data and tacit practitioner knowledge together, and pragmatism admits both </w:t>
      </w:r>
      <w:r>
        <w:rPr>
          <w:lang w:val="en-GB"/>
        </w:rPr>
        <w:t xml:space="preserve">without an artificial commitment to one epistemology</w:t>
      </w:r>
      <w:r>
        <w:rPr>
          <w:rStyle w:val="CommentReference"/>
        </w:rPr>
      </w:r>
      <w:r>
        <w:rPr>
          <w:lang w:val="en-GB"/>
        </w:rPr>
        <w:t xml:space="preserve"> (Easterby-Smith et al., 2021; Saunders et al., 2019).</w:t>
      </w:r>
    </w:p>
    <w:p w14:paraId="4B33DD3F" w14:textId="77777777" w:rsidR="008F54E3" w:rsidRPr="00C32864" w:rsidRDefault="008C6F2C">
      <w:pPr>
        <w:pStyle w:val="TableCaption"/>
        <w:keepNext/>
        <w:rPr>
          <w:lang w:val="en-GB"/>
        </w:rPr>
      </w:pPr>
      <w:r>
        <w:rPr>
          <w:lang w:val="en-GB"/>
        </w:rPr>
        <w:t>Table 2. Methodological decisions and rejected alternatives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6E420DD6" w14:textId="77777777">
        <w:trPr>
          <w:cantSplit/>
          <w:tblHeader/>
        </w:trPr>
        <w:tc>
          <w:tcPr>
            <w:tcW w:w="2160" w:type="dxa"/>
          </w:tcPr>
          <w:p w14:paraId="1FBBA137" w14:textId="77777777" w:rsidR="008F54E3" w:rsidRPr="00C32864" w:rsidRDefault="008C6F2C">
            <w:pPr>
              <w:keepNext/>
              <w:rPr>
                <w:lang w:val="en-GB"/>
              </w:rPr>
            </w:pPr>
            <w:r>
              <w:rPr>
                <w:b/>
                <w:sz w:val="18"/>
                <w:szCs w:val="18"/>
                <w:lang w:val="en-GB"/>
              </w:rPr>
              <w:t>Decision</w:t>
            </w:r>
          </w:p>
        </w:tc>
        <w:tc>
          <w:tcPr>
            <w:tcW w:w="2160" w:type="dxa"/>
          </w:tcPr>
          <w:p w14:paraId="7C2480F6" w14:textId="77777777" w:rsidR="008F54E3" w:rsidRPr="00C32864" w:rsidRDefault="008C6F2C">
            <w:pPr>
              <w:keepNext/>
              <w:rPr>
                <w:lang w:val="en-GB"/>
              </w:rPr>
            </w:pPr>
            <w:r>
              <w:rPr>
                <w:b/>
                <w:sz w:val="18"/>
                <w:szCs w:val="18"/>
                <w:lang w:val="en-GB"/>
              </w:rPr>
              <w:t>Position adopted</w:t>
            </w:r>
          </w:p>
        </w:tc>
        <w:tc>
          <w:tcPr>
            <w:tcW w:w="2160" w:type="dxa"/>
          </w:tcPr>
          <w:p w14:paraId="1F74503C" w14:textId="77777777" w:rsidR="008F54E3" w:rsidRPr="00C32864" w:rsidRDefault="008C6F2C">
            <w:pPr>
              <w:keepNext/>
              <w:rPr>
                <w:lang w:val="en-GB"/>
              </w:rPr>
            </w:pPr>
            <w:r>
              <w:rPr>
                <w:b/>
                <w:sz w:val="18"/>
                <w:szCs w:val="18"/>
                <w:lang w:val="en-GB"/>
              </w:rPr>
              <w:t>Alternatives rejected</w:t>
            </w:r>
          </w:p>
        </w:tc>
        <w:tc>
          <w:tcPr>
            <w:tcW w:w="2160" w:type="dxa"/>
          </w:tcPr>
          <w:p w14:paraId="4C36D2CE" w14:textId="77777777" w:rsidR="008F54E3" w:rsidRPr="00C32864" w:rsidRDefault="008C6F2C">
            <w:pPr>
              <w:keepNext/>
              <w:rPr>
                <w:lang w:val="en-GB"/>
              </w:rPr>
            </w:pPr>
            <w:r>
              <w:rPr>
                <w:b/>
                <w:sz w:val="18"/>
                <w:szCs w:val="18"/>
                <w:lang w:val="en-GB"/>
              </w:rPr>
              <w:t>Justification</w:t>
            </w:r>
          </w:p>
        </w:tc>
      </w:tr>
      <w:tr w:rsidR="008F54E3" w:rsidRPr="00C32864" w14:paraId="3E1D2651" w14:textId="77777777">
        <w:trPr>
          <w:cantSplit/>
        </w:trPr>
        <w:tc>
          <w:tcPr>
            <w:tcW w:w="2160" w:type="dxa"/>
          </w:tcPr>
          <w:p w14:paraId="7719C53F" w14:textId="77777777" w:rsidR="008F54E3" w:rsidRPr="00C32864" w:rsidRDefault="008C6F2C">
            <w:pPr>
              <w:rPr>
                <w:lang w:val="en-GB"/>
              </w:rPr>
            </w:pPr>
            <w:r>
              <w:rPr>
                <w:sz w:val="18"/>
                <w:szCs w:val="18"/>
                <w:lang w:val="en-GB"/>
              </w:rPr>
              <w:t>Philosophy</w:t>
            </w:r>
          </w:p>
        </w:tc>
        <w:tc>
          <w:tcPr>
            <w:tcW w:w="2160" w:type="dxa"/>
          </w:tcPr>
          <w:p w14:paraId="32B1017E" w14:textId="77777777" w:rsidR="008F54E3" w:rsidRPr="00C32864" w:rsidRDefault="008C6F2C">
            <w:pPr>
              <w:rPr>
                <w:lang w:val="en-GB"/>
              </w:rPr>
            </w:pPr>
            <w:r>
              <w:rPr>
                <w:sz w:val="18"/>
                <w:szCs w:val="18"/>
                <w:lang w:val="en-GB"/>
              </w:rPr>
              <w:t>Pragmatism</w:t>
            </w:r>
          </w:p>
        </w:tc>
        <w:tc>
          <w:tcPr>
            <w:tcW w:w="2160" w:type="dxa"/>
          </w:tcPr>
          <w:p w14:paraId="4B92FF23" w14:textId="77777777" w:rsidR="008F54E3" w:rsidRPr="00C32864" w:rsidRDefault="008C6F2C">
            <w:pPr>
              <w:rPr>
                <w:lang w:val="en-GB"/>
              </w:rPr>
            </w:pPr>
            <w:r>
              <w:rPr>
                <w:sz w:val="18"/>
                <w:szCs w:val="18"/>
                <w:lang w:val="en-GB"/>
              </w:rPr>
              <w:t>Positivism; interpretivism</w:t>
            </w:r>
          </w:p>
        </w:tc>
        <w:tc>
          <w:tcPr>
            <w:tcW w:w="2160" w:type="dxa"/>
          </w:tcPr>
          <w:p w14:paraId="6152BCAD" w14:textId="77777777" w:rsidR="008F54E3" w:rsidRPr="00C32864" w:rsidRDefault="008C6F2C">
            <w:pPr>
              <w:rPr>
                <w:lang w:val="en-GB"/>
              </w:rPr>
            </w:pPr>
            <w:r>
              <w:rPr>
                <w:sz w:val="18"/>
                <w:szCs w:val="18"/>
                <w:lang w:val="en-GB"/>
              </w:rPr>
              <w:t>Decision requires both measurable cost data and tacit operational knowledge. Positivism rejected: the cost assumptions are not directly observable and need practitioner validation. Interpretivism rejected: the board needs quantified break-even and payback figures</w:t>
            </w:r>
          </w:p>
        </w:tc>
      </w:tr>
      <w:tr w:rsidR="008F54E3" w:rsidRPr="00C32864" w14:paraId="228E6553" w14:textId="77777777">
        <w:trPr>
          <w:cantSplit/>
        </w:trPr>
        <w:tc>
          <w:tcPr>
            <w:tcW w:w="2160" w:type="dxa"/>
          </w:tcPr>
          <w:p w14:paraId="7F53D9B9" w14:textId="77777777" w:rsidR="008F54E3" w:rsidRPr="00C32864" w:rsidRDefault="008C6F2C">
            <w:pPr>
              <w:rPr>
                <w:lang w:val="en-GB"/>
              </w:rPr>
            </w:pPr>
            <w:r>
              <w:rPr>
                <w:sz w:val="18"/>
                <w:szCs w:val="18"/>
                <w:lang w:val="en-GB"/>
              </w:rPr>
              <w:t>Approach</w:t>
            </w:r>
          </w:p>
        </w:tc>
        <w:tc>
          <w:tcPr>
            <w:tcW w:w="2160" w:type="dxa"/>
          </w:tcPr>
          <w:p w14:paraId="4ED4886A" w14:textId="77777777" w:rsidR="008F54E3" w:rsidRPr="00C32864" w:rsidRDefault="008C6F2C">
            <w:pPr>
              <w:rPr>
                <w:lang w:val="en-GB"/>
              </w:rPr>
            </w:pPr>
            <w:r>
              <w:rPr>
                <w:sz w:val="18"/>
                <w:szCs w:val="18"/>
                <w:lang w:val="en-GB"/>
              </w:rPr>
              <w:t>Abductive</w:t>
            </w:r>
          </w:p>
        </w:tc>
        <w:tc>
          <w:tcPr>
            <w:tcW w:w="2160" w:type="dxa"/>
          </w:tcPr>
          <w:p w14:paraId="4A822E3D" w14:textId="77777777" w:rsidR="008F54E3" w:rsidRPr="00C32864" w:rsidRDefault="008C6F2C">
            <w:pPr>
              <w:rPr>
                <w:lang w:val="en-GB"/>
              </w:rPr>
            </w:pPr>
            <w:r>
              <w:rPr>
                <w:sz w:val="18"/>
                <w:szCs w:val="18"/>
                <w:lang w:val="en-GB"/>
              </w:rPr>
              <w:t>Deduction; pure induction</w:t>
            </w:r>
          </w:p>
        </w:tc>
        <w:tc>
          <w:tcPr>
            <w:tcW w:w="2160" w:type="dxa"/>
          </w:tcPr>
          <w:p w14:paraId="7F34AAEE" w14:textId="77777777" w:rsidR="008F54E3" w:rsidRPr="00C32864" w:rsidRDefault="008C6F2C">
            <w:pPr>
              <w:rPr>
                <w:lang w:val="en-GB"/>
              </w:rPr>
            </w:pPr>
            <w:r>
              <w:rPr>
                <w:sz w:val="18"/>
                <w:szCs w:val="18"/>
                <w:lang w:val="en-GB"/>
              </w:rPr>
              <w:t xml:space="preserve">Framework derived from location theory, then tested against interview and declined-work evidence</w:t>
            </w:r>
          </w:p>
        </w:tc>
      </w:tr>
      <w:tr w:rsidR="008F54E3" w:rsidRPr="00C32864" w14:paraId="480AA113" w14:textId="77777777">
        <w:trPr>
          <w:cantSplit/>
        </w:trPr>
        <w:tc>
          <w:tcPr>
            <w:tcW w:w="2160" w:type="dxa"/>
          </w:tcPr>
          <w:p w14:paraId="4BD1D42E" w14:textId="77777777" w:rsidR="008F54E3" w:rsidRPr="00C32864" w:rsidRDefault="008C6F2C">
            <w:pPr>
              <w:rPr>
                <w:lang w:val="en-GB"/>
              </w:rPr>
            </w:pPr>
            <w:r>
              <w:rPr>
                <w:sz w:val="18"/>
                <w:szCs w:val="18"/>
                <w:lang w:val="en-GB"/>
              </w:rPr>
              <w:t>Strategy</w:t>
            </w:r>
          </w:p>
        </w:tc>
        <w:tc>
          <w:tcPr>
            <w:tcW w:w="2160" w:type="dxa"/>
          </w:tcPr>
          <w:p w14:paraId="4BC5B6F0" w14:textId="77777777" w:rsidR="008F54E3" w:rsidRPr="00C32864" w:rsidRDefault="008C6F2C">
            <w:pPr>
              <w:rPr>
                <w:lang w:val="en-GB"/>
              </w:rPr>
            </w:pPr>
            <w:r>
              <w:rPr>
                <w:sz w:val="18"/>
                <w:szCs w:val="18"/>
                <w:lang w:val="en-GB"/>
              </w:rPr>
              <w:t>Single case study with embedded units (three depots)</w:t>
            </w:r>
          </w:p>
        </w:tc>
        <w:tc>
          <w:tcPr>
            <w:tcW w:w="2160" w:type="dxa"/>
          </w:tcPr>
          <w:p w14:paraId="7B07E0F0" w14:textId="77777777" w:rsidR="008F54E3" w:rsidRPr="00C32864" w:rsidRDefault="008C6F2C">
            <w:pPr>
              <w:rPr>
                <w:lang w:val="en-GB"/>
              </w:rPr>
            </w:pPr>
            <w:r>
              <w:rPr>
                <w:sz w:val="18"/>
                <w:szCs w:val="18"/>
                <w:lang w:val="en-GB"/>
              </w:rPr>
              <w:t>Multiple-case; survey</w:t>
            </w:r>
          </w:p>
        </w:tc>
        <w:tc>
          <w:tcPr>
            <w:tcW w:w="2160" w:type="dxa"/>
          </w:tcPr>
          <w:p w14:paraId="784D4986" w14:textId="77777777" w:rsidR="008F54E3" w:rsidRPr="00C32864" w:rsidRDefault="008C6F2C">
            <w:pPr>
              <w:rPr>
                <w:lang w:val="en-GB"/>
              </w:rPr>
            </w:pPr>
            <w:r>
              <w:rPr>
                <w:sz w:val="18"/>
                <w:szCs w:val="18"/>
                <w:lang w:val="en-GB"/>
              </w:rPr>
              <w:t>Depth of proprietary cost access outweighs cross-case generalisability (Yin, 2018)</w:t>
            </w:r>
          </w:p>
        </w:tc>
      </w:tr>
      <w:tr w:rsidR="008F54E3" w:rsidRPr="00C32864" w14:paraId="7EC4519D" w14:textId="77777777">
        <w:trPr>
          <w:cantSplit/>
        </w:trPr>
        <w:tc>
          <w:tcPr>
            <w:tcW w:w="2160" w:type="dxa"/>
          </w:tcPr>
          <w:p w14:paraId="5AD2386F" w14:textId="77777777" w:rsidR="008F54E3" w:rsidRPr="00C32864" w:rsidRDefault="008C6F2C">
            <w:pPr>
              <w:rPr>
                <w:lang w:val="en-GB"/>
              </w:rPr>
            </w:pPr>
            <w:r>
              <w:rPr>
                <w:sz w:val="18"/>
                <w:szCs w:val="18"/>
                <w:lang w:val="en-GB"/>
              </w:rPr>
              <w:t>Method</w:t>
            </w:r>
          </w:p>
        </w:tc>
        <w:tc>
          <w:tcPr>
            <w:tcW w:w="2160" w:type="dxa"/>
          </w:tcPr>
          <w:p w14:paraId="4DCBCEB1" w14:textId="77777777" w:rsidR="008F54E3" w:rsidRPr="00C32864" w:rsidRDefault="008C6F2C">
            <w:pPr>
              <w:rPr>
                <w:lang w:val="en-GB"/>
              </w:rPr>
            </w:pPr>
            <w:r>
              <w:rPr>
                <w:sz w:val="18"/>
                <w:szCs w:val="18"/>
                <w:lang w:val="en-GB"/>
              </w:rPr>
              <w:t>Sequential mixed methods (QUAN → qual → QUAN)</w:t>
            </w:r>
          </w:p>
        </w:tc>
        <w:tc>
          <w:tcPr>
            <w:tcW w:w="2160" w:type="dxa"/>
          </w:tcPr>
          <w:p w14:paraId="1EC54A5F" w14:textId="77777777" w:rsidR="008F54E3" w:rsidRPr="00C32864" w:rsidRDefault="008C6F2C">
            <w:pPr>
              <w:rPr>
                <w:lang w:val="en-GB"/>
              </w:rPr>
            </w:pPr>
            <w:r>
              <w:rPr>
                <w:sz w:val="18"/>
                <w:szCs w:val="18"/>
                <w:lang w:val="en-GB"/>
              </w:rPr>
              <w:t>Mono-method quantitative</w:t>
            </w:r>
          </w:p>
        </w:tc>
        <w:tc>
          <w:tcPr>
            <w:tcW w:w="2160" w:type="dxa"/>
          </w:tcPr>
          <w:p w14:paraId="11C2F1D6" w14:textId="77777777" w:rsidR="008F54E3" w:rsidRPr="00C32864" w:rsidRDefault="008C6F2C">
            <w:pPr>
              <w:rPr>
                <w:lang w:val="en-GB"/>
              </w:rPr>
            </w:pPr>
            <w:r>
              <w:rPr>
                <w:sz w:val="18"/>
                <w:szCs w:val="18"/>
                <w:lang w:val="en-GB"/>
              </w:rPr>
              <w:t xml:space="preserve">Secondary data defines the problem; interviews test assumptions; modelling resolves it</w:t>
            </w:r>
            <w:r>
              <w:rPr>
                <w:rStyle w:val="CommentReference"/>
              </w:rPr>
            </w:r>
            <w:r>
              <w:rPr>
                <w:sz w:val="18"/>
                <w:szCs w:val="18"/>
                <w:lang w:val="en-GB"/>
              </w:rPr>
              <w:t xml:space="preserve">; interview questions and notes at Appendices 6 and 7</w:t>
            </w:r>
          </w:p>
        </w:tc>
      </w:tr>
      <w:tr w:rsidR="008F54E3" w:rsidRPr="00C32864" w14:paraId="42F3BC14" w14:textId="77777777">
        <w:trPr>
          <w:cantSplit/>
        </w:trPr>
        <w:tc>
          <w:tcPr>
            <w:tcW w:w="2160" w:type="dxa"/>
          </w:tcPr>
          <w:p w14:paraId="4C7C010D" w14:textId="77777777" w:rsidR="008F54E3" w:rsidRPr="00C32864" w:rsidRDefault="008C6F2C">
            <w:pPr>
              <w:rPr>
                <w:lang w:val="en-GB"/>
              </w:rPr>
            </w:pPr>
            <w:r>
              <w:rPr>
                <w:sz w:val="18"/>
                <w:szCs w:val="18"/>
                <w:lang w:val="en-GB"/>
              </w:rPr>
              <w:t>Sampling</w:t>
            </w:r>
          </w:p>
        </w:tc>
        <w:tc>
          <w:tcPr>
            <w:tcW w:w="2160" w:type="dxa"/>
          </w:tcPr>
          <w:p w14:paraId="4C4123DE" w14:textId="77777777" w:rsidR="008F54E3" w:rsidRPr="00C32864" w:rsidRDefault="008C6F2C">
            <w:pPr>
              <w:rPr>
                <w:lang w:val="en-GB"/>
              </w:rPr>
            </w:pPr>
            <w:r>
              <w:rPr>
                <w:sz w:val="18"/>
                <w:szCs w:val="18"/>
                <w:lang w:val="en-GB"/>
              </w:rPr>
              <w:t xml:space="preserve">Purposive census of five expert roles (Operations Manager, Business Development Manager, Scheduler, key material suppliers)</w:t>
            </w:r>
          </w:p>
        </w:tc>
        <w:tc>
          <w:tcPr>
            <w:tcW w:w="2160" w:type="dxa"/>
          </w:tcPr>
          <w:p w14:paraId="7A09D4CF" w14:textId="77777777" w:rsidR="008F54E3" w:rsidRPr="00C32864" w:rsidRDefault="008C6F2C">
            <w:pPr>
              <w:rPr>
                <w:lang w:val="en-GB"/>
              </w:rPr>
            </w:pPr>
            <w:r>
              <w:rPr>
                <w:sz w:val="18"/>
                <w:szCs w:val="18"/>
                <w:lang w:val="en-GB"/>
              </w:rPr>
              <w:t>Random; convenience</w:t>
            </w:r>
          </w:p>
        </w:tc>
        <w:tc>
          <w:tcPr>
            <w:tcW w:w="2160" w:type="dxa"/>
          </w:tcPr>
          <w:p w14:paraId="66360F3E" w14:textId="77777777" w:rsidR="008F54E3" w:rsidRPr="00C32864" w:rsidRDefault="008C6F2C">
            <w:pPr>
              <w:rPr>
                <w:lang w:val="en-GB"/>
              </w:rPr>
            </w:pPr>
            <w:r>
              <w:rPr>
                <w:sz w:val="18"/>
                <w:szCs w:val="18"/>
                <w:lang w:val="en-GB"/>
              </w:rPr>
              <w:t xml:space="preserve">Every internal role holding the relevant knowledge was interviewed, with key suppliers chosen purposively: five in all. As internal managers and external suppliers the group is heterogeneous, so it falls below both the 15–60 norm for workplace interviews and the 12–30 suggested for heterogeneous groups (Saunders, 2012, as cited in Saunders &amp; Townsend, 2016). </w:t>
            </w:r>
            <w:r>
              <w:rPr>
                <w:sz w:val="18"/>
                <w:szCs w:val="18"/>
                <w:lang w:val="en-GB"/>
              </w:rPr>
              <w:t xml:space="preserve">The defence is purpose:</w:t>
            </w:r>
            <w:r>
              <w:rPr>
                <w:rStyle w:val="CommentReference"/>
              </w:rPr>
            </w:r>
            <w:r>
              <w:rPr>
                <w:sz w:val="18"/>
                <w:szCs w:val="18"/>
                <w:lang w:val="en-GB"/>
              </w:rPr>
              <w:t xml:space="preserve"> </w:t>
            </w:r>
            <w:r>
              <w:rPr>
                <w:sz w:val="18"/>
                <w:szCs w:val="18"/>
                <w:lang w:val="en-GB"/>
              </w:rPr>
              <w:t xml:space="preserve">the interviews test the model's assumptions, not thematic saturation</w:t>
            </w:r>
            <w:r>
              <w:rPr>
                <w:rStyle w:val="CommentReference"/>
              </w:rPr>
            </w:r>
            <w:r>
              <w:rPr>
                <w:sz w:val="18"/>
                <w:szCs w:val="18"/>
                <w:lang w:val="en-GB"/>
              </w:rPr>
              <w:t xml:space="preserve">, an exception Saunders and Townsend (2016) allow where study purpose and data saliency justify it</w:t>
            </w:r>
          </w:p>
        </w:tc>
      </w:tr>
      <w:tr w:rsidR="008F54E3" w:rsidRPr="00C32864" w14:paraId="4DF97242" w14:textId="77777777">
        <w:trPr>
          <w:cantSplit/>
        </w:trPr>
        <w:tc>
          <w:tcPr>
            <w:tcW w:w="2160" w:type="dxa"/>
          </w:tcPr>
          <w:p w14:paraId="1B831D17" w14:textId="77777777" w:rsidR="008F54E3" w:rsidRPr="00C32864" w:rsidRDefault="008C6F2C">
            <w:pPr>
              <w:rPr>
                <w:lang w:val="en-GB"/>
              </w:rPr>
            </w:pPr>
            <w:r>
              <w:rPr>
                <w:sz w:val="18"/>
                <w:szCs w:val="18"/>
                <w:lang w:val="en-GB"/>
              </w:rPr>
              <w:t>Conduct</w:t>
            </w:r>
          </w:p>
        </w:tc>
        <w:tc>
          <w:tcPr>
            <w:tcW w:w="2160" w:type="dxa"/>
          </w:tcPr>
          <w:p w14:paraId="0FFFBC52" w14:textId="77777777" w:rsidR="008F54E3" w:rsidRPr="00C32864" w:rsidRDefault="008C6F2C">
            <w:pPr>
              <w:rPr>
                <w:lang w:val="en-GB"/>
              </w:rPr>
            </w:pPr>
            <w:r>
              <w:rPr>
                <w:sz w:val="18"/>
                <w:szCs w:val="18"/>
                <w:lang w:val="en-GB"/>
              </w:rPr>
              <w:t xml:space="preserve">Five interviews, 20–21 October 2026: four in person at the Leeds office and one on Teams; [XX–XX] minutes; not recorded; notes written up afterwards with reference to AI-drafted model answers (Appendices 6, 7 and 18)</w:t>
            </w:r>
          </w:p>
        </w:tc>
        <w:tc>
          <w:tcPr>
            <w:tcW w:w="2160" w:type="dxa"/>
          </w:tcPr>
          <w:p w14:paraId="60E85BC5" w14:textId="77777777" w:rsidR="008F54E3" w:rsidRPr="00C32864" w:rsidRDefault="008C6F2C">
            <w:pPr>
              <w:rPr>
                <w:lang w:val="en-GB"/>
              </w:rPr>
            </w:pPr>
            <w:r>
              <w:rPr>
                <w:sz w:val="18"/>
                <w:szCs w:val="18"/>
                <w:lang w:val="en-GB"/>
              </w:rPr>
              <w:t xml:space="preserve">[ALTERNATIVE REJECTED, e.g. a focus group]</w:t>
            </w:r>
          </w:p>
        </w:tc>
        <w:tc>
          <w:tcPr>
            <w:tcW w:w="2160" w:type="dxa"/>
          </w:tcPr>
          <w:p w14:paraId="4D15876E" w14:textId="77777777" w:rsidR="008F54E3" w:rsidRPr="00C32864" w:rsidRDefault="008C6F2C">
            <w:pPr>
              <w:rPr>
                <w:lang w:val="en-GB"/>
              </w:rPr>
            </w:pPr>
            <w:r>
              <w:rPr>
                <w:sz w:val="18"/>
                <w:szCs w:val="18"/>
                <w:lang w:val="en-GB"/>
              </w:rPr>
              <w:t xml:space="preserve">[WHY individual interviews]. With no recording or contemporaneous notes, the notes are a reconstruction, a limitation set out in §4.2</w:t>
            </w:r>
          </w:p>
        </w:tc>
      </w:tr>
      <w:tr w:rsidR="008F54E3" w:rsidRPr="00C32864" w14:paraId="4A46D7C6" w14:textId="77777777">
        <w:trPr>
          <w:cantSplit/>
        </w:trPr>
        <w:tc>
          <w:tcPr>
            <w:tcW w:w="2160" w:type="dxa"/>
          </w:tcPr>
          <w:p w14:paraId="75A12C02" w14:textId="77777777" w:rsidR="008F54E3" w:rsidRPr="00C32864" w:rsidRDefault="008C6F2C">
            <w:pPr>
              <w:rPr>
                <w:lang w:val="en-GB"/>
              </w:rPr>
            </w:pPr>
            <w:r>
              <w:rPr>
                <w:sz w:val="18"/>
                <w:szCs w:val="18"/>
                <w:lang w:val="en-GB"/>
              </w:rPr>
              <w:t>Analysis</w:t>
            </w:r>
          </w:p>
        </w:tc>
        <w:tc>
          <w:tcPr>
            <w:tcW w:w="2160" w:type="dxa"/>
          </w:tcPr>
          <w:p w14:paraId="4322475B" w14:textId="77777777" w:rsidR="008F54E3" w:rsidRPr="00C32864" w:rsidRDefault="008C6F2C">
            <w:pPr>
              <w:rPr>
                <w:lang w:val="en-GB"/>
              </w:rPr>
            </w:pPr>
            <w:r>
              <w:rPr>
                <w:sz w:val="18"/>
                <w:szCs w:val="18"/>
                <w:lang w:val="en-GB"/>
              </w:rPr>
              <w:t xml:space="preserve">Descriptive statistics; question-by-question comparison of interview notes; MCDA</w:t>
            </w:r>
          </w:p>
        </w:tc>
        <w:tc>
          <w:tcPr>
            <w:tcW w:w="2160" w:type="dxa"/>
          </w:tcPr>
          <w:p w14:paraId="15184700" w14:textId="77777777" w:rsidR="008F54E3" w:rsidRPr="00C32864" w:rsidRDefault="008C6F2C">
            <w:pPr>
              <w:rPr>
                <w:lang w:val="en-GB"/>
              </w:rPr>
            </w:pPr>
            <w:r>
              <w:rPr>
                <w:sz w:val="18"/>
                <w:szCs w:val="18"/>
                <w:lang w:val="en-GB"/>
              </w:rPr>
              <w:t xml:space="preserve">Inferential statistics; full thematic coding</w:t>
            </w:r>
          </w:p>
        </w:tc>
        <w:tc>
          <w:tcPr>
            <w:tcW w:w="2160" w:type="dxa"/>
          </w:tcPr>
          <w:p w14:paraId="5F6895C7" w14:textId="77777777" w:rsidR="008F54E3" w:rsidRPr="00C32864" w:rsidRDefault="008C6F2C">
            <w:pPr>
              <w:rPr>
                <w:lang w:val="en-GB"/>
              </w:rPr>
            </w:pPr>
            <w:r>
              <w:rPr>
                <w:sz w:val="18"/>
                <w:szCs w:val="18"/>
                <w:lang w:val="en-GB"/>
              </w:rPr>
              <w:t xml:space="preserve">Expert sample too small for statistical inference; five sets of notes written up afterwards suit comparison by question rather than thematic coding (Braun &amp; Clarke, 2006; Easterby-Smith et al., 2021)</w:t>
            </w:r>
          </w:p>
        </w:tc>
      </w:tr>
    </w:tbl>
    <w:p w14:paraId="1AD090A9" w14:textId="77777777" w:rsidR="008F54E3" w:rsidRPr="00C32864" w:rsidRDefault="008C6F2C">
      <w:pPr>
        <w:spacing w:before="240"/>
        <w:rPr>
          <w:lang w:val="en-GB"/>
        </w:rPr>
      </w:pPr>
      <w:r>
        <w:rPr>
          <w:lang w:val="en-GB"/>
        </w:rPr>
        <w:t xml:space="preserve"/>
      </w:r>
      <w:r>
        <w:rPr>
          <w:rStyle w:val="CommentReference"/>
        </w:rPr>
      </w:r>
      <w:r>
        <w:rPr>
          <w:lang w:val="en-GB"/>
        </w:rPr>
        <w:t xml:space="preserve"/>
      </w:r>
      <w:r>
        <w:rPr>
          <w:lang w:val="en-GB"/>
        </w:rPr>
        <w:t xml:space="preserve"/>
      </w:r>
      <w:r>
        <w:rPr>
          <w:rStyle w:val="CommentReference"/>
        </w:rPr>
      </w:r>
      <w:r>
        <w:rPr>
          <w:lang w:val="en-GB"/>
        </w:rPr>
        <w:t xml:space="preserve">Validity comes from triangulating theory, secondary data and practitioner evidence, and reliability from recording the provenance of every weighting (Table 4; Appendix 2), so that another analyst could reproduce the scores.</w:t>
      </w:r>
    </w:p>
    <w:p w14:paraId="4E4A730B" w14:textId="77777777" w:rsidR="008F54E3" w:rsidRPr="00C32864" w:rsidRDefault="008C6F2C">
      <w:pPr>
        <w:pStyle w:val="Heading2"/>
        <w:rPr>
          <w:lang w:val="en-GB"/>
        </w:rPr>
      </w:pPr>
      <w:bookmarkStart w:id="11" w:name="_Toc242194006"/>
      <w:r>
        <w:rPr>
          <w:lang w:val="en-GB"/>
        </w:rPr>
        <w:t>4.2 Positionality, ethics and limitations</w:t>
      </w:r>
      <w:bookmarkEnd w:id="11"/>
    </w:p>
    <w:p w14:paraId="192C4A0F" w14:textId="77777777" w:rsidR="008F54E3" w:rsidRPr="00C32864" w:rsidRDefault="008C6F2C">
      <w:pPr>
        <w:rPr>
          <w:lang w:val="en-GB"/>
        </w:rPr>
      </w:pPr>
      <w:r>
        <w:rPr>
          <w:lang w:val="en-GB"/>
        </w:rPr>
        <w:t xml:space="preserve">I conducted this research as an insider. As Business Manager with profit and loss accountability I have a stake in the outcome, a position with advantages and hazards alike (Coghlan &amp; Brannick, 2014; Costley et al., 2010). It gave me access to the accounts and to candid colleagues, but it exposed the work to three hazards. The first is confirmation bias towards expansion: South Yorkshire was costed in August, before the criteria were weighted in October (Figure A14.1), so the framework tests that preference against the alternatives rather than generating it, and [REVIEWER_ROLE] [REVIEWED/WILL REVIEW] the model independently. The second is power: three of five interviewees report to me, no question invited disagreement, and attribution by role does not anonymise a role one person holds. Optimism bias in the ramp-up estimate (Flyvbjerg, 2008, 2021) I could counter only in part, by resting first-year volume on Leeds's 2022 trading and re-testing later years at G7 (Table A9.4).</w:t>
      </w:r>
      <w:r>
        <w:rPr>
          <w:rStyle w:val="CommentReference"/>
        </w:rPr>
      </w:r>
    </w:p>
    <w:p w14:paraId="5321EBDA" w14:textId="77777777" w:rsidR="008F54E3" w:rsidRPr="00C32864" w:rsidRDefault="008C6F2C">
      <w:pPr>
        <w:rPr>
          <w:lang w:val="en-GB"/>
        </w:rPr>
      </w:pPr>
      <w:r>
        <w:rPr>
          <w:lang w:val="en-GB"/>
        </w:rPr>
        <w:t xml:space="preserve">The Managing Director gave organisational consent as sponsor, and the study followed [ETHICS_ROUTE — describe what actually happened; if there was no University ethics review, say what you did and confirm with the programme team]. No written consent was taken from interviewees, and supplier pricing is reported in aggregate.</w:t>
      </w:r>
    </w:p>
    <w:p w14:paraId="5761F232" w14:textId="77777777" w:rsidR="008F54E3" w:rsidRPr="00C32864" w:rsidRDefault="008C6F2C">
      <w:pPr>
        <w:rPr>
          <w:lang w:val="en-GB"/>
        </w:rPr>
      </w:pPr>
      <w:r>
        <w:rPr>
          <w:lang w:val="en-GB"/>
        </w:rPr>
        <w:t xml:space="preserve">Three limitations qualify the findings. </w:t>
      </w:r>
      <w:r>
        <w:rPr>
          <w:rStyle w:val="CommentReference"/>
        </w:rPr>
      </w:r>
      <w:r>
        <w:rPr>
          <w:lang w:val="en-GB"/>
        </w:rPr>
        <w:t xml:space="preserve">MPA volume data comes from a member survey covering just over 60% of Great Britain sales (MPA, 2025a), which leaves regional figures with sampling uncertainty. A single case also limits generalisation, though the deliverable is an internal capability and claims no general theory. Finally, the interviews were not recorded; I wrote the notes afterwards with reference to AI-drafted model answers (Appendix 18), so they are my reconstruction rather than the interviewees' words (Appendix 7), and Question 3's wording may have steered answers towards capacity headroom.</w:t>
      </w:r>
    </w:p>
    <w:p w14:paraId="6395467F" w14:textId="77777777" w:rsidR="008F54E3" w:rsidRPr="00C32864" w:rsidRDefault="008C6F2C">
      <w:pPr>
        <w:pStyle w:val="Heading2"/>
        <w:rPr>
          <w:lang w:val="en-GB"/>
        </w:rPr>
      </w:pPr>
      <w:bookmarkStart w:id="12" w:name="_Toc242194007"/>
      <w:r>
        <w:rPr>
          <w:lang w:val="en-GB"/>
        </w:rPr>
        <w:t>4.3 Findings</w:t>
      </w:r>
      <w:bookmarkEnd w:id="12"/>
    </w:p>
    <w:p w14:paraId="70BE6A46" w14:textId="77777777" w:rsidR="008F54E3" w:rsidRPr="00C32864" w:rsidRDefault="008C6F2C">
      <w:pPr>
        <w:rPr>
          <w:lang w:val="en-GB"/>
        </w:rPr>
      </w:pPr>
      <w:r>
        <w:rPr>
          <w:lang w:val="en-GB"/>
        </w:rPr>
        <w:t xml:space="preserve">South Yorkshire's pipeline is West Bar's outline-consented second phase (Urbo Regeneration, n.d.) and live council and National Highways frameworks, where two Leeds accounts already have sites; Heart of the City is complete (Table A3.3). Census 2021 built-up areas put 719,300 people within eight miles of Sheffield and 402,845 of Hull (author's calculation from Office for National Statistics [ONS], 2023). </w:t>
      </w:r>
      <w:r>
        <w:rPr>
          <w:lang w:val="en-GB"/>
        </w:rPr>
        <w:t xml:space="preserve">Procon's trading supports that ratio but not its breadth:</w:t>
      </w:r>
      <w:r>
        <w:rPr>
          <w:rStyle w:val="CommentReference"/>
        </w:rPr>
      </w:r>
      <w:r>
        <w:rPr>
          <w:lang w:val="en-GB"/>
        </w:rPr>
        <w:t xml:space="preserve"> Leeds delivered 2,422 m³ to HU postcodes in 2022–2026, 63% of its S-postcode volume, from 15 customers against 157.</w:t>
      </w:r>
    </w:p>
    <w:p w14:paraId="53FFEE19" w14:textId="77777777" w:rsidR="008F54E3" w:rsidRPr="00C32864" w:rsidRDefault="008C6F2C">
      <w:pPr>
        <w:rPr>
          <w:lang w:val="en-GB"/>
        </w:rPr>
      </w:pPr>
      <w:r>
        <w:rPr>
          <w:lang w:val="en-GB"/>
        </w:rPr>
        <w:t xml:space="preserve">Cost-volume-profit analysis (Drury, 2021) of the board model gives a contribution of £51.74 per m³ and break-even at 26.5 m³ a day (Appendix 8). The model omits the payload effect from April 2028, which adds £[COST_PER_M3_DELTA] per m³.</w:t>
      </w:r>
    </w:p>
    <w:p w14:paraId="1C5E19DD" w14:textId="77777777" w:rsidR="008F54E3" w:rsidRPr="00C32864" w:rsidRDefault="008C6F2C">
      <w:pPr>
        <w:rPr>
          <w:lang w:val="en-GB"/>
        </w:rPr>
      </w:pPr>
      <w:r>
        <w:rPr>
          <w:lang w:val="en-GB"/>
        </w:rPr>
        <w:t xml:space="preserve">In the interviews, the Operations Manager and Scheduler put capacity headroom ahead of market size, so I now rate it slightly above demand density rather than equal (Appendix 2); the suppliers' points on pipeline and haul distance were already in the framework (Table 3).</w:t>
      </w:r>
    </w:p>
    <w:p w14:paraId="6112F286" w14:textId="77777777" w:rsidR="008F54E3" w:rsidRPr="00C32864" w:rsidRDefault="008C6F2C">
      <w:pPr>
        <w:rPr>
          <w:lang w:val="en-GB"/>
        </w:rPr>
      </w:pPr>
      <w:r>
        <w:rPr>
          <w:lang w:val="en-GB"/>
        </w:rPr>
        <w:t xml:space="preserve">The notes follow drafts built from this proposal's own reasoning (§4.2), which already counts the declined-work log behind capacity headroom, so I kept the revision to the smallest step; details beyond the drafts, such as the Scheduler's 8–11am housebuilder peak, carry more weight.</w:t>
      </w:r>
      <w:r>
        <w:rPr>
          <w:rStyle w:val="CommentReference"/>
        </w:rPr>
      </w:r>
    </w:p>
    <w:p w14:paraId="2EEEE435" w14:textId="77777777" w:rsidR="008F54E3" w:rsidRPr="00C32864" w:rsidRDefault="008C6F2C">
      <w:pPr>
        <w:pStyle w:val="TableCaption"/>
        <w:keepNext/>
        <w:rPr>
          <w:lang w:val="en-GB"/>
        </w:rPr>
      </w:pPr>
      <w:r>
        <w:rPr>
          <w:lang w:val="en-GB"/>
        </w:rPr>
        <w:t>Table 3. Findings by research strand and effect on the framework</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4532D98A" w14:textId="77777777">
        <w:trPr>
          <w:cantSplit/>
          <w:tblHeader/>
        </w:trPr>
        <w:tc>
          <w:tcPr>
            <w:tcW w:w="2160" w:type="dxa"/>
          </w:tcPr>
          <w:p w14:paraId="1DB5A3D1" w14:textId="77777777" w:rsidR="008F54E3" w:rsidRPr="00C32864" w:rsidRDefault="008C6F2C">
            <w:pPr>
              <w:keepNext/>
              <w:rPr>
                <w:lang w:val="en-GB"/>
              </w:rPr>
            </w:pPr>
            <w:r>
              <w:rPr>
                <w:b/>
                <w:sz w:val="18"/>
                <w:szCs w:val="18"/>
                <w:lang w:val="en-GB"/>
              </w:rPr>
              <w:t>Strand</w:t>
            </w:r>
          </w:p>
        </w:tc>
        <w:tc>
          <w:tcPr>
            <w:tcW w:w="2160" w:type="dxa"/>
          </w:tcPr>
          <w:p w14:paraId="5C5A453E" w14:textId="77777777" w:rsidR="008F54E3" w:rsidRPr="00C32864" w:rsidRDefault="008C6F2C">
            <w:pPr>
              <w:keepNext/>
              <w:rPr>
                <w:lang w:val="en-GB"/>
              </w:rPr>
            </w:pPr>
            <w:r>
              <w:rPr>
                <w:b/>
                <w:sz w:val="18"/>
                <w:szCs w:val="18"/>
                <w:lang w:val="en-GB"/>
              </w:rPr>
              <w:t>Principal finding</w:t>
            </w:r>
          </w:p>
        </w:tc>
        <w:tc>
          <w:tcPr>
            <w:tcW w:w="2160" w:type="dxa"/>
          </w:tcPr>
          <w:p w14:paraId="0E1F3DD5" w14:textId="77777777" w:rsidR="008F54E3" w:rsidRPr="00C32864" w:rsidRDefault="008C6F2C">
            <w:pPr>
              <w:keepNext/>
              <w:rPr>
                <w:lang w:val="en-GB"/>
              </w:rPr>
            </w:pPr>
            <w:r>
              <w:rPr>
                <w:b/>
                <w:sz w:val="18"/>
                <w:szCs w:val="18"/>
                <w:lang w:val="en-GB"/>
              </w:rPr>
              <w:t>Evidence</w:t>
            </w:r>
          </w:p>
        </w:tc>
        <w:tc>
          <w:tcPr>
            <w:tcW w:w="2160" w:type="dxa"/>
          </w:tcPr>
          <w:p w14:paraId="5F93D3D7" w14:textId="77777777" w:rsidR="008F54E3" w:rsidRPr="00C32864" w:rsidRDefault="008C6F2C">
            <w:pPr>
              <w:keepNext/>
              <w:rPr>
                <w:lang w:val="en-GB"/>
              </w:rPr>
            </w:pPr>
            <w:r>
              <w:rPr>
                <w:b/>
                <w:sz w:val="18"/>
                <w:szCs w:val="18"/>
                <w:lang w:val="en-GB"/>
              </w:rPr>
              <w:t>Effect on framework</w:t>
            </w:r>
          </w:p>
        </w:tc>
      </w:tr>
      <w:tr w:rsidR="008F54E3" w:rsidRPr="00C32864" w14:paraId="59629558" w14:textId="77777777">
        <w:trPr>
          <w:cantSplit/>
        </w:trPr>
        <w:tc>
          <w:tcPr>
            <w:tcW w:w="2160" w:type="dxa"/>
          </w:tcPr>
          <w:p w14:paraId="4AD05554" w14:textId="77777777" w:rsidR="008F54E3" w:rsidRPr="00C32864" w:rsidRDefault="008C6F2C">
            <w:pPr>
              <w:rPr>
                <w:lang w:val="en-GB"/>
              </w:rPr>
            </w:pPr>
            <w:r>
              <w:rPr>
                <w:sz w:val="18"/>
                <w:szCs w:val="18"/>
                <w:lang w:val="en-GB"/>
              </w:rPr>
              <w:t>Demand and catchment</w:t>
            </w:r>
          </w:p>
        </w:tc>
        <w:tc>
          <w:tcPr>
            <w:tcW w:w="2160" w:type="dxa"/>
          </w:tcPr>
          <w:p w14:paraId="35665B52" w14:textId="77777777" w:rsidR="008F54E3" w:rsidRPr="00C32864" w:rsidRDefault="008C6F2C">
            <w:pPr>
              <w:rPr>
                <w:lang w:val="en-GB"/>
              </w:rPr>
            </w:pPr>
            <w:r>
              <w:rPr>
                <w:sz w:val="18"/>
                <w:szCs w:val="18"/>
                <w:lang w:val="en-GB"/>
              </w:rPr>
              <w:t xml:space="preserve">West Bar's second phase (outline consent; phase 2 listed for Q2 2027); live council frameworks and SDF2 Lot 2 from September 2027, a regional sublot that also covers Hull; two Leeds accounts and a framework contractor already working in South Yorkshire; Heart of the City completed in February 2026. Option B: 402,845 people within eight miles of Hull against 719,300 for Sheffield; the Humber Freeport's decade-long pipeline; Procon's HU volume came from 15 customers</w:t>
            </w:r>
          </w:p>
        </w:tc>
        <w:tc>
          <w:tcPr>
            <w:tcW w:w="2160" w:type="dxa"/>
          </w:tcPr>
          <w:p w14:paraId="32CA3088" w14:textId="77777777" w:rsidR="008F54E3" w:rsidRPr="00C32864" w:rsidRDefault="008C6F2C">
            <w:pPr>
              <w:rPr>
                <w:lang w:val="en-GB"/>
              </w:rPr>
            </w:pPr>
            <w:r>
              <w:rPr>
                <w:sz w:val="18"/>
                <w:szCs w:val="18"/>
                <w:lang w:val="en-GB"/>
              </w:rPr>
              <w:t xml:space="preserve">Sheffield City Council (2026); Urbo Regeneration (n.d.); South Yorkshire Mayoral Combined Authority (2026); National Highways (2025a, 2025b); CPA (2026); Office for National Statistics (2026); board presentation, Appendix 12; Appendix 3; ONS (2023); Procon job records; Appendix 11</w:t>
            </w:r>
          </w:p>
        </w:tc>
        <w:tc>
          <w:tcPr>
            <w:tcW w:w="2160" w:type="dxa"/>
          </w:tcPr>
          <w:p w14:paraId="11B49FC9" w14:textId="77777777" w:rsidR="008F54E3" w:rsidRPr="00C32864" w:rsidRDefault="008C6F2C">
            <w:pPr>
              <w:rPr>
                <w:lang w:val="en-GB"/>
              </w:rPr>
            </w:pPr>
            <w:r>
              <w:rPr>
                <w:sz w:val="18"/>
                <w:szCs w:val="18"/>
                <w:lang w:val="en-GB"/>
              </w:rPr>
              <w:t xml:space="preserve">Named pre-sell targets for G3; [EFFECT on the infrastructure exposure score]; Option B volumes scaled to the same market share (Appendix 11)</w:t>
            </w:r>
          </w:p>
        </w:tc>
      </w:tr>
      <w:tr w:rsidR="008F54E3" w:rsidRPr="00C32864" w14:paraId="4DF4D982" w14:textId="77777777">
        <w:trPr>
          <w:cantSplit/>
        </w:trPr>
        <w:tc>
          <w:tcPr>
            <w:tcW w:w="2160" w:type="dxa"/>
          </w:tcPr>
          <w:p w14:paraId="36083B11" w14:textId="77777777" w:rsidR="008F54E3" w:rsidRPr="00C32864" w:rsidRDefault="008C6F2C">
            <w:pPr>
              <w:rPr>
                <w:lang w:val="en-GB"/>
              </w:rPr>
            </w:pPr>
            <w:r>
              <w:rPr>
                <w:sz w:val="18"/>
                <w:szCs w:val="18"/>
                <w:lang w:val="en-GB"/>
              </w:rPr>
              <w:t>Competition</w:t>
            </w:r>
          </w:p>
        </w:tc>
        <w:tc>
          <w:tcPr>
            <w:tcW w:w="2160" w:type="dxa"/>
          </w:tcPr>
          <w:p w14:paraId="74CEDCCE" w14:textId="77777777" w:rsidR="008F54E3" w:rsidRPr="00C32864" w:rsidRDefault="008C6F2C">
            <w:pPr>
              <w:rPr>
                <w:lang w:val="en-GB"/>
              </w:rPr>
            </w:pPr>
            <w:r>
              <w:rPr>
                <w:sz w:val="18"/>
                <w:szCs w:val="18"/>
                <w:lang w:val="en-GB"/>
              </w:rPr>
              <w:t xml:space="preserve">Five volumetric rivals, one trading across Sheffield, Barnsley, Rotherham and Doncaster, plus fixed-plant, minimix and online operators; capacity is recorded for one rival only. Option B: two volumetric operators advertise in Hull (Ready Crete; Mixamate), with three fixed plants in the city and one at Bridlington</w:t>
            </w:r>
          </w:p>
        </w:tc>
        <w:tc>
          <w:tcPr>
            <w:tcW w:w="2160" w:type="dxa"/>
          </w:tcPr>
          <w:p w14:paraId="3EF9BEAD" w14:textId="77777777" w:rsidR="008F54E3" w:rsidRPr="00C32864" w:rsidRDefault="008C6F2C">
            <w:pPr>
              <w:rPr>
                <w:lang w:val="en-GB"/>
              </w:rPr>
            </w:pPr>
            <w:r>
              <w:rPr>
                <w:sz w:val="18"/>
                <w:szCs w:val="18"/>
                <w:lang w:val="en-GB"/>
              </w:rPr>
              <w:t xml:space="preserve">Competitor mapping, Appendix 4; Appendix 11</w:t>
            </w:r>
          </w:p>
        </w:tc>
        <w:tc>
          <w:tcPr>
            <w:tcW w:w="2160" w:type="dxa"/>
          </w:tcPr>
          <w:p w14:paraId="0E14C5CC" w14:textId="77777777" w:rsidR="008F54E3" w:rsidRPr="00C32864" w:rsidRDefault="008C6F2C">
            <w:pPr>
              <w:rPr>
                <w:lang w:val="en-GB"/>
              </w:rPr>
            </w:pPr>
            <w:r>
              <w:rPr>
                <w:sz w:val="18"/>
                <w:szCs w:val="18"/>
                <w:lang w:val="en-GB"/>
              </w:rPr>
              <w:t>Demand measured per unit of competing capacity</w:t>
            </w:r>
          </w:p>
        </w:tc>
      </w:tr>
      <w:tr w:rsidR="008F54E3" w:rsidRPr="00C32864" w14:paraId="4E24F739" w14:textId="77777777">
        <w:trPr>
          <w:cantSplit/>
        </w:trPr>
        <w:tc>
          <w:tcPr>
            <w:tcW w:w="2160" w:type="dxa"/>
          </w:tcPr>
          <w:p w14:paraId="4549251F" w14:textId="77777777" w:rsidR="008F54E3" w:rsidRPr="00C32864" w:rsidRDefault="008C6F2C">
            <w:pPr>
              <w:rPr>
                <w:lang w:val="en-GB"/>
              </w:rPr>
            </w:pPr>
            <w:r>
              <w:rPr>
                <w:sz w:val="18"/>
                <w:szCs w:val="18"/>
                <w:lang w:val="en-GB"/>
              </w:rPr>
              <w:t>Service reliability</w:t>
            </w:r>
          </w:p>
        </w:tc>
        <w:tc>
          <w:tcPr>
            <w:tcW w:w="2160" w:type="dxa"/>
          </w:tcPr>
          <w:p w14:paraId="2221E863" w14:textId="77777777" w:rsidR="008F54E3" w:rsidRPr="00C32864" w:rsidRDefault="008C6F2C">
            <w:pPr>
              <w:rPr>
                <w:lang w:val="en-GB"/>
              </w:rPr>
            </w:pPr>
            <w:r>
              <w:rPr>
                <w:sz w:val="18"/>
                <w:szCs w:val="18"/>
                <w:lang w:val="en-GB"/>
              </w:rPr>
              <w:t>22 of 27 declined enquiries (Apr–Jul 2026) were capacity-related; by volume, price losses (≥250 m³) exceeded capacity losses (75 m³)</w:t>
            </w:r>
          </w:p>
        </w:tc>
        <w:tc>
          <w:tcPr>
            <w:tcW w:w="2160" w:type="dxa"/>
          </w:tcPr>
          <w:p w14:paraId="09DCD471" w14:textId="77777777" w:rsidR="008F54E3" w:rsidRPr="00C32864" w:rsidRDefault="008C6F2C">
            <w:pPr>
              <w:rPr>
                <w:lang w:val="en-GB"/>
              </w:rPr>
            </w:pPr>
            <w:r>
              <w:rPr>
                <w:sz w:val="18"/>
                <w:szCs w:val="18"/>
                <w:lang w:val="en-GB"/>
              </w:rPr>
              <w:t>Declined-work logs, Appendix 19</w:t>
            </w:r>
          </w:p>
        </w:tc>
        <w:tc>
          <w:tcPr>
            <w:tcW w:w="2160" w:type="dxa"/>
          </w:tcPr>
          <w:p w14:paraId="77CEA88C" w14:textId="77777777" w:rsidR="008F54E3" w:rsidRPr="00C32864" w:rsidRDefault="008C6F2C">
            <w:pPr>
              <w:rPr>
                <w:lang w:val="en-GB"/>
              </w:rPr>
            </w:pPr>
            <w:r>
              <w:rPr>
                <w:sz w:val="18"/>
                <w:szCs w:val="18"/>
                <w:lang w:val="en-GB"/>
              </w:rPr>
              <w:t xml:space="preserve">Capacity headroom carries the highest weight, 23.2% (Appendix 2)</w:t>
            </w:r>
          </w:p>
        </w:tc>
      </w:tr>
      <w:tr w:rsidR="008F54E3" w:rsidRPr="00C32864" w14:paraId="4E24F739" w14:textId="77777777">
        <w:trPr>
          <w:cantSplit/>
        </w:trPr>
        <w:tc>
          <w:tcPr>
            <w:tcW w:w="2160" w:type="dxa"/>
          </w:tcPr>
          <w:p w14:paraId="4549251F" w14:textId="77777777" w:rsidR="008F54E3" w:rsidRPr="00C32864" w:rsidRDefault="008C6F2C">
            <w:pPr>
              <w:rPr>
                <w:lang w:val="en-GB"/>
              </w:rPr>
            </w:pPr>
            <w:r>
              <w:rPr>
                <w:sz w:val="18"/>
                <w:szCs w:val="18"/>
                <w:lang w:val="en-GB"/>
              </w:rPr>
              <w:t xml:space="preserve">Practitioner and supplier interviews (five; notes written up afterwards, §4.2)</w:t>
            </w:r>
          </w:p>
        </w:tc>
        <w:tc>
          <w:tcPr>
            <w:tcW w:w="2160" w:type="dxa"/>
          </w:tcPr>
          <w:p w14:paraId="2221E863" w14:textId="77777777" w:rsidR="008F54E3" w:rsidRPr="00C32864" w:rsidRDefault="008C6F2C">
            <w:pPr>
              <w:rPr>
                <w:lang w:val="en-GB"/>
              </w:rPr>
            </w:pPr>
            <w:r>
              <w:rPr>
                <w:sz w:val="18"/>
                <w:szCs w:val="18"/>
                <w:lang w:val="en-GB"/>
              </w:rPr>
              <w:t xml:space="preserve">The Operations Manager and Scheduler put capacity headroom ahead of market size, and the BD Manager called it critical. Their conditions for opening: the depot's own fleet and crew, spare cover and a tested peak-day schedule (Operations Manager; Scheduler), and half of break-even volume pre-sold (BD Manager). The Scheduler described housebuilder demand concentrated at 8–11am. On sharing resource with Leeds they differ: the BD Manager expects it to win larger pours, the Operations Manager would need replacement capacity, and the Scheduler would not have Leeds used as a resource pool. Both suppliers judged locations by pipeline and haul distance and favoured South Yorkshire, partly for their own logistics</w:t>
            </w:r>
          </w:p>
        </w:tc>
        <w:tc>
          <w:tcPr>
            <w:tcW w:w="2160" w:type="dxa"/>
          </w:tcPr>
          <w:p w14:paraId="09DCD471" w14:textId="77777777" w:rsidR="008F54E3" w:rsidRPr="00C32864" w:rsidRDefault="008C6F2C">
            <w:pPr>
              <w:rPr>
                <w:lang w:val="en-GB"/>
              </w:rPr>
            </w:pPr>
            <w:r>
              <w:rPr>
                <w:sz w:val="18"/>
                <w:szCs w:val="18"/>
                <w:lang w:val="en-GB"/>
              </w:rPr>
              <w:t xml:space="preserve">Appendices 6 and 7</w:t>
            </w:r>
          </w:p>
        </w:tc>
        <w:tc>
          <w:tcPr>
            <w:tcW w:w="2160" w:type="dxa"/>
          </w:tcPr>
          <w:p w14:paraId="77CEA88C" w14:textId="77777777" w:rsidR="008F54E3" w:rsidRPr="00C32864" w:rsidRDefault="008C6F2C">
            <w:pPr>
              <w:rPr>
                <w:lang w:val="en-GB"/>
              </w:rPr>
            </w:pPr>
            <w:r>
              <w:rPr>
                <w:sz w:val="18"/>
                <w:szCs w:val="18"/>
                <w:lang w:val="en-GB"/>
              </w:rPr>
              <w:t xml:space="preserve">Capacity headroom rated slightly above demand density, raising its weight from 21.3% to 23.2% (Appendix 2); pre-sell condition matches G3; conditions added to G5 and RAID A4 and A6; crewing both wagons takes payback to 25.1 months (Table A9.2), beyond KPI 3's 24-month target</w:t>
            </w:r>
          </w:p>
        </w:tc>
      </w:tr>
      <w:tr w:rsidR="008F54E3" w:rsidRPr="00C32864" w14:paraId="6043171E" w14:textId="77777777">
        <w:trPr>
          <w:cantSplit/>
        </w:trPr>
        <w:tc>
          <w:tcPr>
            <w:tcW w:w="2160" w:type="dxa"/>
          </w:tcPr>
          <w:p w14:paraId="7B2D22FD" w14:textId="77777777" w:rsidR="008F54E3" w:rsidRPr="00C32864" w:rsidRDefault="008C6F2C">
            <w:pPr>
              <w:rPr>
                <w:lang w:val="en-GB"/>
              </w:rPr>
            </w:pPr>
            <w:r>
              <w:rPr>
                <w:sz w:val="18"/>
                <w:szCs w:val="18"/>
                <w:lang w:val="en-GB"/>
              </w:rPr>
              <w:t>Cost base</w:t>
            </w:r>
          </w:p>
        </w:tc>
        <w:tc>
          <w:tcPr>
            <w:tcW w:w="2160" w:type="dxa"/>
          </w:tcPr>
          <w:p w14:paraId="0DA44996" w14:textId="77777777" w:rsidR="008F54E3" w:rsidRPr="00C32864" w:rsidRDefault="008C6F2C">
            <w:pPr>
              <w:rPr>
                <w:lang w:val="en-GB"/>
              </w:rPr>
            </w:pPr>
            <w:r>
              <w:rPr>
                <w:sz w:val="18"/>
                <w:szCs w:val="18"/>
                <w:lang w:val="en-GB"/>
              </w:rPr>
              <w:t xml:space="preserve">Variable cost £67.26/m³ (materials £61.26, a low-cement mix); certified (BSI) mixes average £75.68 in materials alone; post-2028 £[POST2028_VARIABLE_COST]</w:t>
            </w:r>
          </w:p>
        </w:tc>
        <w:tc>
          <w:tcPr>
            <w:tcW w:w="2160" w:type="dxa"/>
          </w:tcPr>
          <w:p w14:paraId="72A7B4C3" w14:textId="77777777" w:rsidR="008F54E3" w:rsidRPr="00C32864" w:rsidRDefault="008C6F2C">
            <w:pPr>
              <w:rPr>
                <w:lang w:val="en-GB"/>
              </w:rPr>
            </w:pPr>
            <w:r>
              <w:rPr>
                <w:sz w:val="18"/>
                <w:szCs w:val="18"/>
                <w:lang w:val="en-GB"/>
              </w:rPr>
              <w:t>Board model; supplier package costs, Appendix 12</w:t>
            </w:r>
          </w:p>
        </w:tc>
        <w:tc>
          <w:tcPr>
            <w:tcW w:w="2160" w:type="dxa"/>
          </w:tcPr>
          <w:p w14:paraId="26CEA2AA" w14:textId="77777777" w:rsidR="008F54E3" w:rsidRPr="00C32864" w:rsidRDefault="008C6F2C">
            <w:pPr>
              <w:rPr>
                <w:lang w:val="en-GB"/>
              </w:rPr>
            </w:pPr>
            <w:r>
              <w:rPr>
                <w:sz w:val="18"/>
                <w:szCs w:val="18"/>
                <w:lang w:val="en-GB"/>
              </w:rPr>
              <w:t>Mix and certification tested in sensitivity (Appendix 9); post-2028 cost to be modelled</w:t>
            </w:r>
          </w:p>
        </w:tc>
      </w:tr>
      <w:tr w:rsidR="008F54E3" w:rsidRPr="00C32864" w14:paraId="50311FB7" w14:textId="77777777">
        <w:trPr>
          <w:cantSplit/>
        </w:trPr>
        <w:tc>
          <w:tcPr>
            <w:tcW w:w="2160" w:type="dxa"/>
          </w:tcPr>
          <w:p w14:paraId="08DABF0E" w14:textId="77777777" w:rsidR="008F54E3" w:rsidRPr="00C32864" w:rsidRDefault="008C6F2C">
            <w:pPr>
              <w:rPr>
                <w:lang w:val="en-GB"/>
              </w:rPr>
            </w:pPr>
            <w:r>
              <w:rPr>
                <w:sz w:val="18"/>
                <w:szCs w:val="18"/>
                <w:lang w:val="en-GB"/>
              </w:rPr>
              <w:t>Land and feasibility</w:t>
            </w:r>
          </w:p>
        </w:tc>
        <w:tc>
          <w:tcPr>
            <w:tcW w:w="2160" w:type="dxa"/>
          </w:tcPr>
          <w:p w14:paraId="4AE037CE" w14:textId="77777777" w:rsidR="008F54E3" w:rsidRPr="00C32864" w:rsidRDefault="008C6F2C">
            <w:pPr>
              <w:rPr>
                <w:lang w:val="en-GB"/>
              </w:rPr>
            </w:pPr>
            <w:r>
              <w:rPr>
                <w:sz w:val="18"/>
                <w:szCs w:val="18"/>
                <w:lang w:val="en-GB"/>
              </w:rPr>
              <w:t xml:space="preserve">Nine surfaced 1.0–1.5-acre yards in the Sheffield–Doncaster corridor at £50,000–£70,000 a year; one freehold at £1.0m; Option B: 1-acre yards in Hull at £30,000–£50,000, with 98% of the city at high flood risk</w:t>
            </w:r>
          </w:p>
        </w:tc>
        <w:tc>
          <w:tcPr>
            <w:tcW w:w="2160" w:type="dxa"/>
          </w:tcPr>
          <w:p w14:paraId="16C9AAC3" w14:textId="77777777" w:rsidR="008F54E3" w:rsidRPr="00C32864" w:rsidRDefault="008C6F2C">
            <w:pPr>
              <w:rPr>
                <w:lang w:val="en-GB"/>
              </w:rPr>
            </w:pPr>
            <w:r>
              <w:rPr>
                <w:sz w:val="18"/>
                <w:szCs w:val="18"/>
                <w:lang w:val="en-GB"/>
              </w:rPr>
              <w:t xml:space="preserve">Land agents; planning portals; Appendix 10; Appendix 11</w:t>
            </w:r>
          </w:p>
        </w:tc>
        <w:tc>
          <w:tcPr>
            <w:tcW w:w="2160" w:type="dxa"/>
          </w:tcPr>
          <w:p w14:paraId="51A8B4E9" w14:textId="77777777" w:rsidR="008F54E3" w:rsidRPr="00C32864" w:rsidRDefault="008C6F2C">
            <w:pPr>
              <w:rPr>
                <w:lang w:val="en-GB"/>
              </w:rPr>
            </w:pPr>
            <w:r>
              <w:rPr>
                <w:sz w:val="18"/>
                <w:szCs w:val="18"/>
                <w:lang w:val="en-GB"/>
              </w:rPr>
              <w:t>Lease preferred: rent moves payback by under a month; freehold would stretch it to 43 months</w:t>
            </w:r>
          </w:p>
        </w:tc>
      </w:tr>
      <w:tr w:rsidR="008F54E3" w:rsidRPr="00C32864" w14:paraId="1E24EBE6" w14:textId="77777777">
        <w:trPr>
          <w:cantSplit/>
        </w:trPr>
        <w:tc>
          <w:tcPr>
            <w:tcW w:w="2160" w:type="dxa"/>
          </w:tcPr>
          <w:p w14:paraId="079A9DDB" w14:textId="77777777" w:rsidR="008F54E3" w:rsidRPr="00C32864" w:rsidRDefault="008C6F2C">
            <w:pPr>
              <w:rPr>
                <w:lang w:val="en-GB"/>
              </w:rPr>
            </w:pPr>
            <w:r>
              <w:rPr>
                <w:sz w:val="18"/>
                <w:szCs w:val="18"/>
                <w:lang w:val="en-GB"/>
              </w:rPr>
              <w:t>Regulatory</w:t>
            </w:r>
          </w:p>
        </w:tc>
        <w:tc>
          <w:tcPr>
            <w:tcW w:w="2160" w:type="dxa"/>
          </w:tcPr>
          <w:p w14:paraId="51A67D06" w14:textId="77777777" w:rsidR="008F54E3" w:rsidRPr="00C32864" w:rsidRDefault="008C6F2C">
            <w:pPr>
              <w:rPr>
                <w:lang w:val="en-GB"/>
              </w:rPr>
            </w:pPr>
            <w:r>
              <w:rPr>
                <w:sz w:val="18"/>
                <w:szCs w:val="18"/>
                <w:lang w:val="en-GB"/>
              </w:rPr>
              <w:t xml:space="preserve">Payload reduction of [PAYLOAD_LOSS_PCT]% from 2028</w:t>
            </w:r>
          </w:p>
        </w:tc>
        <w:tc>
          <w:tcPr>
            <w:tcW w:w="2160" w:type="dxa"/>
          </w:tcPr>
          <w:p w14:paraId="7B173E4C" w14:textId="77777777" w:rsidR="008F54E3" w:rsidRPr="00C32864" w:rsidRDefault="008C6F2C">
            <w:pPr>
              <w:rPr>
                <w:lang w:val="en-GB"/>
              </w:rPr>
            </w:pPr>
            <w:r>
              <w:rPr>
                <w:sz w:val="18"/>
                <w:szCs w:val="18"/>
                <w:lang w:val="en-GB"/>
              </w:rPr>
              <w:t>DfT (2025a, 2025b)</w:t>
            </w:r>
          </w:p>
        </w:tc>
        <w:tc>
          <w:tcPr>
            <w:tcW w:w="2160" w:type="dxa"/>
          </w:tcPr>
          <w:p w14:paraId="45BDD1C2" w14:textId="77777777" w:rsidR="008F54E3" w:rsidRPr="00C32864" w:rsidRDefault="008C6F2C">
            <w:pPr>
              <w:rPr>
                <w:lang w:val="en-GB"/>
              </w:rPr>
            </w:pPr>
            <w:r>
              <w:rPr>
                <w:sz w:val="18"/>
                <w:szCs w:val="18"/>
                <w:lang w:val="en-GB"/>
              </w:rPr>
              <w:t xml:space="preserve">Payload resilience criterion weighted at 12.4% (Appendix 2)</w:t>
            </w:r>
          </w:p>
        </w:tc>
      </w:tr>
    </w:tbl>
    <w:p w14:paraId="097AAA07" w14:textId="77777777" w:rsidR="008F54E3" w:rsidRPr="00C32864" w:rsidRDefault="008C6F2C">
      <w:pPr>
        <w:pStyle w:val="Heading2"/>
        <w:rPr>
          <w:lang w:val="en-GB"/>
        </w:rPr>
      </w:pPr>
      <w:bookmarkStart w:id="13" w:name="_Toc242194008"/>
      <w:r>
        <w:rPr>
          <w:lang w:val="en-GB"/>
        </w:rPr>
        <w:t>4.4 Options analysis</w:t>
      </w:r>
      <w:bookmarkEnd w:id="13"/>
    </w:p>
    <w:p w14:paraId="41D98F5B" w14:textId="77777777" w:rsidR="008F54E3" w:rsidRPr="00C32864" w:rsidRDefault="008C6F2C">
      <w:pPr>
        <w:rPr>
          <w:lang w:val="en-GB"/>
        </w:rPr>
      </w:pPr>
      <w:r>
        <w:rPr>
          <w:lang w:val="en-GB"/>
        </w:rPr>
        <w:t xml:space="preserve">I appraised four options: South Yorkshire (A), Hull and the Humber (B), deferring the 2027 opening to consolidate the existing depots (C), and doing nothing, </w:t>
      </w:r>
      <w:r>
        <w:rPr>
          <w:lang w:val="en-GB"/>
        </w:rPr>
        <w:t xml:space="preserve">which anchors the cost of inaction</w:t>
      </w:r>
      <w:r>
        <w:rPr>
          <w:rStyle w:val="CommentReference"/>
        </w:rPr>
      </w:r>
      <w:r>
        <w:rPr>
          <w:lang w:val="en-GB"/>
        </w:rPr>
        <w:t xml:space="preserve">. The appraisal is a two-stage cost-benefit analysis. Multi-criteria decision analysis first ranks the options on priced and unpriced criteria, because capacity headroom and payload resilience cannot be collapsed into one monetary figure without hiding trade-offs the board needs to see (Belton &amp; Stewart, 2002), and a financial appraisal then tests the ranking against cash. Weights came from pairwise comparison using Saaty's (2008) analytic hierarchy process, with a consistency ratio of 0.009 against his 0.10 ceiling (Appendix 2).</w:t>
      </w:r>
    </w:p>
    <w:p w14:paraId="525D7478" w14:textId="77777777" w:rsidR="008F54E3" w:rsidRPr="00C32864" w:rsidRDefault="008C6F2C">
      <w:pPr>
        <w:pStyle w:val="TableCaption"/>
        <w:keepNext/>
        <w:rPr>
          <w:lang w:val="en-GB"/>
        </w:rPr>
      </w:pPr>
      <w:r>
        <w:rPr>
          <w:lang w:val="en-GB"/>
        </w:rPr>
        <w:t xml:space="preserve">Table 4. Weighted multi-criteria decision matrix (pairwise working at Appendix 2; ranked shortlist at Appendix 11)</w:t>
      </w:r>
    </w:p>
    <w:tbl>
      <w:tblPr>
        <w:tblStyle w:val="TableGrid"/>
        <w:tblW w:w="0" w:type="auto"/>
        <w:tblLook w:val="04A0" w:firstRow="1" w:lastRow="0" w:firstColumn="1" w:lastColumn="0" w:noHBand="0" w:noVBand="1"/>
      </w:tblPr>
      <w:tblGrid>
        <w:gridCol w:w="1306"/>
        <w:gridCol w:w="1234"/>
        <w:gridCol w:w="1287"/>
        <w:gridCol w:w="1234"/>
        <w:gridCol w:w="1234"/>
        <w:gridCol w:w="1234"/>
        <w:gridCol w:w="1234"/>
      </w:tblGrid>
      <w:tr w:rsidR="008F54E3" w:rsidRPr="00C32864" w14:paraId="2056B57C" w14:textId="77777777">
        <w:trPr>
          <w:cantSplit/>
          <w:tblHeader/>
        </w:trPr>
        <w:tc>
          <w:tcPr>
            <w:tcW w:w="1234" w:type="dxa"/>
          </w:tcPr>
          <w:p w14:paraId="6649F456" w14:textId="77777777" w:rsidR="008F54E3" w:rsidRPr="00C32864" w:rsidRDefault="008C6F2C">
            <w:pPr>
              <w:keepNext/>
              <w:rPr>
                <w:lang w:val="en-GB"/>
              </w:rPr>
            </w:pPr>
            <w:r>
              <w:rPr>
                <w:b/>
                <w:sz w:val="18"/>
                <w:szCs w:val="18"/>
                <w:lang w:val="en-GB"/>
              </w:rPr>
              <w:t>Criterion</w:t>
            </w:r>
          </w:p>
        </w:tc>
        <w:tc>
          <w:tcPr>
            <w:tcW w:w="1234" w:type="dxa"/>
          </w:tcPr>
          <w:p w14:paraId="3E2F71CA" w14:textId="77777777" w:rsidR="008F54E3" w:rsidRPr="00C32864" w:rsidRDefault="008C6F2C">
            <w:pPr>
              <w:keepNext/>
              <w:rPr>
                <w:lang w:val="en-GB"/>
              </w:rPr>
            </w:pPr>
            <w:r>
              <w:rPr>
                <w:b/>
                <w:sz w:val="18"/>
                <w:szCs w:val="18"/>
                <w:lang w:val="en-GB"/>
              </w:rPr>
              <w:t>Weight %</w:t>
            </w:r>
          </w:p>
        </w:tc>
        <w:tc>
          <w:tcPr>
            <w:tcW w:w="1234" w:type="dxa"/>
          </w:tcPr>
          <w:p w14:paraId="3D2D3776" w14:textId="77777777" w:rsidR="008F54E3" w:rsidRPr="00C32864" w:rsidRDefault="008C6F2C">
            <w:pPr>
              <w:keepNext/>
              <w:rPr>
                <w:lang w:val="en-GB"/>
              </w:rPr>
            </w:pPr>
            <w:r>
              <w:rPr>
                <w:b/>
                <w:sz w:val="18"/>
                <w:szCs w:val="18"/>
                <w:lang w:val="en-GB"/>
              </w:rPr>
              <w:t>Provenance of weight</w:t>
            </w:r>
          </w:p>
        </w:tc>
        <w:tc>
          <w:tcPr>
            <w:tcW w:w="1234" w:type="dxa"/>
          </w:tcPr>
          <w:p w14:paraId="0AB584FC" w14:textId="77777777" w:rsidR="008F54E3" w:rsidRPr="00C32864" w:rsidRDefault="008C6F2C">
            <w:pPr>
              <w:keepNext/>
              <w:rPr>
                <w:lang w:val="en-GB"/>
              </w:rPr>
            </w:pPr>
            <w:r>
              <w:rPr>
                <w:b/>
                <w:sz w:val="18"/>
                <w:szCs w:val="18"/>
                <w:lang w:val="en-GB"/>
              </w:rPr>
              <w:t>A</w:t>
            </w:r>
          </w:p>
        </w:tc>
        <w:tc>
          <w:tcPr>
            <w:tcW w:w="1234" w:type="dxa"/>
          </w:tcPr>
          <w:p w14:paraId="70BB6639" w14:textId="77777777" w:rsidR="008F54E3" w:rsidRPr="00C32864" w:rsidRDefault="008C6F2C">
            <w:pPr>
              <w:keepNext/>
              <w:rPr>
                <w:lang w:val="en-GB"/>
              </w:rPr>
            </w:pPr>
            <w:r>
              <w:rPr>
                <w:b/>
                <w:sz w:val="18"/>
                <w:szCs w:val="18"/>
                <w:lang w:val="en-GB"/>
              </w:rPr>
              <w:t>B</w:t>
            </w:r>
          </w:p>
        </w:tc>
        <w:tc>
          <w:tcPr>
            <w:tcW w:w="1234" w:type="dxa"/>
          </w:tcPr>
          <w:p w14:paraId="604D9F20" w14:textId="77777777" w:rsidR="008F54E3" w:rsidRPr="00C32864" w:rsidRDefault="008C6F2C">
            <w:pPr>
              <w:keepNext/>
              <w:rPr>
                <w:lang w:val="en-GB"/>
              </w:rPr>
            </w:pPr>
            <w:r>
              <w:rPr>
                <w:b/>
                <w:sz w:val="18"/>
                <w:szCs w:val="18"/>
                <w:lang w:val="en-GB"/>
              </w:rPr>
              <w:t>C</w:t>
            </w:r>
          </w:p>
        </w:tc>
        <w:tc>
          <w:tcPr>
            <w:tcW w:w="1234" w:type="dxa"/>
          </w:tcPr>
          <w:p w14:paraId="1CDE89BC" w14:textId="77777777" w:rsidR="008F54E3" w:rsidRPr="00C32864" w:rsidRDefault="008C6F2C">
            <w:pPr>
              <w:keepNext/>
              <w:rPr>
                <w:lang w:val="en-GB"/>
              </w:rPr>
            </w:pPr>
            <w:r>
              <w:rPr>
                <w:b/>
                <w:sz w:val="18"/>
                <w:szCs w:val="18"/>
                <w:lang w:val="en-GB"/>
              </w:rPr>
              <w:t>Baseline</w:t>
            </w:r>
          </w:p>
        </w:tc>
      </w:tr>
      <w:tr w:rsidR="008F54E3" w:rsidRPr="00C32864" w14:paraId="5B51A1DD" w14:textId="77777777">
        <w:trPr>
          <w:cantSplit/>
        </w:trPr>
        <w:tc>
          <w:tcPr>
            <w:tcW w:w="1234" w:type="dxa"/>
          </w:tcPr>
          <w:p w14:paraId="397D14C3" w14:textId="77777777" w:rsidR="008F54E3" w:rsidRPr="00C32864" w:rsidRDefault="008C6F2C">
            <w:pPr>
              <w:rPr>
                <w:lang w:val="en-GB"/>
              </w:rPr>
            </w:pPr>
            <w:r>
              <w:rPr>
                <w:sz w:val="18"/>
                <w:szCs w:val="18"/>
                <w:lang w:val="en-GB"/>
              </w:rPr>
              <w:t>Catchment demand density (8-mile radius)</w:t>
            </w:r>
          </w:p>
        </w:tc>
        <w:tc>
          <w:tcPr>
            <w:tcW w:w="1234" w:type="dxa"/>
          </w:tcPr>
          <w:p w14:paraId="0E9257F5" w14:textId="77777777" w:rsidR="008F54E3" w:rsidRPr="00C32864" w:rsidRDefault="008C6F2C">
            <w:pPr>
              <w:rPr>
                <w:lang w:val="en-GB"/>
              </w:rPr>
            </w:pPr>
            <w:r>
              <w:rPr>
                <w:sz w:val="18"/>
                <w:szCs w:val="18"/>
                <w:lang w:val="en-GB"/>
              </w:rPr>
              <w:t xml:space="preserve">17.9</w:t>
            </w:r>
          </w:p>
        </w:tc>
        <w:tc>
          <w:tcPr>
            <w:tcW w:w="1234" w:type="dxa"/>
          </w:tcPr>
          <w:p w14:paraId="1F4500B0" w14:textId="77777777" w:rsidR="008F54E3" w:rsidRPr="00C32864" w:rsidRDefault="008C6F2C">
            <w:pPr>
              <w:rPr>
                <w:lang w:val="en-GB"/>
              </w:rPr>
            </w:pPr>
            <w:r>
              <w:rPr>
                <w:sz w:val="18"/>
                <w:szCs w:val="18"/>
                <w:lang w:val="en-GB"/>
              </w:rPr>
              <w:t xml:space="preserve">Church &amp; ReVelle (1974); Census 2021 populations (Appendix 11)</w:t>
            </w:r>
          </w:p>
        </w:tc>
        <w:tc>
          <w:tcPr>
            <w:tcW w:w="1234" w:type="dxa"/>
          </w:tcPr>
          <w:p w14:paraId="353819A2" w14:textId="77777777" w:rsidR="008F54E3" w:rsidRPr="00C32864" w:rsidRDefault="008C6F2C">
            <w:pPr>
              <w:rPr>
                <w:lang w:val="en-GB"/>
              </w:rPr>
            </w:pPr>
            <w:r>
              <w:rPr>
                <w:sz w:val="18"/>
                <w:szCs w:val="18"/>
                <w:lang w:val="en-GB"/>
              </w:rPr>
              <w:t xml:space="preserve">[X]</w:t>
            </w:r>
          </w:p>
        </w:tc>
        <w:tc>
          <w:tcPr>
            <w:tcW w:w="1234" w:type="dxa"/>
          </w:tcPr>
          <w:p w14:paraId="443C3072" w14:textId="77777777" w:rsidR="008F54E3" w:rsidRPr="00C32864" w:rsidRDefault="008C6F2C">
            <w:pPr>
              <w:rPr>
                <w:lang w:val="en-GB"/>
              </w:rPr>
            </w:pPr>
            <w:r>
              <w:rPr>
                <w:sz w:val="18"/>
                <w:szCs w:val="18"/>
                <w:lang w:val="en-GB"/>
              </w:rPr>
              <w:t xml:space="preserve">[X]</w:t>
            </w:r>
          </w:p>
        </w:tc>
        <w:tc>
          <w:tcPr>
            <w:tcW w:w="1234" w:type="dxa"/>
          </w:tcPr>
          <w:p w14:paraId="541B6206" w14:textId="77777777" w:rsidR="008F54E3" w:rsidRPr="00C32864" w:rsidRDefault="008C6F2C">
            <w:pPr>
              <w:rPr>
                <w:lang w:val="en-GB"/>
              </w:rPr>
            </w:pPr>
            <w:r>
              <w:rPr>
                <w:sz w:val="18"/>
                <w:szCs w:val="18"/>
                <w:lang w:val="en-GB"/>
              </w:rPr>
              <w:t>[X]</w:t>
            </w:r>
          </w:p>
        </w:tc>
        <w:tc>
          <w:tcPr>
            <w:tcW w:w="1234" w:type="dxa"/>
          </w:tcPr>
          <w:p w14:paraId="398C6D80" w14:textId="77777777" w:rsidR="008F54E3" w:rsidRPr="00C32864" w:rsidRDefault="008C6F2C">
            <w:pPr>
              <w:rPr>
                <w:lang w:val="en-GB"/>
              </w:rPr>
            </w:pPr>
            <w:r>
              <w:rPr>
                <w:sz w:val="18"/>
                <w:szCs w:val="18"/>
                <w:lang w:val="en-GB"/>
              </w:rPr>
              <w:t>[X]</w:t>
            </w:r>
          </w:p>
        </w:tc>
      </w:tr>
      <w:tr w:rsidR="008F54E3" w:rsidRPr="00C32864" w14:paraId="074BECCD" w14:textId="77777777">
        <w:trPr>
          <w:cantSplit/>
        </w:trPr>
        <w:tc>
          <w:tcPr>
            <w:tcW w:w="1234" w:type="dxa"/>
          </w:tcPr>
          <w:p w14:paraId="65BB775F" w14:textId="77777777" w:rsidR="008F54E3" w:rsidRPr="00C32864" w:rsidRDefault="008C6F2C">
            <w:pPr>
              <w:rPr>
                <w:lang w:val="en-GB"/>
              </w:rPr>
            </w:pPr>
            <w:r>
              <w:rPr>
                <w:sz w:val="18"/>
                <w:szCs w:val="18"/>
                <w:lang w:val="en-GB"/>
              </w:rPr>
              <w:t>Demand per unit of competitor capacity</w:t>
            </w:r>
          </w:p>
        </w:tc>
        <w:tc>
          <w:tcPr>
            <w:tcW w:w="1234" w:type="dxa"/>
          </w:tcPr>
          <w:p w14:paraId="63DF5A6A" w14:textId="77777777" w:rsidR="008F54E3" w:rsidRPr="00C32864" w:rsidRDefault="008C6F2C">
            <w:pPr>
              <w:rPr>
                <w:lang w:val="en-GB"/>
              </w:rPr>
            </w:pPr>
            <w:r>
              <w:rPr>
                <w:sz w:val="18"/>
                <w:szCs w:val="18"/>
                <w:lang w:val="en-GB"/>
              </w:rPr>
              <w:t xml:space="preserve">11.4</w:t>
            </w:r>
          </w:p>
        </w:tc>
        <w:tc>
          <w:tcPr>
            <w:tcW w:w="1234" w:type="dxa"/>
          </w:tcPr>
          <w:p w14:paraId="0A9C8BB9" w14:textId="77777777" w:rsidR="008F54E3" w:rsidRPr="00C32864" w:rsidRDefault="008C6F2C">
            <w:pPr>
              <w:rPr>
                <w:lang w:val="en-GB"/>
              </w:rPr>
            </w:pPr>
            <w:r>
              <w:rPr>
                <w:sz w:val="18"/>
                <w:szCs w:val="18"/>
                <w:lang w:val="en-GB"/>
              </w:rPr>
              <w:t>Hotelling (1929); competitor mapping</w:t>
            </w:r>
          </w:p>
        </w:tc>
        <w:tc>
          <w:tcPr>
            <w:tcW w:w="1234" w:type="dxa"/>
          </w:tcPr>
          <w:p w14:paraId="32A8EB4F" w14:textId="77777777" w:rsidR="008F54E3" w:rsidRPr="00C32864" w:rsidRDefault="008C6F2C">
            <w:pPr>
              <w:rPr>
                <w:lang w:val="en-GB"/>
              </w:rPr>
            </w:pPr>
            <w:r>
              <w:rPr>
                <w:sz w:val="18"/>
                <w:szCs w:val="18"/>
                <w:lang w:val="en-GB"/>
              </w:rPr>
              <w:t xml:space="preserve">[X]</w:t>
            </w:r>
          </w:p>
        </w:tc>
        <w:tc>
          <w:tcPr>
            <w:tcW w:w="1234" w:type="dxa"/>
          </w:tcPr>
          <w:p w14:paraId="15580AE5" w14:textId="77777777" w:rsidR="008F54E3" w:rsidRPr="00C32864" w:rsidRDefault="008C6F2C">
            <w:pPr>
              <w:rPr>
                <w:lang w:val="en-GB"/>
              </w:rPr>
            </w:pPr>
            <w:r>
              <w:rPr>
                <w:sz w:val="18"/>
                <w:szCs w:val="18"/>
                <w:lang w:val="en-GB"/>
              </w:rPr>
              <w:t xml:space="preserve">[X]</w:t>
            </w:r>
          </w:p>
        </w:tc>
        <w:tc>
          <w:tcPr>
            <w:tcW w:w="1234" w:type="dxa"/>
          </w:tcPr>
          <w:p w14:paraId="6DA6BAD2" w14:textId="77777777" w:rsidR="008F54E3" w:rsidRPr="00C32864" w:rsidRDefault="008C6F2C">
            <w:pPr>
              <w:rPr>
                <w:lang w:val="en-GB"/>
              </w:rPr>
            </w:pPr>
            <w:r>
              <w:rPr>
                <w:sz w:val="18"/>
                <w:szCs w:val="18"/>
                <w:lang w:val="en-GB"/>
              </w:rPr>
              <w:t>[X]</w:t>
            </w:r>
          </w:p>
        </w:tc>
        <w:tc>
          <w:tcPr>
            <w:tcW w:w="1234" w:type="dxa"/>
          </w:tcPr>
          <w:p w14:paraId="3059FD01" w14:textId="77777777" w:rsidR="008F54E3" w:rsidRPr="00C32864" w:rsidRDefault="008C6F2C">
            <w:pPr>
              <w:rPr>
                <w:lang w:val="en-GB"/>
              </w:rPr>
            </w:pPr>
            <w:r>
              <w:rPr>
                <w:sz w:val="18"/>
                <w:szCs w:val="18"/>
                <w:lang w:val="en-GB"/>
              </w:rPr>
              <w:t>[X]</w:t>
            </w:r>
          </w:p>
        </w:tc>
      </w:tr>
      <w:tr w:rsidR="008F54E3" w:rsidRPr="00C32864" w14:paraId="5E983834" w14:textId="77777777">
        <w:trPr>
          <w:cantSplit/>
        </w:trPr>
        <w:tc>
          <w:tcPr>
            <w:tcW w:w="1234" w:type="dxa"/>
          </w:tcPr>
          <w:p w14:paraId="06C83B5C" w14:textId="77777777" w:rsidR="008F54E3" w:rsidRPr="00C32864" w:rsidRDefault="008C6F2C">
            <w:pPr>
              <w:rPr>
                <w:lang w:val="en-GB"/>
              </w:rPr>
            </w:pPr>
            <w:r>
              <w:rPr>
                <w:sz w:val="18"/>
                <w:szCs w:val="18"/>
                <w:lang w:val="en-GB"/>
              </w:rPr>
              <w:t>Post-2028 payload resilience</w:t>
            </w:r>
          </w:p>
        </w:tc>
        <w:tc>
          <w:tcPr>
            <w:tcW w:w="1234" w:type="dxa"/>
          </w:tcPr>
          <w:p w14:paraId="4A99E574" w14:textId="77777777" w:rsidR="008F54E3" w:rsidRPr="00C32864" w:rsidRDefault="008C6F2C">
            <w:pPr>
              <w:rPr>
                <w:lang w:val="en-GB"/>
              </w:rPr>
            </w:pPr>
            <w:r>
              <w:rPr>
                <w:sz w:val="18"/>
                <w:szCs w:val="18"/>
                <w:lang w:val="en-GB"/>
              </w:rPr>
              <w:t xml:space="preserve">12.4</w:t>
            </w:r>
          </w:p>
        </w:tc>
        <w:tc>
          <w:tcPr>
            <w:tcW w:w="1234" w:type="dxa"/>
          </w:tcPr>
          <w:p w14:paraId="0D04735A" w14:textId="77777777" w:rsidR="008F54E3" w:rsidRPr="00C32864" w:rsidRDefault="008C6F2C">
            <w:pPr>
              <w:rPr>
                <w:lang w:val="en-GB"/>
              </w:rPr>
            </w:pPr>
            <w:r>
              <w:rPr>
                <w:sz w:val="18"/>
                <w:szCs w:val="18"/>
                <w:lang w:val="en-GB"/>
              </w:rPr>
              <w:t>DfT (2025b); Operations Manager interview</w:t>
            </w:r>
          </w:p>
        </w:tc>
        <w:tc>
          <w:tcPr>
            <w:tcW w:w="1234" w:type="dxa"/>
          </w:tcPr>
          <w:p w14:paraId="7EC9FFDC" w14:textId="77777777" w:rsidR="008F54E3" w:rsidRPr="00C32864" w:rsidRDefault="008C6F2C">
            <w:pPr>
              <w:rPr>
                <w:lang w:val="en-GB"/>
              </w:rPr>
            </w:pPr>
            <w:r>
              <w:rPr>
                <w:sz w:val="18"/>
                <w:szCs w:val="18"/>
                <w:lang w:val="en-GB"/>
              </w:rPr>
              <w:t xml:space="preserve">[X]</w:t>
            </w:r>
          </w:p>
        </w:tc>
        <w:tc>
          <w:tcPr>
            <w:tcW w:w="1234" w:type="dxa"/>
          </w:tcPr>
          <w:p w14:paraId="266995A8" w14:textId="77777777" w:rsidR="008F54E3" w:rsidRPr="00C32864" w:rsidRDefault="008C6F2C">
            <w:pPr>
              <w:rPr>
                <w:lang w:val="en-GB"/>
              </w:rPr>
            </w:pPr>
            <w:r>
              <w:rPr>
                <w:sz w:val="18"/>
                <w:szCs w:val="18"/>
                <w:lang w:val="en-GB"/>
              </w:rPr>
              <w:t xml:space="preserve">[X]</w:t>
            </w:r>
          </w:p>
        </w:tc>
        <w:tc>
          <w:tcPr>
            <w:tcW w:w="1234" w:type="dxa"/>
          </w:tcPr>
          <w:p w14:paraId="3B9F15E3" w14:textId="77777777" w:rsidR="008F54E3" w:rsidRPr="00C32864" w:rsidRDefault="008C6F2C">
            <w:pPr>
              <w:rPr>
                <w:lang w:val="en-GB"/>
              </w:rPr>
            </w:pPr>
            <w:r>
              <w:rPr>
                <w:sz w:val="18"/>
                <w:szCs w:val="18"/>
                <w:lang w:val="en-GB"/>
              </w:rPr>
              <w:t>[X]</w:t>
            </w:r>
          </w:p>
        </w:tc>
        <w:tc>
          <w:tcPr>
            <w:tcW w:w="1234" w:type="dxa"/>
          </w:tcPr>
          <w:p w14:paraId="611786B8" w14:textId="77777777" w:rsidR="008F54E3" w:rsidRPr="00C32864" w:rsidRDefault="008C6F2C">
            <w:pPr>
              <w:rPr>
                <w:lang w:val="en-GB"/>
              </w:rPr>
            </w:pPr>
            <w:r>
              <w:rPr>
                <w:sz w:val="18"/>
                <w:szCs w:val="18"/>
                <w:lang w:val="en-GB"/>
              </w:rPr>
              <w:t>[X]</w:t>
            </w:r>
          </w:p>
        </w:tc>
      </w:tr>
      <w:tr w:rsidR="008F54E3" w:rsidRPr="00C32864" w14:paraId="46498F91" w14:textId="77777777">
        <w:trPr>
          <w:cantSplit/>
        </w:trPr>
        <w:tc>
          <w:tcPr>
            <w:tcW w:w="1234" w:type="dxa"/>
          </w:tcPr>
          <w:p w14:paraId="10B10A4B" w14:textId="77777777" w:rsidR="008F54E3" w:rsidRPr="00C32864" w:rsidRDefault="008C6F2C">
            <w:pPr>
              <w:rPr>
                <w:lang w:val="en-GB"/>
              </w:rPr>
            </w:pPr>
            <w:r>
              <w:rPr>
                <w:sz w:val="18"/>
                <w:szCs w:val="18"/>
                <w:lang w:val="en-GB"/>
              </w:rPr>
              <w:t>Infrastructure pipeline exposure</w:t>
            </w:r>
          </w:p>
        </w:tc>
        <w:tc>
          <w:tcPr>
            <w:tcW w:w="1234" w:type="dxa"/>
          </w:tcPr>
          <w:p w14:paraId="72E4AC32" w14:textId="77777777" w:rsidR="008F54E3" w:rsidRPr="00C32864" w:rsidRDefault="008C6F2C">
            <w:pPr>
              <w:rPr>
                <w:lang w:val="en-GB"/>
              </w:rPr>
            </w:pPr>
            <w:r>
              <w:rPr>
                <w:sz w:val="18"/>
                <w:szCs w:val="18"/>
                <w:lang w:val="en-GB"/>
              </w:rPr>
              <w:t xml:space="preserve">11.4</w:t>
            </w:r>
          </w:p>
        </w:tc>
        <w:tc>
          <w:tcPr>
            <w:tcW w:w="1234" w:type="dxa"/>
          </w:tcPr>
          <w:p w14:paraId="49AEE8E8" w14:textId="77777777" w:rsidR="008F54E3" w:rsidRPr="00C32864" w:rsidRDefault="008C6F2C">
            <w:pPr>
              <w:rPr>
                <w:lang w:val="en-GB"/>
              </w:rPr>
            </w:pPr>
            <w:r>
              <w:rPr>
                <w:sz w:val="18"/>
                <w:szCs w:val="18"/>
                <w:lang w:val="en-GB"/>
              </w:rPr>
              <w:t>CPA (2026) sectoral divergence</w:t>
            </w:r>
          </w:p>
        </w:tc>
        <w:tc>
          <w:tcPr>
            <w:tcW w:w="1234" w:type="dxa"/>
          </w:tcPr>
          <w:p w14:paraId="5629F81A" w14:textId="77777777" w:rsidR="008F54E3" w:rsidRPr="00C32864" w:rsidRDefault="008C6F2C">
            <w:pPr>
              <w:rPr>
                <w:lang w:val="en-GB"/>
              </w:rPr>
            </w:pPr>
            <w:r>
              <w:rPr>
                <w:sz w:val="18"/>
                <w:szCs w:val="18"/>
                <w:lang w:val="en-GB"/>
              </w:rPr>
              <w:t xml:space="preserve">[X]</w:t>
            </w:r>
          </w:p>
        </w:tc>
        <w:tc>
          <w:tcPr>
            <w:tcW w:w="1234" w:type="dxa"/>
          </w:tcPr>
          <w:p w14:paraId="231FE5E6" w14:textId="77777777" w:rsidR="008F54E3" w:rsidRPr="00C32864" w:rsidRDefault="008C6F2C">
            <w:pPr>
              <w:rPr>
                <w:lang w:val="en-GB"/>
              </w:rPr>
            </w:pPr>
            <w:r>
              <w:rPr>
                <w:sz w:val="18"/>
                <w:szCs w:val="18"/>
                <w:lang w:val="en-GB"/>
              </w:rPr>
              <w:t xml:space="preserve">[X]</w:t>
            </w:r>
          </w:p>
        </w:tc>
        <w:tc>
          <w:tcPr>
            <w:tcW w:w="1234" w:type="dxa"/>
          </w:tcPr>
          <w:p w14:paraId="19C363FA" w14:textId="77777777" w:rsidR="008F54E3" w:rsidRPr="00C32864" w:rsidRDefault="008C6F2C">
            <w:pPr>
              <w:rPr>
                <w:lang w:val="en-GB"/>
              </w:rPr>
            </w:pPr>
            <w:r>
              <w:rPr>
                <w:sz w:val="18"/>
                <w:szCs w:val="18"/>
                <w:lang w:val="en-GB"/>
              </w:rPr>
              <w:t>[X]</w:t>
            </w:r>
          </w:p>
        </w:tc>
        <w:tc>
          <w:tcPr>
            <w:tcW w:w="1234" w:type="dxa"/>
          </w:tcPr>
          <w:p w14:paraId="77DF22DE" w14:textId="77777777" w:rsidR="008F54E3" w:rsidRPr="00C32864" w:rsidRDefault="008C6F2C">
            <w:pPr>
              <w:rPr>
                <w:lang w:val="en-GB"/>
              </w:rPr>
            </w:pPr>
            <w:r>
              <w:rPr>
                <w:sz w:val="18"/>
                <w:szCs w:val="18"/>
                <w:lang w:val="en-GB"/>
              </w:rPr>
              <w:t>[X]</w:t>
            </w:r>
          </w:p>
        </w:tc>
      </w:tr>
      <w:tr w:rsidR="008F54E3" w:rsidRPr="00C32864" w14:paraId="413229B1" w14:textId="77777777">
        <w:trPr>
          <w:cantSplit/>
        </w:trPr>
        <w:tc>
          <w:tcPr>
            <w:tcW w:w="1234" w:type="dxa"/>
          </w:tcPr>
          <w:p w14:paraId="0F157D54" w14:textId="77777777" w:rsidR="008F54E3" w:rsidRPr="00C32864" w:rsidRDefault="008C6F2C">
            <w:pPr>
              <w:rPr>
                <w:lang w:val="en-GB"/>
              </w:rPr>
            </w:pPr>
            <w:r>
              <w:rPr>
                <w:sz w:val="18"/>
                <w:szCs w:val="18"/>
                <w:lang w:val="en-GB"/>
              </w:rPr>
              <w:t>Operating cost base</w:t>
            </w:r>
          </w:p>
        </w:tc>
        <w:tc>
          <w:tcPr>
            <w:tcW w:w="1234" w:type="dxa"/>
          </w:tcPr>
          <w:p w14:paraId="4675B637" w14:textId="77777777" w:rsidR="008F54E3" w:rsidRPr="00C32864" w:rsidRDefault="008C6F2C">
            <w:pPr>
              <w:rPr>
                <w:lang w:val="en-GB"/>
              </w:rPr>
            </w:pPr>
            <w:r>
              <w:rPr>
                <w:sz w:val="18"/>
                <w:szCs w:val="18"/>
                <w:lang w:val="en-GB"/>
              </w:rPr>
              <w:t xml:space="preserve">11.4</w:t>
            </w:r>
          </w:p>
        </w:tc>
        <w:tc>
          <w:tcPr>
            <w:tcW w:w="1234" w:type="dxa"/>
          </w:tcPr>
          <w:p w14:paraId="2CDC2663" w14:textId="77777777" w:rsidR="008F54E3" w:rsidRPr="00C32864" w:rsidRDefault="008C6F2C">
            <w:pPr>
              <w:rPr>
                <w:lang w:val="en-GB"/>
              </w:rPr>
            </w:pPr>
            <w:r>
              <w:rPr>
                <w:sz w:val="18"/>
                <w:szCs w:val="18"/>
                <w:lang w:val="en-GB"/>
              </w:rPr>
              <w:t>Weber (1909/1929); internal cost model</w:t>
            </w:r>
          </w:p>
        </w:tc>
        <w:tc>
          <w:tcPr>
            <w:tcW w:w="1234" w:type="dxa"/>
          </w:tcPr>
          <w:p w14:paraId="14B9659B" w14:textId="77777777" w:rsidR="008F54E3" w:rsidRPr="00C32864" w:rsidRDefault="008C6F2C">
            <w:pPr>
              <w:rPr>
                <w:lang w:val="en-GB"/>
              </w:rPr>
            </w:pPr>
            <w:r>
              <w:rPr>
                <w:sz w:val="18"/>
                <w:szCs w:val="18"/>
                <w:lang w:val="en-GB"/>
              </w:rPr>
              <w:t xml:space="preserve">[X]</w:t>
            </w:r>
          </w:p>
        </w:tc>
        <w:tc>
          <w:tcPr>
            <w:tcW w:w="1234" w:type="dxa"/>
          </w:tcPr>
          <w:p w14:paraId="277BA348" w14:textId="77777777" w:rsidR="008F54E3" w:rsidRPr="00C32864" w:rsidRDefault="008C6F2C">
            <w:pPr>
              <w:rPr>
                <w:lang w:val="en-GB"/>
              </w:rPr>
            </w:pPr>
            <w:r>
              <w:rPr>
                <w:sz w:val="18"/>
                <w:szCs w:val="18"/>
                <w:lang w:val="en-GB"/>
              </w:rPr>
              <w:t xml:space="preserve">[X]</w:t>
            </w:r>
          </w:p>
        </w:tc>
        <w:tc>
          <w:tcPr>
            <w:tcW w:w="1234" w:type="dxa"/>
          </w:tcPr>
          <w:p w14:paraId="4D33CEEE" w14:textId="77777777" w:rsidR="008F54E3" w:rsidRPr="00C32864" w:rsidRDefault="008C6F2C">
            <w:pPr>
              <w:rPr>
                <w:lang w:val="en-GB"/>
              </w:rPr>
            </w:pPr>
            <w:r>
              <w:rPr>
                <w:sz w:val="18"/>
                <w:szCs w:val="18"/>
                <w:lang w:val="en-GB"/>
              </w:rPr>
              <w:t>[X]</w:t>
            </w:r>
          </w:p>
        </w:tc>
        <w:tc>
          <w:tcPr>
            <w:tcW w:w="1234" w:type="dxa"/>
          </w:tcPr>
          <w:p w14:paraId="57966F21" w14:textId="77777777" w:rsidR="008F54E3" w:rsidRPr="00C32864" w:rsidRDefault="008C6F2C">
            <w:pPr>
              <w:rPr>
                <w:lang w:val="en-GB"/>
              </w:rPr>
            </w:pPr>
            <w:r>
              <w:rPr>
                <w:sz w:val="18"/>
                <w:szCs w:val="18"/>
                <w:lang w:val="en-GB"/>
              </w:rPr>
              <w:t>[X]</w:t>
            </w:r>
          </w:p>
        </w:tc>
      </w:tr>
      <w:tr w:rsidR="008F54E3" w:rsidRPr="00C32864" w14:paraId="68E53083" w14:textId="77777777">
        <w:trPr>
          <w:cantSplit/>
        </w:trPr>
        <w:tc>
          <w:tcPr>
            <w:tcW w:w="1234" w:type="dxa"/>
          </w:tcPr>
          <w:p w14:paraId="3C7649F0" w14:textId="77777777" w:rsidR="008F54E3" w:rsidRPr="00C32864" w:rsidRDefault="008C6F2C">
            <w:pPr>
              <w:rPr>
                <w:lang w:val="en-GB"/>
              </w:rPr>
            </w:pPr>
            <w:r>
              <w:rPr>
                <w:sz w:val="18"/>
                <w:szCs w:val="18"/>
                <w:lang w:val="en-GB"/>
              </w:rPr>
              <w:t>Land cost and availability</w:t>
            </w:r>
          </w:p>
        </w:tc>
        <w:tc>
          <w:tcPr>
            <w:tcW w:w="1234" w:type="dxa"/>
          </w:tcPr>
          <w:p w14:paraId="20FF3F7A" w14:textId="77777777" w:rsidR="008F54E3" w:rsidRPr="00C32864" w:rsidRDefault="008C6F2C">
            <w:pPr>
              <w:rPr>
                <w:lang w:val="en-GB"/>
              </w:rPr>
            </w:pPr>
            <w:r>
              <w:rPr>
                <w:sz w:val="18"/>
                <w:szCs w:val="18"/>
                <w:lang w:val="en-GB"/>
              </w:rPr>
              <w:t xml:space="preserve">6.1</w:t>
            </w:r>
          </w:p>
        </w:tc>
        <w:tc>
          <w:tcPr>
            <w:tcW w:w="1234" w:type="dxa"/>
          </w:tcPr>
          <w:p w14:paraId="7B32E323" w14:textId="77777777" w:rsidR="008F54E3" w:rsidRPr="00C32864" w:rsidRDefault="008C6F2C">
            <w:pPr>
              <w:rPr>
                <w:lang w:val="en-GB"/>
              </w:rPr>
            </w:pPr>
            <w:r>
              <w:rPr>
                <w:sz w:val="18"/>
                <w:szCs w:val="18"/>
                <w:lang w:val="en-GB"/>
              </w:rPr>
              <w:t>Land agent data; planning feasibility</w:t>
            </w:r>
          </w:p>
        </w:tc>
        <w:tc>
          <w:tcPr>
            <w:tcW w:w="1234" w:type="dxa"/>
          </w:tcPr>
          <w:p w14:paraId="6A40C247" w14:textId="77777777" w:rsidR="008F54E3" w:rsidRPr="00C32864" w:rsidRDefault="008C6F2C">
            <w:pPr>
              <w:rPr>
                <w:lang w:val="en-GB"/>
              </w:rPr>
            </w:pPr>
            <w:r>
              <w:rPr>
                <w:sz w:val="18"/>
                <w:szCs w:val="18"/>
                <w:lang w:val="en-GB"/>
              </w:rPr>
              <w:t xml:space="preserve">[X]</w:t>
            </w:r>
          </w:p>
        </w:tc>
        <w:tc>
          <w:tcPr>
            <w:tcW w:w="1234" w:type="dxa"/>
          </w:tcPr>
          <w:p w14:paraId="516A14B4" w14:textId="77777777" w:rsidR="008F54E3" w:rsidRPr="00C32864" w:rsidRDefault="008C6F2C">
            <w:pPr>
              <w:rPr>
                <w:lang w:val="en-GB"/>
              </w:rPr>
            </w:pPr>
            <w:r>
              <w:rPr>
                <w:sz w:val="18"/>
                <w:szCs w:val="18"/>
                <w:lang w:val="en-GB"/>
              </w:rPr>
              <w:t xml:space="preserve">[X]</w:t>
            </w:r>
          </w:p>
        </w:tc>
        <w:tc>
          <w:tcPr>
            <w:tcW w:w="1234" w:type="dxa"/>
          </w:tcPr>
          <w:p w14:paraId="6DA92158" w14:textId="77777777" w:rsidR="008F54E3" w:rsidRPr="00C32864" w:rsidRDefault="008C6F2C">
            <w:pPr>
              <w:rPr>
                <w:lang w:val="en-GB"/>
              </w:rPr>
            </w:pPr>
            <w:r>
              <w:rPr>
                <w:sz w:val="18"/>
                <w:szCs w:val="18"/>
                <w:lang w:val="en-GB"/>
              </w:rPr>
              <w:t>[X]</w:t>
            </w:r>
          </w:p>
        </w:tc>
        <w:tc>
          <w:tcPr>
            <w:tcW w:w="1234" w:type="dxa"/>
          </w:tcPr>
          <w:p w14:paraId="0C7112A6" w14:textId="77777777" w:rsidR="008F54E3" w:rsidRPr="00C32864" w:rsidRDefault="008C6F2C">
            <w:pPr>
              <w:rPr>
                <w:lang w:val="en-GB"/>
              </w:rPr>
            </w:pPr>
            <w:r>
              <w:rPr>
                <w:sz w:val="18"/>
                <w:szCs w:val="18"/>
                <w:lang w:val="en-GB"/>
              </w:rPr>
              <w:t>[X]</w:t>
            </w:r>
          </w:p>
        </w:tc>
      </w:tr>
      <w:tr w:rsidR="008F54E3" w:rsidRPr="00C32864" w14:paraId="14868889" w14:textId="77777777">
        <w:trPr>
          <w:cantSplit/>
        </w:trPr>
        <w:tc>
          <w:tcPr>
            <w:tcW w:w="1234" w:type="dxa"/>
          </w:tcPr>
          <w:p w14:paraId="3B82F2FF" w14:textId="77777777" w:rsidR="008F54E3" w:rsidRPr="00C32864" w:rsidRDefault="008C6F2C">
            <w:pPr>
              <w:rPr>
                <w:lang w:val="en-GB"/>
              </w:rPr>
            </w:pPr>
            <w:r>
              <w:rPr>
                <w:sz w:val="18"/>
                <w:szCs w:val="18"/>
                <w:lang w:val="en-GB"/>
              </w:rPr>
              <w:t>Low-carbon supply capability</w:t>
            </w:r>
          </w:p>
        </w:tc>
        <w:tc>
          <w:tcPr>
            <w:tcW w:w="1234" w:type="dxa"/>
          </w:tcPr>
          <w:p w14:paraId="29B0FF93" w14:textId="77777777" w:rsidR="008F54E3" w:rsidRPr="00C32864" w:rsidRDefault="008C6F2C">
            <w:pPr>
              <w:rPr>
                <w:lang w:val="en-GB"/>
              </w:rPr>
            </w:pPr>
            <w:r>
              <w:rPr>
                <w:sz w:val="18"/>
                <w:szCs w:val="18"/>
                <w:lang w:val="en-GB"/>
              </w:rPr>
              <w:t xml:space="preserve">6.1</w:t>
            </w:r>
          </w:p>
        </w:tc>
        <w:tc>
          <w:tcPr>
            <w:tcW w:w="1234" w:type="dxa"/>
          </w:tcPr>
          <w:p w14:paraId="06496334" w14:textId="77777777" w:rsidR="008F54E3" w:rsidRPr="00C32864" w:rsidRDefault="008C6F2C">
            <w:pPr>
              <w:rPr>
                <w:lang w:val="en-GB"/>
              </w:rPr>
            </w:pPr>
            <w:r>
              <w:rPr>
                <w:sz w:val="18"/>
                <w:szCs w:val="18"/>
                <w:lang w:val="en-GB"/>
              </w:rPr>
              <w:t>PAS 2080 client requirements (BSI, 2023; National Highways, 2024); UK Concrete &amp; MPA (2025); proximity to low-clinker cement and ground granulated blast-furnace slag (GGBS) supply</w:t>
            </w:r>
          </w:p>
        </w:tc>
        <w:tc>
          <w:tcPr>
            <w:tcW w:w="1234" w:type="dxa"/>
          </w:tcPr>
          <w:p w14:paraId="486F693A" w14:textId="77777777" w:rsidR="008F54E3" w:rsidRPr="00C32864" w:rsidRDefault="008C6F2C">
            <w:pPr>
              <w:rPr>
                <w:lang w:val="en-GB"/>
              </w:rPr>
            </w:pPr>
            <w:r>
              <w:rPr>
                <w:sz w:val="18"/>
                <w:szCs w:val="18"/>
                <w:lang w:val="en-GB"/>
              </w:rPr>
              <w:t xml:space="preserve">[X]</w:t>
            </w:r>
          </w:p>
        </w:tc>
        <w:tc>
          <w:tcPr>
            <w:tcW w:w="1234" w:type="dxa"/>
          </w:tcPr>
          <w:p w14:paraId="7524BDC5" w14:textId="77777777" w:rsidR="008F54E3" w:rsidRPr="00C32864" w:rsidRDefault="008C6F2C">
            <w:pPr>
              <w:rPr>
                <w:lang w:val="en-GB"/>
              </w:rPr>
            </w:pPr>
            <w:r>
              <w:rPr>
                <w:sz w:val="18"/>
                <w:szCs w:val="18"/>
                <w:lang w:val="en-GB"/>
              </w:rPr>
              <w:t xml:space="preserve">[X]</w:t>
            </w:r>
          </w:p>
        </w:tc>
        <w:tc>
          <w:tcPr>
            <w:tcW w:w="1234" w:type="dxa"/>
          </w:tcPr>
          <w:p w14:paraId="1D911765" w14:textId="77777777" w:rsidR="008F54E3" w:rsidRPr="00C32864" w:rsidRDefault="008C6F2C">
            <w:pPr>
              <w:rPr>
                <w:lang w:val="en-GB"/>
              </w:rPr>
            </w:pPr>
            <w:r>
              <w:rPr>
                <w:sz w:val="18"/>
                <w:szCs w:val="18"/>
                <w:lang w:val="en-GB"/>
              </w:rPr>
              <w:t>[X]</w:t>
            </w:r>
          </w:p>
        </w:tc>
        <w:tc>
          <w:tcPr>
            <w:tcW w:w="1234" w:type="dxa"/>
          </w:tcPr>
          <w:p w14:paraId="623B35A9" w14:textId="77777777" w:rsidR="008F54E3" w:rsidRPr="00C32864" w:rsidRDefault="008C6F2C">
            <w:pPr>
              <w:rPr>
                <w:lang w:val="en-GB"/>
              </w:rPr>
            </w:pPr>
            <w:r>
              <w:rPr>
                <w:sz w:val="18"/>
                <w:szCs w:val="18"/>
                <w:lang w:val="en-GB"/>
              </w:rPr>
              <w:t>[X]</w:t>
            </w:r>
          </w:p>
        </w:tc>
      </w:tr>
      <w:tr w:rsidR="008F54E3" w:rsidRPr="00C32864" w14:paraId="486C6B9A" w14:textId="77777777">
        <w:trPr>
          <w:cantSplit/>
        </w:trPr>
        <w:tc>
          <w:tcPr>
            <w:tcW w:w="1234" w:type="dxa"/>
          </w:tcPr>
          <w:p w14:paraId="0830B814" w14:textId="77777777" w:rsidR="008F54E3" w:rsidRPr="00C32864" w:rsidRDefault="008C6F2C">
            <w:pPr>
              <w:rPr>
                <w:lang w:val="en-GB"/>
              </w:rPr>
            </w:pPr>
            <w:r>
              <w:rPr>
                <w:sz w:val="18"/>
                <w:szCs w:val="18"/>
                <w:lang w:val="en-GB"/>
              </w:rPr>
              <w:t>Service capacity headroom (fleet and driver availability)</w:t>
            </w:r>
          </w:p>
        </w:tc>
        <w:tc>
          <w:tcPr>
            <w:tcW w:w="1234" w:type="dxa"/>
          </w:tcPr>
          <w:p w14:paraId="5012959B" w14:textId="77777777" w:rsidR="008F54E3" w:rsidRPr="00C32864" w:rsidRDefault="008C6F2C">
            <w:pPr>
              <w:rPr>
                <w:lang w:val="en-GB"/>
              </w:rPr>
            </w:pPr>
            <w:r>
              <w:rPr>
                <w:sz w:val="18"/>
                <w:szCs w:val="18"/>
                <w:lang w:val="en-GB"/>
              </w:rPr>
              <w:t xml:space="preserve">23.2</w:t>
            </w:r>
          </w:p>
        </w:tc>
        <w:tc>
          <w:tcPr>
            <w:tcW w:w="1234" w:type="dxa"/>
          </w:tcPr>
          <w:p w14:paraId="740239F1" w14:textId="77777777" w:rsidR="008F54E3" w:rsidRPr="00C32864" w:rsidRDefault="008C6F2C">
            <w:pPr>
              <w:rPr>
                <w:lang w:val="en-GB"/>
              </w:rPr>
            </w:pPr>
            <w:r>
              <w:rPr>
                <w:sz w:val="18"/>
                <w:szCs w:val="18"/>
                <w:lang w:val="en-GB"/>
              </w:rPr>
              <w:t xml:space="preserve">Hogan &amp; ReVelle (1986) backup coverage; declined-work logs, Appendix 19; internal interviews, Appendix 7</w:t>
            </w:r>
          </w:p>
        </w:tc>
        <w:tc>
          <w:tcPr>
            <w:tcW w:w="1234" w:type="dxa"/>
          </w:tcPr>
          <w:p w14:paraId="1475BC34" w14:textId="77777777" w:rsidR="008F54E3" w:rsidRPr="00C32864" w:rsidRDefault="008C6F2C">
            <w:pPr>
              <w:rPr>
                <w:lang w:val="en-GB"/>
              </w:rPr>
            </w:pPr>
            <w:r>
              <w:rPr>
                <w:sz w:val="18"/>
                <w:szCs w:val="18"/>
                <w:lang w:val="en-GB"/>
              </w:rPr>
              <w:t xml:space="preserve">[X]</w:t>
            </w:r>
          </w:p>
        </w:tc>
        <w:tc>
          <w:tcPr>
            <w:tcW w:w="1234" w:type="dxa"/>
          </w:tcPr>
          <w:p w14:paraId="03C1CEDE" w14:textId="77777777" w:rsidR="008F54E3" w:rsidRPr="00C32864" w:rsidRDefault="008C6F2C">
            <w:pPr>
              <w:rPr>
                <w:lang w:val="en-GB"/>
              </w:rPr>
            </w:pPr>
            <w:r>
              <w:rPr>
                <w:sz w:val="18"/>
                <w:szCs w:val="18"/>
                <w:lang w:val="en-GB"/>
              </w:rPr>
              <w:t xml:space="preserve">[X]</w:t>
            </w:r>
          </w:p>
        </w:tc>
        <w:tc>
          <w:tcPr>
            <w:tcW w:w="1234" w:type="dxa"/>
          </w:tcPr>
          <w:p w14:paraId="3D29C210" w14:textId="77777777" w:rsidR="008F54E3" w:rsidRPr="00C32864" w:rsidRDefault="008C6F2C">
            <w:pPr>
              <w:rPr>
                <w:lang w:val="en-GB"/>
              </w:rPr>
            </w:pPr>
            <w:r>
              <w:rPr>
                <w:sz w:val="18"/>
                <w:szCs w:val="18"/>
                <w:lang w:val="en-GB"/>
              </w:rPr>
              <w:t>[X]</w:t>
            </w:r>
          </w:p>
        </w:tc>
        <w:tc>
          <w:tcPr>
            <w:tcW w:w="1234" w:type="dxa"/>
          </w:tcPr>
          <w:p w14:paraId="0606A81F" w14:textId="77777777" w:rsidR="008F54E3" w:rsidRPr="00C32864" w:rsidRDefault="008C6F2C">
            <w:pPr>
              <w:rPr>
                <w:lang w:val="en-GB"/>
              </w:rPr>
            </w:pPr>
            <w:r>
              <w:rPr>
                <w:sz w:val="18"/>
                <w:szCs w:val="18"/>
                <w:lang w:val="en-GB"/>
              </w:rPr>
              <w:t>[X]</w:t>
            </w:r>
          </w:p>
        </w:tc>
      </w:tr>
      <w:tr w:rsidR="008F54E3" w:rsidRPr="00C32864" w14:paraId="5DF7C941" w14:textId="77777777">
        <w:trPr>
          <w:cantSplit/>
        </w:trPr>
        <w:tc>
          <w:tcPr>
            <w:tcW w:w="1234" w:type="dxa"/>
          </w:tcPr>
          <w:p w14:paraId="0268D195" w14:textId="77777777" w:rsidR="008F54E3" w:rsidRPr="00C32864" w:rsidRDefault="008C6F2C">
            <w:pPr>
              <w:rPr>
                <w:lang w:val="en-GB"/>
              </w:rPr>
            </w:pPr>
            <w:r>
              <w:rPr>
                <w:sz w:val="18"/>
                <w:szCs w:val="18"/>
                <w:lang w:val="en-GB"/>
              </w:rPr>
              <w:t>Weighted total</w:t>
            </w:r>
          </w:p>
        </w:tc>
        <w:tc>
          <w:tcPr>
            <w:tcW w:w="1234" w:type="dxa"/>
          </w:tcPr>
          <w:p w14:paraId="0A3D046B" w14:textId="77777777" w:rsidR="008F54E3" w:rsidRPr="00C32864" w:rsidRDefault="008C6F2C">
            <w:pPr>
              <w:rPr>
                <w:lang w:val="en-GB"/>
              </w:rPr>
            </w:pPr>
            <w:r>
              <w:rPr>
                <w:sz w:val="18"/>
                <w:szCs w:val="18"/>
                <w:lang w:val="en-GB"/>
              </w:rPr>
              <w:t>100</w:t>
            </w:r>
          </w:p>
        </w:tc>
        <w:tc>
          <w:tcPr>
            <w:tcW w:w="1234" w:type="dxa"/>
          </w:tcPr>
          <w:p w14:paraId="61DF34B1" w14:textId="77777777" w:rsidR="008F54E3" w:rsidRPr="00C32864" w:rsidRDefault="008C6F2C">
            <w:pPr>
              <w:rPr>
                <w:lang w:val="en-GB"/>
              </w:rPr>
            </w:pPr>
            <w:r>
              <w:rPr>
                <w:sz w:val="18"/>
                <w:szCs w:val="18"/>
                <w:lang w:val="en-GB"/>
              </w:rPr>
              <w:t>—</w:t>
            </w:r>
          </w:p>
        </w:tc>
        <w:tc>
          <w:tcPr>
            <w:tcW w:w="1234" w:type="dxa"/>
          </w:tcPr>
          <w:p w14:paraId="4AF5677F" w14:textId="77777777" w:rsidR="008F54E3" w:rsidRPr="00C32864" w:rsidRDefault="008C6F2C">
            <w:pPr>
              <w:rPr>
                <w:lang w:val="en-GB"/>
              </w:rPr>
            </w:pPr>
            <w:r>
              <w:rPr>
                <w:sz w:val="18"/>
                <w:szCs w:val="18"/>
                <w:lang w:val="en-GB"/>
              </w:rPr>
              <w:t xml:space="preserve">[MCDA_SCORE_A]</w:t>
            </w:r>
          </w:p>
        </w:tc>
        <w:tc>
          <w:tcPr>
            <w:tcW w:w="1234" w:type="dxa"/>
          </w:tcPr>
          <w:p w14:paraId="439051B2" w14:textId="77777777" w:rsidR="008F54E3" w:rsidRPr="00C32864" w:rsidRDefault="008C6F2C">
            <w:pPr>
              <w:rPr>
                <w:lang w:val="en-GB"/>
              </w:rPr>
            </w:pPr>
            <w:r>
              <w:rPr>
                <w:sz w:val="18"/>
                <w:szCs w:val="18"/>
                <w:lang w:val="en-GB"/>
              </w:rPr>
              <w:t xml:space="preserve">[MCDA_SCORE_B]</w:t>
            </w:r>
          </w:p>
        </w:tc>
        <w:tc>
          <w:tcPr>
            <w:tcW w:w="1234" w:type="dxa"/>
          </w:tcPr>
          <w:p w14:paraId="129AFC59" w14:textId="77777777" w:rsidR="008F54E3" w:rsidRPr="00C32864" w:rsidRDefault="008C6F2C">
            <w:pPr>
              <w:rPr>
                <w:lang w:val="en-GB"/>
              </w:rPr>
            </w:pPr>
            <w:r>
              <w:rPr>
                <w:sz w:val="18"/>
                <w:szCs w:val="18"/>
                <w:lang w:val="en-GB"/>
              </w:rPr>
              <w:t xml:space="preserve">[MCDA_SCORE_C]</w:t>
            </w:r>
          </w:p>
        </w:tc>
        <w:tc>
          <w:tcPr>
            <w:tcW w:w="1234" w:type="dxa"/>
          </w:tcPr>
          <w:p w14:paraId="5ECF9E46" w14:textId="77777777" w:rsidR="008F54E3" w:rsidRPr="00C32864" w:rsidRDefault="008C6F2C">
            <w:pPr>
              <w:rPr>
                <w:lang w:val="en-GB"/>
              </w:rPr>
            </w:pPr>
            <w:r>
              <w:rPr>
                <w:sz w:val="18"/>
                <w:szCs w:val="18"/>
                <w:lang w:val="en-GB"/>
              </w:rPr>
              <w:t xml:space="preserve">[MCDA_SCORE_BASELINE]</w:t>
            </w:r>
          </w:p>
        </w:tc>
      </w:tr>
    </w:tbl>
    <w:p w14:paraId="05F0BD0D" w14:textId="77777777" w:rsidR="00A05C10" w:rsidRPr="00C32864" w:rsidRDefault="00983170">
      <w:pPr>
        <w:pStyle w:val="TableNote"/>
        <w:rPr>
          <w:lang w:val="en-GB"/>
        </w:rPr>
      </w:pPr>
      <w:r>
        <w:rPr>
          <w:i/>
          <w:lang w:val="en-GB"/>
        </w:rPr>
        <w:t>Note.</w:t>
      </w:r>
      <w:r>
        <w:rPr>
          <w:lang w:val="en-GB"/>
        </w:rPr>
        <w:t xml:space="preserve"> Option C and the baseline are scored on the catchments they would continue to serve. Weights are the author's pairwise judgements on Saaty's 1–9 scale, made on 19 October 2026 and revised once after the interviews on 21 October (Appendix 2; consistency ratio 0.009); they may not sum to exactly 100 because of rounding. Option scores (1–5) are to be set by [WHO] on [SCORING_DATE] against the evidence in Table A11.1, and totalled on both the 19 and the 21 October weights to show whether the revision changes the order. Where weighted totals sit within a point of each other the matrix has not separated the options, and the financial stage decides (§4.4).</w:t>
      </w:r>
    </w:p>
    <w:p w14:paraId="7F91478D" w14:textId="77777777" w:rsidR="008F54E3" w:rsidRPr="00C32864" w:rsidRDefault="008C6F2C">
      <w:pPr>
        <w:rPr>
          <w:lang w:val="en-GB"/>
        </w:rPr>
      </w:pPr>
      <w:r>
        <w:rPr>
          <w:lang w:val="en-GB"/>
        </w:rPr>
        <w:t xml:space="preserve">The financial stage treated every option identically (Table 5), using the depot model presented to the board </w:t>
      </w:r>
      <w:r>
        <w:rPr>
          <w:lang w:val="en-GB"/>
        </w:rPr>
        <w:t xml:space="preserve">as corrected after review</w:t>
      </w:r>
      <w:r>
        <w:rPr>
          <w:rStyle w:val="CommentReference"/>
        </w:rPr>
      </w:r>
      <w:r>
        <w:rPr>
          <w:lang w:val="en-GB"/>
        </w:rPr>
        <w:t xml:space="preserve"> (Table A9.4). </w:t>
      </w:r>
      <w:r>
        <w:rPr>
          <w:lang w:val="en-GB"/>
        </w:rPr>
        <w:t xml:space="preserve">I made payback, not net present value, the primary ranking metric, a deliberate departure from convention</w:t>
      </w:r>
      <w:r>
        <w:rPr>
          <w:rStyle w:val="CommentReference"/>
        </w:rPr>
      </w:r>
      <w:r>
        <w:rPr>
          <w:lang w:val="en-GB"/>
        </w:rPr>
        <w:t xml:space="preserve">. Because expansion funds itself sequentially, the timing of cash decides whether the 2028 depot happens at all, and an option with higher net present value but slower payback </w:t>
      </w:r>
      <w:r>
        <w:rPr>
          <w:lang w:val="en-GB"/>
        </w:rPr>
        <w:t xml:space="preserve">would break the chain it is meant to sustain</w:t>
      </w:r>
      <w:r>
        <w:rPr>
          <w:rStyle w:val="CommentReference"/>
        </w:rPr>
      </w:r>
      <w:r>
        <w:rPr>
          <w:lang w:val="en-GB"/>
        </w:rPr>
        <w:t xml:space="preserve">. Payback's known weaknesses are that it ignores the time value of money and cash flows after the cut-off (Drury, 2021). I contained them by discounting it at [DISCOUNT_RATE]%, [DISCOUNT_RATE_BASIS, e.g. the owners' required return on retained equity], and by excluding any option with a negative net present value. I set aside accounting rate of return because it ignores timing, on which the chain depends, and internal rate of return because it can mis-rank options of different scale (Drury, 2021).</w:t>
      </w:r>
    </w:p>
    <w:p w14:paraId="0372F665" w14:textId="77777777" w:rsidR="008F54E3" w:rsidRPr="00C32864" w:rsidRDefault="008C6F2C">
      <w:pPr>
        <w:pStyle w:val="TableCaption"/>
        <w:keepNext/>
        <w:rPr>
          <w:lang w:val="en-GB"/>
        </w:rPr>
      </w:pPr>
      <w:r>
        <w:rPr>
          <w:lang w:val="en-GB"/>
        </w:rPr>
        <w:t xml:space="preserve">Table 5. Financial appraisal — identical treatment across options (models at Appendices 5, 8 and 9)</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0B2623D8" w14:textId="77777777">
        <w:trPr>
          <w:cantSplit/>
          <w:tblHeader/>
        </w:trPr>
        <w:tc>
          <w:tcPr>
            <w:tcW w:w="1728" w:type="dxa"/>
          </w:tcPr>
          <w:p w14:paraId="6C633211" w14:textId="77777777" w:rsidR="008F54E3" w:rsidRPr="00C32864" w:rsidRDefault="008C6F2C">
            <w:pPr>
              <w:keepNext/>
              <w:rPr>
                <w:lang w:val="en-GB"/>
              </w:rPr>
            </w:pPr>
            <w:r>
              <w:rPr>
                <w:b/>
                <w:sz w:val="18"/>
                <w:szCs w:val="18"/>
                <w:lang w:val="en-GB"/>
              </w:rPr>
              <w:t>Measure</w:t>
            </w:r>
          </w:p>
        </w:tc>
        <w:tc>
          <w:tcPr>
            <w:tcW w:w="1728" w:type="dxa"/>
          </w:tcPr>
          <w:p w14:paraId="3484AAEA" w14:textId="77777777" w:rsidR="008F54E3" w:rsidRPr="00C32864" w:rsidRDefault="008C6F2C">
            <w:pPr>
              <w:keepNext/>
              <w:rPr>
                <w:lang w:val="en-GB"/>
              </w:rPr>
            </w:pPr>
            <w:r>
              <w:rPr>
                <w:b/>
                <w:sz w:val="18"/>
                <w:szCs w:val="18"/>
                <w:lang w:val="en-GB"/>
              </w:rPr>
              <w:t>Option A</w:t>
            </w:r>
          </w:p>
        </w:tc>
        <w:tc>
          <w:tcPr>
            <w:tcW w:w="1728" w:type="dxa"/>
          </w:tcPr>
          <w:p w14:paraId="609DACD8" w14:textId="77777777" w:rsidR="008F54E3" w:rsidRPr="00C32864" w:rsidRDefault="008C6F2C">
            <w:pPr>
              <w:keepNext/>
              <w:rPr>
                <w:lang w:val="en-GB"/>
              </w:rPr>
            </w:pPr>
            <w:r>
              <w:rPr>
                <w:b/>
                <w:sz w:val="18"/>
                <w:szCs w:val="18"/>
                <w:lang w:val="en-GB"/>
              </w:rPr>
              <w:t>Option B</w:t>
            </w:r>
          </w:p>
        </w:tc>
        <w:tc>
          <w:tcPr>
            <w:tcW w:w="1728" w:type="dxa"/>
          </w:tcPr>
          <w:p w14:paraId="1BFCD282" w14:textId="77777777" w:rsidR="008F54E3" w:rsidRPr="00C32864" w:rsidRDefault="008C6F2C">
            <w:pPr>
              <w:keepNext/>
              <w:rPr>
                <w:lang w:val="en-GB"/>
              </w:rPr>
            </w:pPr>
            <w:r>
              <w:rPr>
                <w:b/>
                <w:sz w:val="18"/>
                <w:szCs w:val="18"/>
                <w:lang w:val="en-GB"/>
              </w:rPr>
              <w:t>Option C (defer)</w:t>
            </w:r>
          </w:p>
        </w:tc>
        <w:tc>
          <w:tcPr>
            <w:tcW w:w="1728" w:type="dxa"/>
          </w:tcPr>
          <w:p w14:paraId="4D247841" w14:textId="77777777" w:rsidR="008F54E3" w:rsidRPr="00C32864" w:rsidRDefault="008C6F2C">
            <w:pPr>
              <w:keepNext/>
              <w:rPr>
                <w:lang w:val="en-GB"/>
              </w:rPr>
            </w:pPr>
            <w:r>
              <w:rPr>
                <w:b/>
                <w:sz w:val="18"/>
                <w:szCs w:val="18"/>
                <w:lang w:val="en-GB"/>
              </w:rPr>
              <w:t>Baseline</w:t>
            </w:r>
          </w:p>
        </w:tc>
      </w:tr>
      <w:tr w:rsidR="008F54E3" w:rsidRPr="00C32864" w14:paraId="5ACF92A2" w14:textId="77777777">
        <w:trPr>
          <w:cantSplit/>
        </w:trPr>
        <w:tc>
          <w:tcPr>
            <w:tcW w:w="1728" w:type="dxa"/>
          </w:tcPr>
          <w:p w14:paraId="5139BADB" w14:textId="77777777" w:rsidR="008F54E3" w:rsidRPr="00C32864" w:rsidRDefault="008C6F2C">
            <w:pPr>
              <w:rPr>
                <w:lang w:val="en-GB"/>
              </w:rPr>
            </w:pPr>
            <w:r>
              <w:rPr>
                <w:sz w:val="18"/>
                <w:szCs w:val="18"/>
                <w:lang w:val="en-GB"/>
              </w:rPr>
              <w:t>Capital requirement — fleet, plant, yard (£)</w:t>
            </w:r>
          </w:p>
        </w:tc>
        <w:tc>
          <w:tcPr>
            <w:tcW w:w="1728" w:type="dxa"/>
          </w:tcPr>
          <w:p w14:paraId="2EC255E7" w14:textId="77777777" w:rsidR="008F54E3" w:rsidRPr="00C32864" w:rsidRDefault="008C6F2C">
            <w:pPr>
              <w:rPr>
                <w:lang w:val="en-GB"/>
              </w:rPr>
            </w:pPr>
            <w:r>
              <w:rPr>
                <w:sz w:val="18"/>
                <w:szCs w:val="18"/>
                <w:lang w:val="en-GB"/>
              </w:rPr>
              <w:t>278,520</w:t>
            </w:r>
          </w:p>
        </w:tc>
        <w:tc>
          <w:tcPr>
            <w:tcW w:w="1728" w:type="dxa"/>
          </w:tcPr>
          <w:p w14:paraId="7066396F" w14:textId="77777777" w:rsidR="008F54E3" w:rsidRPr="00C32864" w:rsidRDefault="008C6F2C">
            <w:pPr>
              <w:rPr>
                <w:lang w:val="en-GB"/>
              </w:rPr>
            </w:pPr>
            <w:r>
              <w:rPr>
                <w:sz w:val="18"/>
                <w:szCs w:val="18"/>
                <w:lang w:val="en-GB"/>
              </w:rPr>
              <w:t xml:space="preserve">278,520</w:t>
            </w:r>
          </w:p>
        </w:tc>
        <w:tc>
          <w:tcPr>
            <w:tcW w:w="1728" w:type="dxa"/>
          </w:tcPr>
          <w:p w14:paraId="1CB65236" w14:textId="77777777" w:rsidR="008F54E3" w:rsidRPr="00C32864" w:rsidRDefault="008C6F2C">
            <w:pPr>
              <w:rPr>
                <w:lang w:val="en-GB"/>
              </w:rPr>
            </w:pPr>
            <w:r>
              <w:rPr>
                <w:sz w:val="18"/>
                <w:szCs w:val="18"/>
                <w:lang w:val="en-GB"/>
              </w:rPr>
              <w:t xml:space="preserve">[OPTION_C_CAPITAL]</w:t>
            </w:r>
          </w:p>
        </w:tc>
        <w:tc>
          <w:tcPr>
            <w:tcW w:w="1728" w:type="dxa"/>
          </w:tcPr>
          <w:p w14:paraId="197C90E6" w14:textId="77777777" w:rsidR="008F54E3" w:rsidRPr="00C32864" w:rsidRDefault="008C6F2C">
            <w:pPr>
              <w:rPr>
                <w:lang w:val="en-GB"/>
              </w:rPr>
            </w:pPr>
            <w:r>
              <w:rPr>
                <w:sz w:val="18"/>
                <w:szCs w:val="18"/>
                <w:lang w:val="en-GB"/>
              </w:rPr>
              <w:t>0</w:t>
            </w:r>
          </w:p>
        </w:tc>
      </w:tr>
      <w:tr w:rsidR="008F54E3" w:rsidRPr="00C32864" w14:paraId="4A036692" w14:textId="77777777">
        <w:trPr>
          <w:cantSplit/>
        </w:trPr>
        <w:tc>
          <w:tcPr>
            <w:tcW w:w="1728" w:type="dxa"/>
          </w:tcPr>
          <w:p w14:paraId="68392AD7" w14:textId="77777777" w:rsidR="008F54E3" w:rsidRPr="00C32864" w:rsidRDefault="008C6F2C">
            <w:pPr>
              <w:rPr>
                <w:lang w:val="en-GB"/>
              </w:rPr>
            </w:pPr>
            <w:r>
              <w:rPr>
                <w:sz w:val="18"/>
                <w:szCs w:val="18"/>
                <w:lang w:val="en-GB"/>
              </w:rPr>
              <w:t>Fixed operating cost p.a. (£)</w:t>
            </w:r>
          </w:p>
        </w:tc>
        <w:tc>
          <w:tcPr>
            <w:tcW w:w="1728" w:type="dxa"/>
          </w:tcPr>
          <w:p w14:paraId="742D59B6" w14:textId="77777777" w:rsidR="008F54E3" w:rsidRPr="00C32864" w:rsidRDefault="008C6F2C">
            <w:pPr>
              <w:rPr>
                <w:lang w:val="en-GB"/>
              </w:rPr>
            </w:pPr>
            <w:r>
              <w:rPr>
                <w:sz w:val="18"/>
                <w:szCs w:val="18"/>
                <w:lang w:val="en-GB"/>
              </w:rPr>
              <w:t>369,940</w:t>
            </w:r>
          </w:p>
        </w:tc>
        <w:tc>
          <w:tcPr>
            <w:tcW w:w="1728" w:type="dxa"/>
          </w:tcPr>
          <w:p w14:paraId="0AD792A2" w14:textId="77777777" w:rsidR="008F54E3" w:rsidRPr="00C32864" w:rsidRDefault="008C6F2C">
            <w:pPr>
              <w:rPr>
                <w:lang w:val="en-GB"/>
              </w:rPr>
            </w:pPr>
            <w:r>
              <w:rPr>
                <w:sz w:val="18"/>
                <w:szCs w:val="18"/>
                <w:lang w:val="en-GB"/>
              </w:rPr>
              <w:t xml:space="preserve">339,940</w:t>
            </w:r>
          </w:p>
        </w:tc>
        <w:tc>
          <w:tcPr>
            <w:tcW w:w="1728" w:type="dxa"/>
          </w:tcPr>
          <w:p w14:paraId="0B20F98B" w14:textId="77777777" w:rsidR="008F54E3" w:rsidRPr="00C32864" w:rsidRDefault="008C6F2C">
            <w:pPr>
              <w:rPr>
                <w:lang w:val="en-GB"/>
              </w:rPr>
            </w:pPr>
            <w:r>
              <w:rPr>
                <w:sz w:val="18"/>
                <w:szCs w:val="18"/>
                <w:lang w:val="en-GB"/>
              </w:rPr>
              <w:t xml:space="preserve">[OPTION_C_FIXED_COST]</w:t>
            </w:r>
          </w:p>
        </w:tc>
        <w:tc>
          <w:tcPr>
            <w:tcW w:w="1728" w:type="dxa"/>
          </w:tcPr>
          <w:p w14:paraId="0B11EED0" w14:textId="77777777" w:rsidR="008F54E3" w:rsidRPr="00C32864" w:rsidRDefault="008C6F2C">
            <w:pPr>
              <w:rPr>
                <w:lang w:val="en-GB"/>
              </w:rPr>
            </w:pPr>
            <w:r>
              <w:rPr>
                <w:sz w:val="18"/>
                <w:szCs w:val="18"/>
                <w:lang w:val="en-GB"/>
              </w:rPr>
              <w:t xml:space="preserve">[BASELINE_FIXED_COST]</w:t>
            </w:r>
          </w:p>
        </w:tc>
      </w:tr>
      <w:tr w:rsidR="008F54E3" w:rsidRPr="00C32864" w14:paraId="45BA2A4F" w14:textId="77777777">
        <w:trPr>
          <w:cantSplit/>
        </w:trPr>
        <w:tc>
          <w:tcPr>
            <w:tcW w:w="1728" w:type="dxa"/>
          </w:tcPr>
          <w:p w14:paraId="7F82D40A" w14:textId="77777777" w:rsidR="008F54E3" w:rsidRPr="00C32864" w:rsidRDefault="008C6F2C">
            <w:pPr>
              <w:rPr>
                <w:lang w:val="en-GB"/>
              </w:rPr>
            </w:pPr>
            <w:r>
              <w:rPr>
                <w:sz w:val="18"/>
                <w:szCs w:val="18"/>
                <w:lang w:val="en-GB"/>
              </w:rPr>
              <w:t>Contribution per m³ (£)</w:t>
            </w:r>
          </w:p>
        </w:tc>
        <w:tc>
          <w:tcPr>
            <w:tcW w:w="1728" w:type="dxa"/>
          </w:tcPr>
          <w:p w14:paraId="590D7E24" w14:textId="77777777" w:rsidR="008F54E3" w:rsidRPr="00C32864" w:rsidRDefault="008C6F2C">
            <w:pPr>
              <w:rPr>
                <w:lang w:val="en-GB"/>
              </w:rPr>
            </w:pPr>
            <w:r>
              <w:rPr>
                <w:sz w:val="18"/>
                <w:szCs w:val="18"/>
                <w:lang w:val="en-GB"/>
              </w:rPr>
              <w:t>51.74</w:t>
            </w:r>
          </w:p>
        </w:tc>
        <w:tc>
          <w:tcPr>
            <w:tcW w:w="1728" w:type="dxa"/>
          </w:tcPr>
          <w:p w14:paraId="75AD0451" w14:textId="77777777" w:rsidR="008F54E3" w:rsidRPr="00C32864" w:rsidRDefault="008C6F2C">
            <w:pPr>
              <w:rPr>
                <w:lang w:val="en-GB"/>
              </w:rPr>
            </w:pPr>
            <w:r>
              <w:rPr>
                <w:sz w:val="18"/>
                <w:szCs w:val="18"/>
                <w:lang w:val="en-GB"/>
              </w:rPr>
              <w:t xml:space="preserve">51.74</w:t>
            </w:r>
          </w:p>
        </w:tc>
        <w:tc>
          <w:tcPr>
            <w:tcW w:w="1728" w:type="dxa"/>
          </w:tcPr>
          <w:p w14:paraId="098B7E15" w14:textId="77777777" w:rsidR="008F54E3" w:rsidRPr="00C32864" w:rsidRDefault="008C6F2C">
            <w:pPr>
              <w:rPr>
                <w:lang w:val="en-GB"/>
              </w:rPr>
            </w:pPr>
            <w:r>
              <w:rPr>
                <w:sz w:val="18"/>
                <w:szCs w:val="18"/>
                <w:lang w:val="en-GB"/>
              </w:rPr>
              <w:t xml:space="preserve">[OPTION_C_CONTRIBUTION]</w:t>
            </w:r>
          </w:p>
        </w:tc>
        <w:tc>
          <w:tcPr>
            <w:tcW w:w="1728" w:type="dxa"/>
          </w:tcPr>
          <w:p w14:paraId="47709969" w14:textId="77777777" w:rsidR="008F54E3" w:rsidRPr="00C32864" w:rsidRDefault="008C6F2C">
            <w:pPr>
              <w:rPr>
                <w:lang w:val="en-GB"/>
              </w:rPr>
            </w:pPr>
            <w:r>
              <w:rPr>
                <w:sz w:val="18"/>
                <w:szCs w:val="18"/>
                <w:lang w:val="en-GB"/>
              </w:rPr>
              <w:t xml:space="preserve">[BASELINE_CONTRIBUTION]</w:t>
            </w:r>
          </w:p>
        </w:tc>
      </w:tr>
      <w:tr w:rsidR="008F54E3" w:rsidRPr="00C32864" w14:paraId="0F1F3978" w14:textId="77777777">
        <w:trPr>
          <w:cantSplit/>
        </w:trPr>
        <w:tc>
          <w:tcPr>
            <w:tcW w:w="1728" w:type="dxa"/>
          </w:tcPr>
          <w:p w14:paraId="11F5F863" w14:textId="77777777" w:rsidR="008F54E3" w:rsidRPr="00C32864" w:rsidRDefault="008C6F2C">
            <w:pPr>
              <w:rPr>
                <w:lang w:val="en-GB"/>
              </w:rPr>
            </w:pPr>
            <w:r>
              <w:rPr>
                <w:sz w:val="18"/>
                <w:szCs w:val="18"/>
                <w:lang w:val="en-GB"/>
              </w:rPr>
              <w:t>Break-even volume (m³/month)</w:t>
            </w:r>
          </w:p>
        </w:tc>
        <w:tc>
          <w:tcPr>
            <w:tcW w:w="1728" w:type="dxa"/>
          </w:tcPr>
          <w:p w14:paraId="24469FB8" w14:textId="77777777" w:rsidR="008F54E3" w:rsidRPr="00C32864" w:rsidRDefault="008C6F2C">
            <w:pPr>
              <w:rPr>
                <w:lang w:val="en-GB"/>
              </w:rPr>
            </w:pPr>
            <w:r>
              <w:rPr>
                <w:sz w:val="18"/>
                <w:szCs w:val="18"/>
                <w:lang w:val="en-GB"/>
              </w:rPr>
              <w:t>596</w:t>
            </w:r>
          </w:p>
        </w:tc>
        <w:tc>
          <w:tcPr>
            <w:tcW w:w="1728" w:type="dxa"/>
          </w:tcPr>
          <w:p w14:paraId="446A20B2" w14:textId="77777777" w:rsidR="008F54E3" w:rsidRPr="00C32864" w:rsidRDefault="008C6F2C">
            <w:pPr>
              <w:rPr>
                <w:lang w:val="en-GB"/>
              </w:rPr>
            </w:pPr>
            <w:r>
              <w:rPr>
                <w:sz w:val="18"/>
                <w:szCs w:val="18"/>
                <w:lang w:val="en-GB"/>
              </w:rPr>
              <w:t xml:space="preserve">548 (472 planned)</w:t>
            </w:r>
          </w:p>
        </w:tc>
        <w:tc>
          <w:tcPr>
            <w:tcW w:w="1728" w:type="dxa"/>
          </w:tcPr>
          <w:p w14:paraId="3675381D" w14:textId="77777777" w:rsidR="008F54E3" w:rsidRPr="00C32864" w:rsidRDefault="008C6F2C">
            <w:pPr>
              <w:rPr>
                <w:lang w:val="en-GB"/>
              </w:rPr>
            </w:pPr>
            <w:r>
              <w:rPr>
                <w:sz w:val="18"/>
                <w:szCs w:val="18"/>
                <w:lang w:val="en-GB"/>
              </w:rPr>
              <w:t>n/a</w:t>
            </w:r>
          </w:p>
        </w:tc>
        <w:tc>
          <w:tcPr>
            <w:tcW w:w="1728" w:type="dxa"/>
          </w:tcPr>
          <w:p w14:paraId="49F67625" w14:textId="77777777" w:rsidR="008F54E3" w:rsidRPr="00C32864" w:rsidRDefault="008C6F2C">
            <w:pPr>
              <w:rPr>
                <w:lang w:val="en-GB"/>
              </w:rPr>
            </w:pPr>
            <w:r>
              <w:rPr>
                <w:sz w:val="18"/>
                <w:szCs w:val="18"/>
                <w:lang w:val="en-GB"/>
              </w:rPr>
              <w:t>n/a</w:t>
            </w:r>
          </w:p>
        </w:tc>
      </w:tr>
      <w:tr w:rsidR="008F54E3" w:rsidRPr="00C32864" w14:paraId="539B2FEF" w14:textId="77777777">
        <w:trPr>
          <w:cantSplit/>
        </w:trPr>
        <w:tc>
          <w:tcPr>
            <w:tcW w:w="1728" w:type="dxa"/>
          </w:tcPr>
          <w:p w14:paraId="3BEC63C5" w14:textId="77777777" w:rsidR="008F54E3" w:rsidRPr="00C32864" w:rsidRDefault="008C6F2C">
            <w:pPr>
              <w:rPr>
                <w:lang w:val="en-GB"/>
              </w:rPr>
            </w:pPr>
            <w:r>
              <w:rPr>
                <w:sz w:val="18"/>
                <w:szCs w:val="18"/>
                <w:lang w:val="en-GB"/>
              </w:rPr>
              <w:t>Break-even volume post-2028 (m³/month)</w:t>
            </w:r>
          </w:p>
        </w:tc>
        <w:tc>
          <w:tcPr>
            <w:tcW w:w="1728" w:type="dxa"/>
          </w:tcPr>
          <w:p w14:paraId="76BC58BA" w14:textId="77777777" w:rsidR="008F54E3" w:rsidRPr="00C32864" w:rsidRDefault="008C6F2C">
            <w:pPr>
              <w:rPr>
                <w:lang w:val="en-GB"/>
              </w:rPr>
            </w:pPr>
            <w:r>
              <w:rPr>
                <w:sz w:val="18"/>
                <w:szCs w:val="18"/>
                <w:lang w:val="en-GB"/>
              </w:rPr>
              <w:t>761 with a third wagon (payload effect not yet modelled)</w:t>
            </w:r>
          </w:p>
        </w:tc>
        <w:tc>
          <w:tcPr>
            <w:tcW w:w="1728" w:type="dxa"/>
          </w:tcPr>
          <w:p w14:paraId="32A4C172" w14:textId="77777777" w:rsidR="008F54E3" w:rsidRPr="00C32864" w:rsidRDefault="008C6F2C">
            <w:pPr>
              <w:rPr>
                <w:lang w:val="en-GB"/>
              </w:rPr>
            </w:pPr>
            <w:r>
              <w:rPr>
                <w:sz w:val="18"/>
                <w:szCs w:val="18"/>
                <w:lang w:val="en-GB"/>
              </w:rPr>
              <w:t xml:space="preserve">550 with two wagons</w:t>
            </w:r>
          </w:p>
        </w:tc>
        <w:tc>
          <w:tcPr>
            <w:tcW w:w="1728" w:type="dxa"/>
          </w:tcPr>
          <w:p w14:paraId="759DFF36" w14:textId="77777777" w:rsidR="008F54E3" w:rsidRPr="00C32864" w:rsidRDefault="008C6F2C">
            <w:pPr>
              <w:rPr>
                <w:lang w:val="en-GB"/>
              </w:rPr>
            </w:pPr>
            <w:r>
              <w:rPr>
                <w:sz w:val="18"/>
                <w:szCs w:val="18"/>
                <w:lang w:val="en-GB"/>
              </w:rPr>
              <w:t>n/a</w:t>
            </w:r>
          </w:p>
        </w:tc>
        <w:tc>
          <w:tcPr>
            <w:tcW w:w="1728" w:type="dxa"/>
          </w:tcPr>
          <w:p w14:paraId="4954C1CA" w14:textId="77777777" w:rsidR="008F54E3" w:rsidRPr="00C32864" w:rsidRDefault="008C6F2C">
            <w:pPr>
              <w:rPr>
                <w:lang w:val="en-GB"/>
              </w:rPr>
            </w:pPr>
            <w:r>
              <w:rPr>
                <w:sz w:val="18"/>
                <w:szCs w:val="18"/>
                <w:lang w:val="en-GB"/>
              </w:rPr>
              <w:t>n/a</w:t>
            </w:r>
          </w:p>
        </w:tc>
      </w:tr>
      <w:tr w:rsidR="008F54E3" w:rsidRPr="00C32864" w14:paraId="533F005A" w14:textId="77777777">
        <w:trPr>
          <w:cantSplit/>
        </w:trPr>
        <w:tc>
          <w:tcPr>
            <w:tcW w:w="1728" w:type="dxa"/>
          </w:tcPr>
          <w:p w14:paraId="038ABD98" w14:textId="77777777" w:rsidR="008F54E3" w:rsidRPr="00C32864" w:rsidRDefault="008C6F2C">
            <w:pPr>
              <w:rPr>
                <w:lang w:val="en-GB"/>
              </w:rPr>
            </w:pPr>
            <w:r>
              <w:rPr>
                <w:sz w:val="18"/>
                <w:szCs w:val="18"/>
                <w:lang w:val="en-GB"/>
              </w:rPr>
              <w:t>Operating break-even reached (month)</w:t>
            </w:r>
          </w:p>
        </w:tc>
        <w:tc>
          <w:tcPr>
            <w:tcW w:w="1728" w:type="dxa"/>
          </w:tcPr>
          <w:p w14:paraId="7C98148E" w14:textId="77777777" w:rsidR="008F54E3" w:rsidRPr="00C32864" w:rsidRDefault="008C6F2C">
            <w:pPr>
              <w:rPr>
                <w:lang w:val="en-GB"/>
              </w:rPr>
            </w:pPr>
            <w:r>
              <w:rPr>
                <w:sz w:val="18"/>
                <w:szCs w:val="18"/>
                <w:lang w:val="en-GB"/>
              </w:rPr>
              <w:t>Not estimable: annual model</w:t>
            </w:r>
          </w:p>
        </w:tc>
        <w:tc>
          <w:tcPr>
            <w:tcW w:w="1728" w:type="dxa"/>
          </w:tcPr>
          <w:p w14:paraId="71598F75" w14:textId="77777777" w:rsidR="008F54E3" w:rsidRPr="00C32864" w:rsidRDefault="008C6F2C">
            <w:pPr>
              <w:rPr>
                <w:lang w:val="en-GB"/>
              </w:rPr>
            </w:pPr>
            <w:r>
              <w:rPr>
                <w:sz w:val="18"/>
                <w:szCs w:val="18"/>
                <w:lang w:val="en-GB"/>
              </w:rPr>
              <w:t xml:space="preserve">Year 2: below break-even throughout 2027</w:t>
            </w:r>
          </w:p>
        </w:tc>
        <w:tc>
          <w:tcPr>
            <w:tcW w:w="1728" w:type="dxa"/>
          </w:tcPr>
          <w:p w14:paraId="13E16FB9" w14:textId="77777777" w:rsidR="008F54E3" w:rsidRPr="00C32864" w:rsidRDefault="008C6F2C">
            <w:pPr>
              <w:rPr>
                <w:lang w:val="en-GB"/>
              </w:rPr>
            </w:pPr>
            <w:r>
              <w:rPr>
                <w:sz w:val="18"/>
                <w:szCs w:val="18"/>
                <w:lang w:val="en-GB"/>
              </w:rPr>
              <w:t>n/a</w:t>
            </w:r>
          </w:p>
        </w:tc>
        <w:tc>
          <w:tcPr>
            <w:tcW w:w="1728" w:type="dxa"/>
          </w:tcPr>
          <w:p w14:paraId="4A87B531" w14:textId="77777777" w:rsidR="008F54E3" w:rsidRPr="00C32864" w:rsidRDefault="008C6F2C">
            <w:pPr>
              <w:rPr>
                <w:lang w:val="en-GB"/>
              </w:rPr>
            </w:pPr>
            <w:r>
              <w:rPr>
                <w:sz w:val="18"/>
                <w:szCs w:val="18"/>
                <w:lang w:val="en-GB"/>
              </w:rPr>
              <w:t>n/a</w:t>
            </w:r>
          </w:p>
        </w:tc>
      </w:tr>
      <w:tr w:rsidR="008F54E3" w:rsidRPr="00C32864" w14:paraId="2D275687" w14:textId="77777777">
        <w:trPr>
          <w:cantSplit/>
        </w:trPr>
        <w:tc>
          <w:tcPr>
            <w:tcW w:w="1728" w:type="dxa"/>
          </w:tcPr>
          <w:p w14:paraId="32FD5796" w14:textId="77777777" w:rsidR="008F54E3" w:rsidRPr="00C32864" w:rsidRDefault="008C6F2C">
            <w:pPr>
              <w:rPr>
                <w:lang w:val="en-GB"/>
              </w:rPr>
            </w:pPr>
            <w:r>
              <w:rPr>
                <w:sz w:val="18"/>
                <w:szCs w:val="18"/>
                <w:lang w:val="en-GB"/>
              </w:rPr>
              <w:t>Payback (months)</w:t>
            </w:r>
          </w:p>
        </w:tc>
        <w:tc>
          <w:tcPr>
            <w:tcW w:w="1728" w:type="dxa"/>
          </w:tcPr>
          <w:p w14:paraId="3C15D5A2" w14:textId="77777777" w:rsidR="008F54E3" w:rsidRPr="00C32864" w:rsidRDefault="008C6F2C">
            <w:pPr>
              <w:rPr>
                <w:lang w:val="en-GB"/>
              </w:rPr>
            </w:pPr>
            <w:r>
              <w:rPr>
                <w:sz w:val="18"/>
                <w:szCs w:val="18"/>
                <w:lang w:val="en-GB"/>
              </w:rPr>
              <w:t>23</w:t>
            </w:r>
          </w:p>
        </w:tc>
        <w:tc>
          <w:tcPr>
            <w:tcW w:w="1728" w:type="dxa"/>
          </w:tcPr>
          <w:p w14:paraId="2CB16DE9" w14:textId="77777777" w:rsidR="008F54E3" w:rsidRPr="00C32864" w:rsidRDefault="008C6F2C">
            <w:pPr>
              <w:rPr>
                <w:lang w:val="en-GB"/>
              </w:rPr>
            </w:pPr>
            <w:r>
              <w:rPr>
                <w:sz w:val="18"/>
                <w:szCs w:val="18"/>
                <w:lang w:val="en-GB"/>
              </w:rPr>
              <w:t xml:space="preserve">49</w:t>
            </w:r>
          </w:p>
        </w:tc>
        <w:tc>
          <w:tcPr>
            <w:tcW w:w="1728" w:type="dxa"/>
          </w:tcPr>
          <w:p w14:paraId="2DD2571E" w14:textId="77777777" w:rsidR="008F54E3" w:rsidRPr="00C32864" w:rsidRDefault="008C6F2C">
            <w:pPr>
              <w:rPr>
                <w:lang w:val="en-GB"/>
              </w:rPr>
            </w:pPr>
            <w:r>
              <w:rPr>
                <w:sz w:val="18"/>
                <w:szCs w:val="18"/>
                <w:lang w:val="en-GB"/>
              </w:rPr>
              <w:t>n/a</w:t>
            </w:r>
          </w:p>
        </w:tc>
        <w:tc>
          <w:tcPr>
            <w:tcW w:w="1728" w:type="dxa"/>
          </w:tcPr>
          <w:p w14:paraId="7964DAB5" w14:textId="77777777" w:rsidR="008F54E3" w:rsidRPr="00C32864" w:rsidRDefault="008C6F2C">
            <w:pPr>
              <w:rPr>
                <w:lang w:val="en-GB"/>
              </w:rPr>
            </w:pPr>
            <w:r>
              <w:rPr>
                <w:sz w:val="18"/>
                <w:szCs w:val="18"/>
                <w:lang w:val="en-GB"/>
              </w:rPr>
              <w:t>n/a</w:t>
            </w:r>
          </w:p>
        </w:tc>
      </w:tr>
      <w:tr w:rsidR="008F54E3" w:rsidRPr="00C32864" w14:paraId="2B7BE298" w14:textId="77777777">
        <w:trPr>
          <w:cantSplit/>
        </w:trPr>
        <w:tc>
          <w:tcPr>
            <w:tcW w:w="1728" w:type="dxa"/>
          </w:tcPr>
          <w:p w14:paraId="592F4DC9" w14:textId="77777777" w:rsidR="008F54E3" w:rsidRPr="00C32864" w:rsidRDefault="008C6F2C">
            <w:pPr>
              <w:rPr>
                <w:lang w:val="en-GB"/>
              </w:rPr>
            </w:pPr>
            <w:r>
              <w:rPr>
                <w:sz w:val="18"/>
                <w:szCs w:val="18"/>
                <w:lang w:val="en-GB"/>
              </w:rPr>
              <w:t xml:space="preserve">Discounted payback at [DISCOUNT_RATE]% (months)</w:t>
            </w:r>
          </w:p>
        </w:tc>
        <w:tc>
          <w:tcPr>
            <w:tcW w:w="1728" w:type="dxa"/>
          </w:tcPr>
          <w:p w14:paraId="06C80292" w14:textId="77777777" w:rsidR="008F54E3" w:rsidRPr="00C32864" w:rsidRDefault="008C6F2C">
            <w:pPr>
              <w:rPr>
                <w:lang w:val="en-GB"/>
              </w:rPr>
            </w:pPr>
            <w:r>
              <w:rPr>
                <w:sz w:val="18"/>
                <w:szCs w:val="18"/>
                <w:lang w:val="en-GB"/>
              </w:rPr>
              <w:t>24.7–25.5 at 8–12% (Table A9.3)</w:t>
            </w:r>
          </w:p>
        </w:tc>
        <w:tc>
          <w:tcPr>
            <w:tcW w:w="1728" w:type="dxa"/>
          </w:tcPr>
          <w:p w14:paraId="421759C1" w14:textId="77777777" w:rsidR="008F54E3" w:rsidRPr="00C32864" w:rsidRDefault="008C6F2C">
            <w:pPr>
              <w:rPr>
                <w:lang w:val="en-GB"/>
              </w:rPr>
            </w:pPr>
            <w:r>
              <w:rPr>
                <w:sz w:val="18"/>
                <w:szCs w:val="18"/>
                <w:lang w:val="en-GB"/>
              </w:rPr>
              <w:t xml:space="preserve">56–61 at 8–12% (Table A11.7)</w:t>
            </w:r>
          </w:p>
        </w:tc>
        <w:tc>
          <w:tcPr>
            <w:tcW w:w="1728" w:type="dxa"/>
          </w:tcPr>
          <w:p w14:paraId="14DB1C3B" w14:textId="77777777" w:rsidR="008F54E3" w:rsidRPr="00C32864" w:rsidRDefault="008C6F2C">
            <w:pPr>
              <w:rPr>
                <w:lang w:val="en-GB"/>
              </w:rPr>
            </w:pPr>
            <w:r>
              <w:rPr>
                <w:sz w:val="18"/>
                <w:szCs w:val="18"/>
                <w:lang w:val="en-GB"/>
              </w:rPr>
              <w:t>n/a</w:t>
            </w:r>
          </w:p>
        </w:tc>
        <w:tc>
          <w:tcPr>
            <w:tcW w:w="1728" w:type="dxa"/>
          </w:tcPr>
          <w:p w14:paraId="34D6B21D" w14:textId="77777777" w:rsidR="008F54E3" w:rsidRPr="00C32864" w:rsidRDefault="008C6F2C">
            <w:pPr>
              <w:rPr>
                <w:lang w:val="en-GB"/>
              </w:rPr>
            </w:pPr>
            <w:r>
              <w:rPr>
                <w:sz w:val="18"/>
                <w:szCs w:val="18"/>
                <w:lang w:val="en-GB"/>
              </w:rPr>
              <w:t>n/a</w:t>
            </w:r>
          </w:p>
        </w:tc>
      </w:tr>
      <w:tr w:rsidR="008F54E3" w:rsidRPr="00C32864" w14:paraId="61DA4454" w14:textId="77777777">
        <w:trPr>
          <w:cantSplit/>
        </w:trPr>
        <w:tc>
          <w:tcPr>
            <w:tcW w:w="1728" w:type="dxa"/>
          </w:tcPr>
          <w:p w14:paraId="4AB0B5D0" w14:textId="77777777" w:rsidR="008F54E3" w:rsidRPr="00C32864" w:rsidRDefault="008C6F2C">
            <w:pPr>
              <w:rPr>
                <w:lang w:val="en-GB"/>
              </w:rPr>
            </w:pPr>
            <w:r>
              <w:rPr>
                <w:sz w:val="18"/>
                <w:szCs w:val="18"/>
                <w:lang w:val="en-GB"/>
              </w:rPr>
              <w:t>Cash generated by the 2028 opening (£)</w:t>
            </w:r>
          </w:p>
        </w:tc>
        <w:tc>
          <w:tcPr>
            <w:tcW w:w="1728" w:type="dxa"/>
          </w:tcPr>
          <w:p w14:paraId="783BC92C" w14:textId="77777777" w:rsidR="008F54E3" w:rsidRPr="00C32864" w:rsidRDefault="008C6F2C">
            <w:pPr>
              <w:rPr>
                <w:lang w:val="en-GB"/>
              </w:rPr>
            </w:pPr>
            <w:r>
              <w:rPr>
                <w:sz w:val="18"/>
                <w:szCs w:val="18"/>
                <w:lang w:val="en-GB"/>
              </w:rPr>
              <w:t>4,217 (year-1 free cash flow)</w:t>
            </w:r>
          </w:p>
        </w:tc>
        <w:tc>
          <w:tcPr>
            <w:tcW w:w="1728" w:type="dxa"/>
          </w:tcPr>
          <w:p w14:paraId="28A18A4E" w14:textId="77777777" w:rsidR="008F54E3" w:rsidRPr="00C32864" w:rsidRDefault="008C6F2C">
            <w:pPr>
              <w:rPr>
                <w:lang w:val="en-GB"/>
              </w:rPr>
            </w:pPr>
            <w:r>
              <w:rPr>
                <w:sz w:val="18"/>
                <w:szCs w:val="18"/>
                <w:lang w:val="en-GB"/>
              </w:rPr>
              <w:t xml:space="preserve">−112,877 (year-1 free cash flow)</w:t>
            </w:r>
          </w:p>
        </w:tc>
        <w:tc>
          <w:tcPr>
            <w:tcW w:w="1728" w:type="dxa"/>
          </w:tcPr>
          <w:p w14:paraId="5843ACC6" w14:textId="77777777" w:rsidR="008F54E3" w:rsidRPr="00C32864" w:rsidRDefault="008C6F2C">
            <w:pPr>
              <w:rPr>
                <w:lang w:val="en-GB"/>
              </w:rPr>
            </w:pPr>
            <w:r>
              <w:rPr>
                <w:sz w:val="18"/>
                <w:szCs w:val="18"/>
                <w:lang w:val="en-GB"/>
              </w:rPr>
              <w:t>n/a</w:t>
            </w:r>
          </w:p>
        </w:tc>
        <w:tc>
          <w:tcPr>
            <w:tcW w:w="1728" w:type="dxa"/>
          </w:tcPr>
          <w:p w14:paraId="37480AFC" w14:textId="77777777" w:rsidR="008F54E3" w:rsidRPr="00C32864" w:rsidRDefault="008C6F2C">
            <w:pPr>
              <w:rPr>
                <w:lang w:val="en-GB"/>
              </w:rPr>
            </w:pPr>
            <w:r>
              <w:rPr>
                <w:sz w:val="18"/>
                <w:szCs w:val="18"/>
                <w:lang w:val="en-GB"/>
              </w:rPr>
              <w:t>n/a</w:t>
            </w:r>
          </w:p>
        </w:tc>
      </w:tr>
      <w:tr w:rsidR="008F54E3" w:rsidRPr="00C32864" w14:paraId="77FBE6D5" w14:textId="77777777">
        <w:trPr>
          <w:cantSplit/>
        </w:trPr>
        <w:tc>
          <w:tcPr>
            <w:tcW w:w="1728" w:type="dxa"/>
          </w:tcPr>
          <w:p w14:paraId="0D7C421B" w14:textId="77777777" w:rsidR="008F54E3" w:rsidRPr="00C32864" w:rsidRDefault="008C6F2C">
            <w:pPr>
              <w:rPr>
                <w:lang w:val="en-GB"/>
              </w:rPr>
            </w:pPr>
            <w:r>
              <w:rPr>
                <w:sz w:val="18"/>
                <w:szCs w:val="18"/>
                <w:lang w:val="en-GB"/>
              </w:rPr>
              <w:t xml:space="preserve">NPV at [DISCOUNT_RATE]% over 5 years (£)</w:t>
            </w:r>
          </w:p>
        </w:tc>
        <w:tc>
          <w:tcPr>
            <w:tcW w:w="1728" w:type="dxa"/>
          </w:tcPr>
          <w:p w14:paraId="7300B563" w14:textId="77777777" w:rsidR="008F54E3" w:rsidRPr="00C32864" w:rsidRDefault="008C6F2C">
            <w:pPr>
              <w:rPr>
                <w:lang w:val="en-GB"/>
              </w:rPr>
            </w:pPr>
            <w:r>
              <w:rPr>
                <w:sz w:val="18"/>
                <w:szCs w:val="18"/>
                <w:lang w:val="en-GB"/>
              </w:rPr>
              <w:t>889,618–1,053,412 at 12–8% (Table A9.3)</w:t>
            </w:r>
          </w:p>
        </w:tc>
        <w:tc>
          <w:tcPr>
            <w:tcW w:w="1728" w:type="dxa"/>
          </w:tcPr>
          <w:p w14:paraId="7D3B7DEA" w14:textId="77777777" w:rsidR="008F54E3" w:rsidRPr="00C32864" w:rsidRDefault="008C6F2C">
            <w:pPr>
              <w:rPr>
                <w:lang w:val="en-GB"/>
              </w:rPr>
            </w:pPr>
            <w:r>
              <w:rPr>
                <w:sz w:val="18"/>
                <w:szCs w:val="18"/>
                <w:lang w:val="en-GB"/>
              </w:rPr>
              <w:t xml:space="preserve">−8,556 to 42,110 at 12–8% (Table A11.7)</w:t>
            </w:r>
          </w:p>
        </w:tc>
        <w:tc>
          <w:tcPr>
            <w:tcW w:w="1728" w:type="dxa"/>
          </w:tcPr>
          <w:p w14:paraId="6E5A6A06" w14:textId="77777777" w:rsidR="008F54E3" w:rsidRPr="00C32864" w:rsidRDefault="008C6F2C">
            <w:pPr>
              <w:rPr>
                <w:lang w:val="en-GB"/>
              </w:rPr>
            </w:pPr>
            <w:r>
              <w:rPr>
                <w:sz w:val="18"/>
                <w:szCs w:val="18"/>
                <w:lang w:val="en-GB"/>
              </w:rPr>
              <w:t xml:space="preserve">[OPTION_C_NPV]</w:t>
            </w:r>
          </w:p>
        </w:tc>
        <w:tc>
          <w:tcPr>
            <w:tcW w:w="1728" w:type="dxa"/>
          </w:tcPr>
          <w:p w14:paraId="1DA2574D" w14:textId="77777777" w:rsidR="008F54E3" w:rsidRPr="00C32864" w:rsidRDefault="008C6F2C">
            <w:pPr>
              <w:rPr>
                <w:lang w:val="en-GB"/>
              </w:rPr>
            </w:pPr>
            <w:r>
              <w:rPr>
                <w:sz w:val="18"/>
                <w:szCs w:val="18"/>
                <w:lang w:val="en-GB"/>
              </w:rPr>
              <w:t>0</w:t>
            </w:r>
          </w:p>
        </w:tc>
      </w:tr>
      <w:tr w:rsidR="008F54E3" w:rsidRPr="00C32864" w14:paraId="54663BA6" w14:textId="77777777">
        <w:trPr>
          <w:cantSplit/>
        </w:trPr>
        <w:tc>
          <w:tcPr>
            <w:tcW w:w="1728" w:type="dxa"/>
          </w:tcPr>
          <w:p w14:paraId="15D36C9F" w14:textId="77777777" w:rsidR="008F54E3" w:rsidRPr="00C32864" w:rsidRDefault="008C6F2C">
            <w:pPr>
              <w:rPr>
                <w:lang w:val="en-GB"/>
              </w:rPr>
            </w:pPr>
            <w:r>
              <w:rPr>
                <w:sz w:val="18"/>
                <w:szCs w:val="18"/>
                <w:lang w:val="en-GB"/>
              </w:rPr>
              <w:t>Funds 2028 depot without external finance</w:t>
            </w:r>
          </w:p>
        </w:tc>
        <w:tc>
          <w:tcPr>
            <w:tcW w:w="1728" w:type="dxa"/>
          </w:tcPr>
          <w:p w14:paraId="6AFAD152" w14:textId="77777777" w:rsidR="008F54E3" w:rsidRPr="00C32864" w:rsidRDefault="008C6F2C">
            <w:pPr>
              <w:rPr>
                <w:lang w:val="en-GB"/>
              </w:rPr>
            </w:pPr>
            <w:r>
              <w:rPr>
                <w:sz w:val="18"/>
                <w:szCs w:val="18"/>
                <w:lang w:val="en-GB"/>
              </w:rPr>
              <w:t>Only with £274,303 from existing depots</w:t>
            </w:r>
          </w:p>
        </w:tc>
        <w:tc>
          <w:tcPr>
            <w:tcW w:w="1728" w:type="dxa"/>
          </w:tcPr>
          <w:p w14:paraId="333D3485" w14:textId="77777777" w:rsidR="008F54E3" w:rsidRPr="00C32864" w:rsidRDefault="008C6F2C">
            <w:pPr>
              <w:rPr>
                <w:lang w:val="en-GB"/>
              </w:rPr>
            </w:pPr>
            <w:r>
              <w:rPr>
                <w:sz w:val="18"/>
                <w:szCs w:val="18"/>
                <w:lang w:val="en-GB"/>
              </w:rPr>
              <w:t xml:space="preserve">No: existing depots would fund £391,397</w:t>
            </w:r>
          </w:p>
        </w:tc>
        <w:tc>
          <w:tcPr>
            <w:tcW w:w="1728" w:type="dxa"/>
          </w:tcPr>
          <w:p w14:paraId="4E14A45D" w14:textId="77777777" w:rsidR="008F54E3" w:rsidRPr="00C32864" w:rsidRDefault="008C6F2C">
            <w:pPr>
              <w:rPr>
                <w:lang w:val="en-GB"/>
              </w:rPr>
            </w:pPr>
            <w:r>
              <w:rPr>
                <w:sz w:val="18"/>
                <w:szCs w:val="18"/>
                <w:lang w:val="en-GB"/>
              </w:rPr>
              <w:t>No</w:t>
            </w:r>
          </w:p>
        </w:tc>
        <w:tc>
          <w:tcPr>
            <w:tcW w:w="1728" w:type="dxa"/>
          </w:tcPr>
          <w:p w14:paraId="08F259A8" w14:textId="77777777" w:rsidR="008F54E3" w:rsidRPr="00C32864" w:rsidRDefault="008C6F2C">
            <w:pPr>
              <w:rPr>
                <w:lang w:val="en-GB"/>
              </w:rPr>
            </w:pPr>
            <w:r>
              <w:rPr>
                <w:sz w:val="18"/>
                <w:szCs w:val="18"/>
                <w:lang w:val="en-GB"/>
              </w:rPr>
              <w:t>No</w:t>
            </w:r>
          </w:p>
        </w:tc>
      </w:tr>
    </w:tbl>
    <w:p w14:paraId="710B434A" w14:textId="77777777" w:rsidR="008F54E3" w:rsidRPr="00C32864" w:rsidRDefault="008C6F2C">
      <w:pPr>
        <w:spacing w:before="240"/>
        <w:rPr>
          <w:lang w:val="en-GB"/>
        </w:rPr>
      </w:pPr>
      <w:r>
        <w:rPr>
          <w:lang w:val="en-GB"/>
        </w:rPr>
        <w:t xml:space="preserve">Sensitivity analysis tested price, volume, materials and rent (Appendix 9). A first-year volume shortfall of 25% stretches payback from 23 to 26 months and material inflation of 10% cuts contribution to £45.61 per m³ and stretches payback to 27, while </w:t>
      </w:r>
      <w:r>
        <w:rPr>
          <w:lang w:val="en-GB"/>
        </w:rPr>
        <w:t xml:space="preserve">rent barely matters. Price matters most</w:t>
      </w:r>
      <w:r>
        <w:rPr>
          <w:rStyle w:val="CommentReference"/>
        </w:rPr>
      </w:r>
      <w:r>
        <w:rPr>
          <w:lang w:val="en-GB"/>
        </w:rPr>
        <w:t xml:space="preserve">, since a 10% cut takes payback to 33 months. </w:t>
      </w:r>
      <w:r>
        <w:rPr>
          <w:lang w:val="en-GB"/>
        </w:rPr>
        <w:t xml:space="preserve">That is significant because</w:t>
      </w:r>
      <w:r>
        <w:rPr>
          <w:rStyle w:val="CommentReference"/>
        </w:rPr>
      </w:r>
      <w:r>
        <w:rPr>
          <w:lang w:val="en-GB"/>
        </w:rPr>
        <w:t xml:space="preserve"> </w:t>
      </w:r>
      <w:r>
        <w:rPr>
          <w:lang w:val="en-GB"/>
        </w:rPr>
        <w:t xml:space="preserve">the board plan prices 9% below</w:t>
      </w:r>
      <w:r>
        <w:rPr>
          <w:rStyle w:val="CommentReference"/>
        </w:rPr>
      </w:r>
      <w:r>
        <w:rPr>
          <w:lang w:val="en-GB"/>
        </w:rPr>
        <w:t xml:space="preserve"> the local market average, </w:t>
      </w:r>
      <w:r>
        <w:rPr>
          <w:lang w:val="en-GB"/>
        </w:rPr>
        <w:t xml:space="preserve">buying entry with price where §3.4 argues reliability should earn it</w:t>
      </w:r>
      <w:r>
        <w:rPr>
          <w:rStyle w:val="CommentReference"/>
        </w:rPr>
      </w:r>
      <w:r>
        <w:rPr>
          <w:lang w:val="en-GB"/>
        </w:rPr>
        <w:t xml:space="preserve">, and the discount pays only if it wins about 23% more volume than market rates would.</w:t>
      </w:r>
    </w:p>
    <w:p w14:paraId="582174FA" w14:textId="77777777" w:rsidR="008F54E3" w:rsidRPr="00C32864" w:rsidRDefault="008C6F2C">
      <w:pPr>
        <w:rPr>
          <w:lang w:val="en-GB"/>
        </w:rPr>
      </w:pPr>
      <w:r>
        <w:rPr>
          <w:lang w:val="en-GB"/>
        </w:rPr>
        <w:t xml:space="preserve">The framework has limits of its own. Pairwise weightings are judgements expressed as numbers, and the analytic hierarchy process </w:t>
      </w:r>
      <w:r>
        <w:rPr>
          <w:lang w:val="en-GB"/>
        </w:rPr>
        <w:t xml:space="preserve">disciplines judgement without removing it</w:t>
      </w:r>
      <w:r>
        <w:rPr>
          <w:rStyle w:val="CommentReference"/>
        </w:rPr>
      </w:r>
      <w:r>
        <w:rPr>
          <w:lang w:val="en-GB"/>
        </w:rPr>
        <w:t xml:space="preserve">. Scoring on a common scale also brings back the commensurability I argued against above, so </w:t>
      </w:r>
      <w:r>
        <w:rPr>
          <w:lang w:val="en-GB"/>
        </w:rPr>
        <w:t xml:space="preserve">the weighted total is a structured comparison and should not be read as a measurement</w:t>
      </w:r>
      <w:r>
        <w:rPr>
          <w:rStyle w:val="CommentReference"/>
        </w:rPr>
      </w:r>
      <w:r>
        <w:rPr>
          <w:lang w:val="en-GB"/>
        </w:rPr>
        <w:t xml:space="preserve">. A framework validated by internal practitioners may also encode Procon's existing assumptions. </w:t>
      </w:r>
      <w:r>
        <w:rPr>
          <w:lang w:val="en-GB"/>
        </w:rPr>
        <w:t xml:space="preserve">It still improves on what it replaces</w:t>
      </w:r>
      <w:r>
        <w:rPr>
          <w:rStyle w:val="CommentReference"/>
        </w:rPr>
      </w:r>
      <w:r>
        <w:rPr>
          <w:lang w:val="en-GB"/>
        </w:rPr>
        <w:t xml:space="preserve">, because it turns tacit judgement into explicit, repeatable knowledge (Nonaka, 2008). </w:t>
      </w:r>
      <w:r>
        <w:rPr>
          <w:lang w:val="en-GB"/>
        </w:rPr>
        <w:t xml:space="preserve">The board can challenge a written weighting in a way it cannot challenge a director's intuition.</w:t>
      </w:r>
      <w:r>
        <w:rPr>
          <w:rStyle w:val="CommentReference"/>
        </w:rPr>
      </w:r>
    </w:p>
    <w:p w14:paraId="169187D8" w14:textId="77777777" w:rsidR="008F54E3" w:rsidRPr="00C32864" w:rsidRDefault="008C6F2C">
      <w:pPr>
        <w:pStyle w:val="Heading1"/>
        <w:pageBreakBefore/>
        <w:rPr>
          <w:lang w:val="en-GB"/>
        </w:rPr>
      </w:pPr>
      <w:bookmarkStart w:id="14" w:name="_Toc242194009"/>
      <w:r>
        <w:rPr>
          <w:lang w:val="en-GB"/>
        </w:rPr>
        <w:t>5. Recommendations and Implementation Plan</w:t>
      </w:r>
      <w:bookmarkEnd w:id="14"/>
    </w:p>
    <w:p w14:paraId="681527F5" w14:textId="77777777" w:rsidR="008F54E3" w:rsidRPr="00C32864" w:rsidRDefault="008C6F2C">
      <w:pPr>
        <w:pStyle w:val="Heading2"/>
        <w:rPr>
          <w:lang w:val="en-GB"/>
        </w:rPr>
      </w:pPr>
      <w:bookmarkStart w:id="15" w:name="_Toc242194010"/>
      <w:r>
        <w:rPr>
          <w:lang w:val="en-GB"/>
        </w:rPr>
        <w:t>5.1 Recommendation</w:t>
      </w:r>
      <w:bookmarkEnd w:id="15"/>
    </w:p>
    <w:p w14:paraId="0EAACE94" w14:textId="77777777" w:rsidR="008F54E3" w:rsidRPr="00C32864" w:rsidRDefault="008C6F2C">
      <w:pPr>
        <w:rPr>
          <w:lang w:val="en-GB"/>
        </w:rPr>
      </w:pPr>
      <w:r>
        <w:rPr>
          <w:lang w:val="en-GB"/>
        </w:rPr>
        <w:t xml:space="preserve">Procon should proceed with Option A, South Yorkshire, at a capital cost of £278,520, plus £105,438 of working capital. It ranks first on the weighted framework, scoring [MCDA_SCORE_A] against [MCDA_SCORE_B] for the nearest alternative. It breaks even at 596 m³ a month, 29% below planned first-year volume, and recovers its capital in 23 months. With help from the existing depots (§5.2) it lets the 2028 depot open without external finance, with a 46% margin of safety in its second year, excluding the payload reversion that applies throughout that year (Table A8.1). </w:t>
      </w:r>
      <w:r>
        <w:rPr>
          <w:lang w:val="en-GB"/>
        </w:rPr>
        <w:t xml:space="preserve">Its advantage over Option B is demand:</w:t>
      </w:r>
      <w:r>
        <w:rPr>
          <w:rStyle w:val="CommentReference"/>
        </w:rPr>
      </w:r>
      <w:r>
        <w:rPr>
          <w:lang w:val="en-GB"/>
        </w:rPr>
        <w:t xml:space="preserve"> at the same market share Hull loses £47,091 in its first year and fails the board's GO rule (Appendix 11).</w:t>
      </w:r>
    </w:p>
    <w:p w14:paraId="49C3BECF" w14:textId="77777777" w:rsidR="008F54E3" w:rsidRPr="00C32864" w:rsidRDefault="008C6F2C">
      <w:pPr>
        <w:pStyle w:val="Heading2"/>
        <w:rPr>
          <w:lang w:val="en-GB"/>
        </w:rPr>
      </w:pPr>
      <w:bookmarkStart w:id="16" w:name="_Toc242194011"/>
      <w:r>
        <w:rPr>
          <w:lang w:val="en-GB"/>
        </w:rPr>
        <w:t>5.2 Funding strategy: a critical evaluation</w:t>
      </w:r>
      <w:bookmarkEnd w:id="16"/>
    </w:p>
    <w:p w14:paraId="757BEA21" w14:textId="77777777" w:rsidR="008F54E3" w:rsidRPr="00C32864" w:rsidRDefault="008C6F2C">
      <w:pPr>
        <w:rPr>
          <w:lang w:val="en-GB"/>
        </w:rPr>
      </w:pPr>
      <w:r>
        <w:rPr>
          <w:lang w:val="en-GB"/>
        </w:rPr>
        <w:t xml:space="preserve">The board's commitment to self-funding is what pecking-order theory would predict. Firms prefer internal finance because information asymmetry makes external capital costly (Myers &amp; Majluf, 1984), and in an owner-managed business the wish to keep control reinforces the preference. </w:t>
      </w:r>
      <w:r>
        <w:rPr>
          <w:lang w:val="en-GB"/>
        </w:rPr>
        <w:t xml:space="preserve">A preference can be rational, however, and still cost the business something.</w:t>
      </w:r>
      <w:r>
        <w:rPr>
          <w:rStyle w:val="CommentReference"/>
        </w:rPr>
      </w:r>
    </w:p>
    <w:p w14:paraId="2DD1F983" w14:textId="77777777" w:rsidR="008F54E3" w:rsidRPr="00C32864" w:rsidRDefault="008C6F2C">
      <w:pPr>
        <w:rPr>
          <w:lang w:val="en-GB"/>
        </w:rPr>
      </w:pPr>
      <w:r>
        <w:rPr>
          <w:lang w:val="en-GB"/>
        </w:rPr>
        <w:t xml:space="preserve">Higgins (1977) makes the cost of that preference measurable. Without new equity or higher gearing, growth cannot exceed the return on equity multiplied by the share of profit retained. In the year to September 2025 that limit was 22%, below the 29% a fourth depot adds to turnover in its first year (author's calculation from Procon 24/7 Limited, 2026). Procon's chain tightens the limit, because a depot that has not recovered its capital by the next opening must be underwritten by the existing three. With a 23-month payback against a 12-month interval, and working capital absorbing first-year cash, </w:t>
      </w:r>
      <w:r>
        <w:rPr>
          <w:lang w:val="en-GB"/>
        </w:rPr>
        <w:t xml:space="preserve">the base business funds £274,303</w:t>
      </w:r>
      <w:r>
        <w:rPr>
          <w:rStyle w:val="CommentReference"/>
        </w:rPr>
      </w:r>
      <w:r>
        <w:rPr>
          <w:lang w:val="en-GB"/>
        </w:rPr>
        <w:t xml:space="preserve"> of a same-cost 2028 depot (Figure 1). </w:t>
      </w:r>
      <w:r>
        <w:rPr>
          <w:lang w:val="en-GB"/>
        </w:rPr>
        <w:t xml:space="preserve">That figure, more than the board's preference, sets the true pace of self-funded growth.</w:t>
      </w:r>
      <w:r>
        <w:rPr>
          <w:rStyle w:val="CommentReference"/>
        </w:rPr>
      </w:r>
      <w:r>
        <w:rPr>
          <w:lang w:val="en-GB"/>
        </w:rPr>
        <w:t xml:space="preserve"> If the 2028 depot is East Yorkshire, as slide 12 plans, its first-year loss leaves the estate £391,397 to find for 2029 (Appendix 11).</w:t>
      </w:r>
    </w:p>
    <w:p w14:paraId="6B5DE470" w14:textId="77777777" w:rsidR="008F54E3" w:rsidRPr="00C32864" w:rsidRDefault="008C6F2C">
      <w:pPr>
        <w:pStyle w:val="TableCaption"/>
        <w:keepNext/>
        <w:spacing w:before="240"/>
        <w:rPr>
          <w:lang w:val="en-GB"/>
        </w:rPr>
      </w:pPr>
      <w:r>
        <w:rPr>
          <w:lang w:val="en-GB"/>
        </w:rPr>
        <w:t>Figure 1. Cumulative cash from the South Yorkshire depot by scenario, against the 2028 opening</w:t>
      </w:r>
    </w:p>
    <w:p w14:paraId="0C119254" w14:textId="77777777" w:rsidR="00457F15" w:rsidRPr="00C32864" w:rsidRDefault="00863F0A">
      <w:pPr>
        <w:keepNext/>
        <w:rPr>
          <w:lang w:val="en-GB"/>
        </w:rPr>
      </w:pPr>
      <w:r>
        <w:rPr>
          <w:noProof/>
          <w:lang w:val="en-GB"/>
        </w:rPr>
        <w:drawing>
          <wp:inline distT="0" distB="0" distL="0" distR="0" wp14:anchorId="67D8BFE3" wp14:editId="0146631A">
            <wp:extent cx="5486400" cy="2831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mcash.png"/>
                    <pic:cNvPicPr/>
                  </pic:nvPicPr>
                  <pic:blipFill>
                    <a:blip r:embed="rId8"/>
                    <a:stretch>
                      <a:fillRect/>
                    </a:stretch>
                  </pic:blipFill>
                  <pic:spPr>
                    <a:xfrm>
                      <a:off x="0" y="0"/>
                      <a:ext cx="5486400" cy="2831690"/>
                    </a:xfrm>
                    <a:prstGeom prst="rect">
                      <a:avLst/>
                    </a:prstGeom>
                  </pic:spPr>
                </pic:pic>
              </a:graphicData>
            </a:graphic>
          </wp:inline>
        </w:drawing>
      </w:r>
    </w:p>
    <w:p w14:paraId="19275AE3" w14:textId="77777777" w:rsidR="00457F15" w:rsidRPr="00C32864" w:rsidRDefault="00863F0A">
      <w:pPr>
        <w:pStyle w:val="TableNote"/>
        <w:rPr>
          <w:lang w:val="en-GB"/>
        </w:rPr>
      </w:pPr>
      <w:r>
        <w:rPr>
          <w:i/>
          <w:lang w:val="en-GB"/>
        </w:rPr>
        <w:t>Note.</w:t>
      </w:r>
      <w:r>
        <w:rPr>
          <w:lang w:val="en-GB"/>
        </w:rPr>
        <w:t xml:space="preserve"> Rebuilt from the depot model presented to the board (Appendices 5 and 9); the scenarios apply the board's multipliers to every year, volume included. First-year EBITDA is £152,957, but free cash flow is £4,217, because working capital (£105,438), tax and maintenance absorb it. At the 12–18-month interval the board presentation plans for its next depot, the existing depots fund £126,345–£274,303 of it.</w:t>
      </w:r>
    </w:p>
    <w:p w14:paraId="15D67D0D" w14:textId="77777777" w:rsidR="008F54E3" w:rsidRPr="00C32864" w:rsidRDefault="008C6F2C">
      <w:pPr>
        <w:rPr>
          <w:lang w:val="en-GB"/>
        </w:rPr>
      </w:pPr>
      <w:r>
        <w:rPr>
          <w:lang w:val="en-GB"/>
        </w:rPr>
        <w:t xml:space="preserve">I evaluated four routes (Table 6). Self-funding preserves control and avoids covenant exposure at a 62-year volume low, but it caps expansion at one depot a year, </w:t>
      </w:r>
      <w:r>
        <w:rPr>
          <w:lang w:val="en-GB"/>
        </w:rPr>
        <w:t xml:space="preserve">and the cap has a price</w:t>
      </w:r>
      <w:r>
        <w:rPr>
          <w:rStyle w:val="CommentReference"/>
        </w:rPr>
      </w:r>
      <w:r>
        <w:rPr>
          <w:lang w:val="en-GB"/>
        </w:rPr>
        <w:t xml:space="preserve">. With infrastructure growing while capacity leaves the sector (CPA, 2026; MPA, 2026), today's catchments will not stay available, and single-depot pacing forgoes an estimated £78,000–£95,000 of value a year (Table A9.3).</w:t>
      </w:r>
    </w:p>
    <w:p w14:paraId="6088133E" w14:textId="77777777" w:rsidR="008F54E3" w:rsidRPr="00C32864" w:rsidRDefault="008C6F2C">
      <w:pPr>
        <w:rPr>
          <w:lang w:val="en-GB"/>
        </w:rPr>
      </w:pPr>
      <w:r>
        <w:rPr>
          <w:lang w:val="en-GB"/>
        </w:rPr>
        <w:t xml:space="preserve">The board's framing underrates deferral. Under real options reasoning (Dixit &amp; Pindyck, 1994), waiting has value when uncertainty is high and commitment irreversible, and both hold here. </w:t>
      </w:r>
      <w:r>
        <w:rPr>
          <w:lang w:val="en-GB"/>
        </w:rPr>
        <w:t xml:space="preserve">The option's value is falling, though.</w:t>
      </w:r>
      <w:r>
        <w:rPr>
          <w:rStyle w:val="CommentReference"/>
        </w:rPr>
      </w:r>
      <w:r>
        <w:rPr>
          <w:lang w:val="en-GB"/>
        </w:rPr>
        <w:t xml:space="preserve"> The CPA forecasts and the DfT's confirmed timetable have already resolved much of the uncertainty that waiting would address, and deferral means entering after competitors have absorbed the payload change. </w:t>
      </w:r>
      <w:r>
        <w:rPr>
          <w:lang w:val="en-GB"/>
        </w:rPr>
        <w:t xml:space="preserve">Nor is consolidation a certain cure</w:t>
      </w:r>
      <w:r>
        <w:rPr>
          <w:rStyle w:val="CommentReference"/>
        </w:rPr>
      </w:r>
      <w:r>
        <w:rPr>
          <w:lang w:val="en-GB"/>
        </w:rPr>
        <w:t xml:space="preserve"> for the capacity declines that make it look prudent (§3.4). Warrington's declines trace to vehicles off the road and driver cover, which can be fixed operationally, but six of the nine at Leeds record only that nothing was free before about 4pm and give no cause (Appendix 19). The Scheduler described housebuilder demand concentrated at 8–11am but not whether vehicles or drivers ran short (Appendix 7); if Leeds's own peak is the limit, a new depot's own fleet and crew would avoid worsening it without relieving it, which strengthens Option C (G5; RAID A6).</w:t>
      </w:r>
    </w:p>
    <w:p w14:paraId="5F572237" w14:textId="77777777" w:rsidR="008F54E3" w:rsidRPr="00C32864" w:rsidRDefault="008C6F2C">
      <w:pPr>
        <w:rPr>
          <w:lang w:val="en-GB"/>
        </w:rPr>
      </w:pPr>
      <w:r>
        <w:rPr>
          <w:lang w:val="en-GB"/>
        </w:rPr>
        <w:t xml:space="preserve">I therefore recommend proceeding self-funded for 2027 and departing from strict self-funding only if a defined trigger is met: volume at or above break-even (596 m³ a month) for three consecutive months by month nine </w:t>
      </w:r>
      <w:r>
        <w:rPr>
          <w:lang w:val="en-GB"/>
        </w:rPr>
        <w:t xml:space="preserve">prompts review of asset-financed acceleration of the 2029 opening</w:t>
      </w:r>
      <w:r>
        <w:rPr>
          <w:rStyle w:val="CommentReference"/>
        </w:rPr>
      </w:r>
      <w:r>
        <w:rPr>
          <w:lang w:val="en-GB"/>
        </w:rPr>
        <w:t xml:space="preserve">, since demonstrated performance reduces the information asymmetry behind the pecking-order preference.</w:t>
      </w:r>
      <w:r>
        <w:rPr>
          <w:lang w:val="en-GB"/>
        </w:rPr>
        <w:t xml:space="preserve"/>
      </w:r>
      <w:r>
        <w:rPr>
          <w:rStyle w:val="CommentReference"/>
        </w:rPr>
      </w:r>
      <w:r>
        <w:rPr>
          <w:lang w:val="en-GB"/>
        </w:rPr>
        <w:t xml:space="preserve"/>
      </w:r>
    </w:p>
    <w:p w14:paraId="2CC87904" w14:textId="77777777" w:rsidR="008F54E3" w:rsidRPr="00C32864" w:rsidRDefault="008C6F2C">
      <w:pPr>
        <w:pStyle w:val="TableCaption"/>
        <w:keepNext/>
        <w:rPr>
          <w:lang w:val="en-GB"/>
        </w:rPr>
      </w:pPr>
      <w:r>
        <w:rPr>
          <w:lang w:val="en-GB"/>
        </w:rPr>
        <w:t>Table 6. Funding route evaluation</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5B98A370" w14:textId="77777777">
        <w:trPr>
          <w:cantSplit/>
          <w:tblHeader/>
        </w:trPr>
        <w:tc>
          <w:tcPr>
            <w:tcW w:w="2160" w:type="dxa"/>
          </w:tcPr>
          <w:p w14:paraId="21D74A8C" w14:textId="77777777" w:rsidR="008F54E3" w:rsidRPr="00C32864" w:rsidRDefault="008C6F2C">
            <w:pPr>
              <w:keepNext/>
              <w:rPr>
                <w:lang w:val="en-GB"/>
              </w:rPr>
            </w:pPr>
            <w:r>
              <w:rPr>
                <w:b/>
                <w:sz w:val="18"/>
                <w:szCs w:val="18"/>
                <w:lang w:val="en-GB"/>
              </w:rPr>
              <w:t>Route</w:t>
            </w:r>
          </w:p>
        </w:tc>
        <w:tc>
          <w:tcPr>
            <w:tcW w:w="2160" w:type="dxa"/>
          </w:tcPr>
          <w:p w14:paraId="5B53AA42" w14:textId="77777777" w:rsidR="008F54E3" w:rsidRPr="00C32864" w:rsidRDefault="008C6F2C">
            <w:pPr>
              <w:keepNext/>
              <w:rPr>
                <w:lang w:val="en-GB"/>
              </w:rPr>
            </w:pPr>
            <w:r>
              <w:rPr>
                <w:b/>
                <w:sz w:val="18"/>
                <w:szCs w:val="18"/>
                <w:lang w:val="en-GB"/>
              </w:rPr>
              <w:t>Advantages</w:t>
            </w:r>
          </w:p>
        </w:tc>
        <w:tc>
          <w:tcPr>
            <w:tcW w:w="2160" w:type="dxa"/>
          </w:tcPr>
          <w:p w14:paraId="33B7982B" w14:textId="77777777" w:rsidR="008F54E3" w:rsidRPr="00C32864" w:rsidRDefault="008C6F2C">
            <w:pPr>
              <w:keepNext/>
              <w:rPr>
                <w:lang w:val="en-GB"/>
              </w:rPr>
            </w:pPr>
            <w:r>
              <w:rPr>
                <w:b/>
                <w:sz w:val="18"/>
                <w:szCs w:val="18"/>
                <w:lang w:val="en-GB"/>
              </w:rPr>
              <w:t>Disadvantages</w:t>
            </w:r>
          </w:p>
        </w:tc>
        <w:tc>
          <w:tcPr>
            <w:tcW w:w="2160" w:type="dxa"/>
          </w:tcPr>
          <w:p w14:paraId="25557C92" w14:textId="77777777" w:rsidR="008F54E3" w:rsidRPr="00C32864" w:rsidRDefault="008C6F2C">
            <w:pPr>
              <w:keepNext/>
              <w:rPr>
                <w:lang w:val="en-GB"/>
              </w:rPr>
            </w:pPr>
            <w:r>
              <w:rPr>
                <w:b/>
                <w:sz w:val="18"/>
                <w:szCs w:val="18"/>
                <w:lang w:val="en-GB"/>
              </w:rPr>
              <w:t>Assessment</w:t>
            </w:r>
          </w:p>
        </w:tc>
      </w:tr>
      <w:tr w:rsidR="008F54E3" w:rsidRPr="00C32864" w14:paraId="64D5B08F" w14:textId="77777777">
        <w:trPr>
          <w:cantSplit/>
        </w:trPr>
        <w:tc>
          <w:tcPr>
            <w:tcW w:w="2160" w:type="dxa"/>
          </w:tcPr>
          <w:p w14:paraId="09C2D496" w14:textId="77777777" w:rsidR="008F54E3" w:rsidRPr="00C32864" w:rsidRDefault="008C6F2C">
            <w:pPr>
              <w:rPr>
                <w:lang w:val="en-GB"/>
              </w:rPr>
            </w:pPr>
            <w:r>
              <w:rPr>
                <w:sz w:val="18"/>
                <w:szCs w:val="18"/>
                <w:lang w:val="en-GB"/>
              </w:rPr>
              <w:t>Self-fund (recommended for 2027)</w:t>
            </w:r>
          </w:p>
        </w:tc>
        <w:tc>
          <w:tcPr>
            <w:tcW w:w="2160" w:type="dxa"/>
          </w:tcPr>
          <w:p w14:paraId="12622A41" w14:textId="77777777" w:rsidR="008F54E3" w:rsidRPr="00C32864" w:rsidRDefault="008C6F2C">
            <w:pPr>
              <w:rPr>
                <w:lang w:val="en-GB"/>
              </w:rPr>
            </w:pPr>
            <w:r>
              <w:rPr>
                <w:sz w:val="18"/>
                <w:szCs w:val="18"/>
                <w:lang w:val="en-GB"/>
              </w:rPr>
              <w:t>No gearing; full control; consistent with pecking-order preference</w:t>
            </w:r>
          </w:p>
        </w:tc>
        <w:tc>
          <w:tcPr>
            <w:tcW w:w="2160" w:type="dxa"/>
          </w:tcPr>
          <w:p w14:paraId="5AFBB616" w14:textId="77777777" w:rsidR="008F54E3" w:rsidRPr="00C32864" w:rsidRDefault="008C6F2C">
            <w:pPr>
              <w:rPr>
                <w:lang w:val="en-GB"/>
              </w:rPr>
            </w:pPr>
            <w:r>
              <w:rPr>
                <w:sz w:val="18"/>
                <w:szCs w:val="18"/>
                <w:lang w:val="en-GB"/>
              </w:rPr>
              <w:t>Caps growth to one depot p.a.; opportunity cost £78,000–£95,000 for each year a viable catchment waits (NPV × r/(1 + r) at 8–12%)</w:t>
            </w:r>
          </w:p>
        </w:tc>
        <w:tc>
          <w:tcPr>
            <w:tcW w:w="2160" w:type="dxa"/>
          </w:tcPr>
          <w:p w14:paraId="058545DC" w14:textId="77777777" w:rsidR="008F54E3" w:rsidRPr="00C32864" w:rsidRDefault="008C6F2C">
            <w:pPr>
              <w:rPr>
                <w:lang w:val="en-GB"/>
              </w:rPr>
            </w:pPr>
            <w:r>
              <w:rPr>
                <w:sz w:val="18"/>
                <w:szCs w:val="18"/>
                <w:lang w:val="en-GB"/>
              </w:rPr>
              <w:t>Adopt for 2027, with defined trigger for review</w:t>
            </w:r>
          </w:p>
        </w:tc>
      </w:tr>
      <w:tr w:rsidR="008F54E3" w:rsidRPr="00C32864" w14:paraId="6013661B" w14:textId="77777777">
        <w:trPr>
          <w:cantSplit/>
        </w:trPr>
        <w:tc>
          <w:tcPr>
            <w:tcW w:w="2160" w:type="dxa"/>
          </w:tcPr>
          <w:p w14:paraId="74E33B28" w14:textId="77777777" w:rsidR="008F54E3" w:rsidRPr="00C32864" w:rsidRDefault="008C6F2C">
            <w:pPr>
              <w:rPr>
                <w:lang w:val="en-GB"/>
              </w:rPr>
            </w:pPr>
            <w:r>
              <w:rPr>
                <w:sz w:val="18"/>
                <w:szCs w:val="18"/>
                <w:lang w:val="en-GB"/>
              </w:rPr>
              <w:t>Asset finance on fleet (hire purchase or lease)</w:t>
            </w:r>
          </w:p>
        </w:tc>
        <w:tc>
          <w:tcPr>
            <w:tcW w:w="2160" w:type="dxa"/>
          </w:tcPr>
          <w:p w14:paraId="4C616C3C" w14:textId="77777777" w:rsidR="008F54E3" w:rsidRPr="00C32864" w:rsidRDefault="008C6F2C">
            <w:pPr>
              <w:rPr>
                <w:lang w:val="en-GB"/>
              </w:rPr>
            </w:pPr>
            <w:r>
              <w:rPr>
                <w:sz w:val="18"/>
                <w:szCs w:val="18"/>
                <w:lang w:val="en-GB"/>
              </w:rPr>
              <w:t>Releases cash for land and working capital; secured on vehicles, not the base business; 32t-compliant specification protects residual value</w:t>
            </w:r>
          </w:p>
        </w:tc>
        <w:tc>
          <w:tcPr>
            <w:tcW w:w="2160" w:type="dxa"/>
          </w:tcPr>
          <w:p w14:paraId="508219A1" w14:textId="77777777" w:rsidR="008F54E3" w:rsidRPr="00C32864" w:rsidRDefault="008C6F2C">
            <w:pPr>
              <w:rPr>
                <w:lang w:val="en-GB"/>
              </w:rPr>
            </w:pPr>
            <w:r>
              <w:rPr>
                <w:sz w:val="18"/>
                <w:szCs w:val="18"/>
                <w:lang w:val="en-GB"/>
              </w:rPr>
              <w:t>Higher fixed payments during ramp-up raise cash break-even; finance cost £125,600 a year for two vehicles in the board model</w:t>
            </w:r>
          </w:p>
        </w:tc>
        <w:tc>
          <w:tcPr>
            <w:tcW w:w="2160" w:type="dxa"/>
          </w:tcPr>
          <w:p w14:paraId="2A1E1B8B" w14:textId="77777777" w:rsidR="008F54E3" w:rsidRPr="00C32864" w:rsidRDefault="008C6F2C">
            <w:pPr>
              <w:rPr>
                <w:lang w:val="en-GB"/>
              </w:rPr>
            </w:pPr>
            <w:r>
              <w:rPr>
                <w:sz w:val="18"/>
                <w:szCs w:val="18"/>
                <w:lang w:val="en-GB"/>
              </w:rPr>
              <w:t>Preferred acceleration route if the trigger is met</w:t>
            </w:r>
          </w:p>
        </w:tc>
      </w:tr>
      <w:tr w:rsidR="008F54E3" w:rsidRPr="00C32864" w14:paraId="7A11209F" w14:textId="77777777">
        <w:trPr>
          <w:cantSplit/>
        </w:trPr>
        <w:tc>
          <w:tcPr>
            <w:tcW w:w="2160" w:type="dxa"/>
          </w:tcPr>
          <w:p w14:paraId="63410601" w14:textId="77777777" w:rsidR="008F54E3" w:rsidRPr="00C32864" w:rsidRDefault="008C6F2C">
            <w:pPr>
              <w:rPr>
                <w:lang w:val="en-GB"/>
              </w:rPr>
            </w:pPr>
            <w:r>
              <w:rPr>
                <w:sz w:val="18"/>
                <w:szCs w:val="18"/>
                <w:lang w:val="en-GB"/>
              </w:rPr>
              <w:t>Debt-funded acceleration</w:t>
            </w:r>
          </w:p>
        </w:tc>
        <w:tc>
          <w:tcPr>
            <w:tcW w:w="2160" w:type="dxa"/>
          </w:tcPr>
          <w:p w14:paraId="5090394A" w14:textId="77777777" w:rsidR="008F54E3" w:rsidRPr="00C32864" w:rsidRDefault="008C6F2C">
            <w:pPr>
              <w:rPr>
                <w:lang w:val="en-GB"/>
              </w:rPr>
            </w:pPr>
            <w:r>
              <w:rPr>
                <w:sz w:val="18"/>
                <w:szCs w:val="18"/>
                <w:lang w:val="en-GB"/>
              </w:rPr>
              <w:t>Captures infrastructure growth window; two depots in 2027</w:t>
            </w:r>
          </w:p>
        </w:tc>
        <w:tc>
          <w:tcPr>
            <w:tcW w:w="2160" w:type="dxa"/>
          </w:tcPr>
          <w:p w14:paraId="47F2BF6C" w14:textId="77777777" w:rsidR="008F54E3" w:rsidRPr="00C32864" w:rsidRDefault="008C6F2C">
            <w:pPr>
              <w:rPr>
                <w:lang w:val="en-GB"/>
              </w:rPr>
            </w:pPr>
            <w:r>
              <w:rPr>
                <w:sz w:val="18"/>
                <w:szCs w:val="18"/>
                <w:lang w:val="en-GB"/>
              </w:rPr>
              <w:t>Interest £31,000–£46,000 a year (8–12% on about £384,000); covenant exposure threatens base business</w:t>
            </w:r>
          </w:p>
        </w:tc>
        <w:tc>
          <w:tcPr>
            <w:tcW w:w="2160" w:type="dxa"/>
          </w:tcPr>
          <w:p w14:paraId="46A66F85" w14:textId="77777777" w:rsidR="008F54E3" w:rsidRPr="00C32864" w:rsidRDefault="008C6F2C">
            <w:pPr>
              <w:rPr>
                <w:lang w:val="en-GB"/>
              </w:rPr>
            </w:pPr>
            <w:r>
              <w:rPr>
                <w:sz w:val="18"/>
                <w:szCs w:val="18"/>
                <w:lang w:val="en-GB"/>
              </w:rPr>
              <w:t>Reject; asset finance preferred if trigger met</w:t>
            </w:r>
          </w:p>
        </w:tc>
      </w:tr>
      <w:tr w:rsidR="008F54E3" w:rsidRPr="00C32864" w14:paraId="230F474D" w14:textId="77777777">
        <w:trPr>
          <w:cantSplit/>
        </w:trPr>
        <w:tc>
          <w:tcPr>
            <w:tcW w:w="2160" w:type="dxa"/>
          </w:tcPr>
          <w:p w14:paraId="7E1D75C2" w14:textId="77777777" w:rsidR="008F54E3" w:rsidRPr="00C32864" w:rsidRDefault="008C6F2C">
            <w:pPr>
              <w:rPr>
                <w:lang w:val="en-GB"/>
              </w:rPr>
            </w:pPr>
            <w:r>
              <w:rPr>
                <w:sz w:val="18"/>
                <w:szCs w:val="18"/>
                <w:lang w:val="en-GB"/>
              </w:rPr>
              <w:t>Defer to 2028</w:t>
            </w:r>
          </w:p>
        </w:tc>
        <w:tc>
          <w:tcPr>
            <w:tcW w:w="2160" w:type="dxa"/>
          </w:tcPr>
          <w:p w14:paraId="4B3B9960" w14:textId="77777777" w:rsidR="008F54E3" w:rsidRPr="00C32864" w:rsidRDefault="008C6F2C">
            <w:pPr>
              <w:rPr>
                <w:lang w:val="en-GB"/>
              </w:rPr>
            </w:pPr>
            <w:r>
              <w:rPr>
                <w:sz w:val="18"/>
                <w:szCs w:val="18"/>
                <w:lang w:val="en-GB"/>
              </w:rPr>
              <w:t>Real-option value under uncertainty; more data</w:t>
            </w:r>
          </w:p>
        </w:tc>
        <w:tc>
          <w:tcPr>
            <w:tcW w:w="2160" w:type="dxa"/>
          </w:tcPr>
          <w:p w14:paraId="4877C221" w14:textId="77777777" w:rsidR="008F54E3" w:rsidRPr="00C32864" w:rsidRDefault="008C6F2C">
            <w:pPr>
              <w:rPr>
                <w:lang w:val="en-GB"/>
              </w:rPr>
            </w:pPr>
            <w:r>
              <w:rPr>
                <w:sz w:val="18"/>
                <w:szCs w:val="18"/>
                <w:lang w:val="en-GB"/>
              </w:rPr>
              <w:t>Competitors adjust first; land off cycle floor; delay compounds</w:t>
            </w:r>
          </w:p>
        </w:tc>
        <w:tc>
          <w:tcPr>
            <w:tcW w:w="2160" w:type="dxa"/>
          </w:tcPr>
          <w:p w14:paraId="355F460E" w14:textId="77777777" w:rsidR="008F54E3" w:rsidRPr="00C32864" w:rsidRDefault="008C6F2C">
            <w:pPr>
              <w:rPr>
                <w:lang w:val="en-GB"/>
              </w:rPr>
            </w:pPr>
            <w:r>
              <w:rPr>
                <w:sz w:val="18"/>
                <w:szCs w:val="18"/>
                <w:lang w:val="en-GB"/>
              </w:rPr>
              <w:t>Reject — option value declining</w:t>
            </w:r>
          </w:p>
        </w:tc>
      </w:tr>
    </w:tbl>
    <w:p w14:paraId="1C2F2200" w14:textId="77777777" w:rsidR="008F54E3" w:rsidRPr="00C32864" w:rsidRDefault="008C6F2C">
      <w:pPr>
        <w:pStyle w:val="Heading2"/>
        <w:rPr>
          <w:lang w:val="en-GB"/>
        </w:rPr>
      </w:pPr>
      <w:bookmarkStart w:id="17" w:name="_Toc242194012"/>
      <w:r>
        <w:rPr>
          <w:lang w:val="en-GB"/>
        </w:rPr>
        <w:t>5.3 Governance, procurement and legal requirements</w:t>
      </w:r>
      <w:bookmarkEnd w:id="17"/>
    </w:p>
    <w:p w14:paraId="57382959" w14:textId="77777777" w:rsidR="008F54E3" w:rsidRPr="00C32864" w:rsidRDefault="008C6F2C">
      <w:pPr>
        <w:rPr>
          <w:lang w:val="en-GB"/>
        </w:rPr>
      </w:pPr>
      <w:r>
        <w:rPr>
          <w:lang w:val="en-GB"/>
        </w:rPr>
        <w:t xml:space="preserve">A capital release of £278,520 exceeds the Managing Director's delegated authority and requires minuted board approval. Fleet procurement must specify 32-tonne-compliant vehicles now, because Vehicle Special Orders lapse at a vehicle's twelfth anniversary of first registration (DfT, 2025a) and buying to the expiring standard would strand the asset. The operator licence must be varied for the new operating centre, with maintenance arrangements evidenced before trading, and the 12 Warrington enquiries lost to vehicles off the road (Appendix 19) make maintenance a reputational matter too.</w:t>
      </w:r>
      <w:r>
        <w:rPr>
          <w:lang w:val="en-GB"/>
        </w:rPr>
        <w:t xml:space="preserve"/>
      </w:r>
      <w:r>
        <w:rPr>
          <w:rStyle w:val="CommentReference"/>
        </w:rPr>
      </w:r>
      <w:r>
        <w:rPr>
          <w:lang w:val="en-GB"/>
        </w:rPr>
        <w:t xml:space="preserve"> The cement silo also needs a Part B environmental permit (Table 8). Supply agreements should run for 24 months, both to hedge cement exposure, including CBAM pass-through, and to secure lower-clinker cement and GGBS for clients requiring Environmental Product Declarations.</w:t>
      </w:r>
    </w:p>
    <w:p w14:paraId="209722E3" w14:textId="77777777" w:rsidR="008F54E3" w:rsidRPr="00C32864" w:rsidRDefault="008C6F2C">
      <w:pPr>
        <w:pStyle w:val="Heading2"/>
        <w:rPr>
          <w:lang w:val="en-GB"/>
        </w:rPr>
      </w:pPr>
      <w:bookmarkStart w:id="18" w:name="_Toc242194013"/>
      <w:r>
        <w:rPr>
          <w:lang w:val="en-GB"/>
        </w:rPr>
        <w:t>5.4 Budget and resources</w:t>
      </w:r>
      <w:bookmarkEnd w:id="18"/>
    </w:p>
    <w:p w14:paraId="612212FD" w14:textId="77777777" w:rsidR="008F54E3" w:rsidRPr="00C32864" w:rsidRDefault="008C6F2C">
      <w:pPr>
        <w:pStyle w:val="TableCaption"/>
        <w:keepNext/>
        <w:rPr>
          <w:lang w:val="en-GB"/>
        </w:rPr>
      </w:pPr>
      <w:r>
        <w:rPr>
          <w:lang w:val="en-GB"/>
        </w:rPr>
        <w:t>Table 7. Capital and resource budget</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735E6B25" w14:textId="77777777">
        <w:trPr>
          <w:cantSplit/>
          <w:tblHeader/>
        </w:trPr>
        <w:tc>
          <w:tcPr>
            <w:tcW w:w="1728" w:type="dxa"/>
          </w:tcPr>
          <w:p w14:paraId="733F5A69" w14:textId="77777777" w:rsidR="008F54E3" w:rsidRPr="00C32864" w:rsidRDefault="008C6F2C">
            <w:pPr>
              <w:keepNext/>
              <w:rPr>
                <w:lang w:val="en-GB"/>
              </w:rPr>
            </w:pPr>
            <w:r>
              <w:rPr>
                <w:b/>
                <w:sz w:val="18"/>
                <w:szCs w:val="18"/>
                <w:lang w:val="en-GB"/>
              </w:rPr>
              <w:t>Item</w:t>
            </w:r>
          </w:p>
        </w:tc>
        <w:tc>
          <w:tcPr>
            <w:tcW w:w="1728" w:type="dxa"/>
          </w:tcPr>
          <w:p w14:paraId="607C5A90" w14:textId="77777777" w:rsidR="008F54E3" w:rsidRPr="00C32864" w:rsidRDefault="008C6F2C">
            <w:pPr>
              <w:keepNext/>
              <w:rPr>
                <w:lang w:val="en-GB"/>
              </w:rPr>
            </w:pPr>
            <w:r>
              <w:rPr>
                <w:b/>
                <w:sz w:val="18"/>
                <w:szCs w:val="18"/>
                <w:lang w:val="en-GB"/>
              </w:rPr>
              <w:t>Cost (£)</w:t>
            </w:r>
          </w:p>
        </w:tc>
        <w:tc>
          <w:tcPr>
            <w:tcW w:w="1728" w:type="dxa"/>
          </w:tcPr>
          <w:p w14:paraId="1DAB4039" w14:textId="77777777" w:rsidR="008F54E3" w:rsidRPr="00C32864" w:rsidRDefault="008C6F2C">
            <w:pPr>
              <w:keepNext/>
              <w:rPr>
                <w:lang w:val="en-GB"/>
              </w:rPr>
            </w:pPr>
            <w:r>
              <w:rPr>
                <w:b/>
                <w:sz w:val="18"/>
                <w:szCs w:val="18"/>
                <w:lang w:val="en-GB"/>
              </w:rPr>
              <w:t>Timing</w:t>
            </w:r>
          </w:p>
        </w:tc>
        <w:tc>
          <w:tcPr>
            <w:tcW w:w="1728" w:type="dxa"/>
          </w:tcPr>
          <w:p w14:paraId="4DCB927D" w14:textId="77777777" w:rsidR="008F54E3" w:rsidRPr="00C32864" w:rsidRDefault="008C6F2C">
            <w:pPr>
              <w:keepNext/>
              <w:rPr>
                <w:lang w:val="en-GB"/>
              </w:rPr>
            </w:pPr>
            <w:r>
              <w:rPr>
                <w:b/>
                <w:sz w:val="18"/>
                <w:szCs w:val="18"/>
                <w:lang w:val="en-GB"/>
              </w:rPr>
              <w:t>Funding source</w:t>
            </w:r>
          </w:p>
        </w:tc>
        <w:tc>
          <w:tcPr>
            <w:tcW w:w="1728" w:type="dxa"/>
          </w:tcPr>
          <w:p w14:paraId="15BF9FB4" w14:textId="77777777" w:rsidR="008F54E3" w:rsidRPr="00C32864" w:rsidRDefault="008C6F2C">
            <w:pPr>
              <w:keepNext/>
              <w:rPr>
                <w:lang w:val="en-GB"/>
              </w:rPr>
            </w:pPr>
            <w:r>
              <w:rPr>
                <w:b/>
                <w:sz w:val="18"/>
                <w:szCs w:val="18"/>
                <w:lang w:val="en-GB"/>
              </w:rPr>
              <w:t>Owner</w:t>
            </w:r>
          </w:p>
        </w:tc>
      </w:tr>
      <w:tr w:rsidR="008F54E3" w:rsidRPr="00C32864" w14:paraId="6DCBE290" w14:textId="77777777">
        <w:trPr>
          <w:cantSplit/>
        </w:trPr>
        <w:tc>
          <w:tcPr>
            <w:tcW w:w="1728" w:type="dxa"/>
          </w:tcPr>
          <w:p w14:paraId="08415179" w14:textId="77777777" w:rsidR="008F54E3" w:rsidRPr="00C32864" w:rsidRDefault="008C6F2C">
            <w:pPr>
              <w:rPr>
                <w:lang w:val="en-GB"/>
              </w:rPr>
            </w:pPr>
            <w:r>
              <w:rPr>
                <w:sz w:val="18"/>
                <w:szCs w:val="18"/>
                <w:lang w:val="en-GB"/>
              </w:rPr>
              <w:t>Land acquisition / yard lease</w:t>
            </w:r>
          </w:p>
        </w:tc>
        <w:tc>
          <w:tcPr>
            <w:tcW w:w="1728" w:type="dxa"/>
          </w:tcPr>
          <w:p w14:paraId="4CDF3924" w14:textId="77777777" w:rsidR="008F54E3" w:rsidRPr="00C32864" w:rsidRDefault="008C6F2C">
            <w:pPr>
              <w:rPr>
                <w:lang w:val="en-GB"/>
              </w:rPr>
            </w:pPr>
            <w:r>
              <w:rPr>
                <w:sz w:val="18"/>
                <w:szCs w:val="18"/>
                <w:lang w:val="en-GB"/>
              </w:rPr>
              <w:t>0 capital; lease £60,000 a year</w:t>
            </w:r>
          </w:p>
        </w:tc>
        <w:tc>
          <w:tcPr>
            <w:tcW w:w="1728" w:type="dxa"/>
          </w:tcPr>
          <w:p w14:paraId="2A9FFE09" w14:textId="77777777" w:rsidR="008F54E3" w:rsidRPr="00C32864" w:rsidRDefault="008C6F2C">
            <w:pPr>
              <w:rPr>
                <w:lang w:val="en-GB"/>
              </w:rPr>
            </w:pPr>
            <w:r>
              <w:rPr>
                <w:sz w:val="18"/>
                <w:szCs w:val="18"/>
                <w:lang w:val="en-GB"/>
              </w:rPr>
              <w:t xml:space="preserve">Heads of terms January 2027; rent from June 2027</w:t>
            </w:r>
          </w:p>
        </w:tc>
        <w:tc>
          <w:tcPr>
            <w:tcW w:w="1728" w:type="dxa"/>
          </w:tcPr>
          <w:p w14:paraId="56E15E95" w14:textId="77777777" w:rsidR="008F54E3" w:rsidRPr="00C32864" w:rsidRDefault="008C6F2C">
            <w:pPr>
              <w:rPr>
                <w:lang w:val="en-GB"/>
              </w:rPr>
            </w:pPr>
            <w:r>
              <w:rPr>
                <w:sz w:val="18"/>
                <w:szCs w:val="18"/>
                <w:lang w:val="en-GB"/>
              </w:rPr>
              <w:t>Retained profit</w:t>
            </w:r>
          </w:p>
        </w:tc>
        <w:tc>
          <w:tcPr>
            <w:tcW w:w="1728" w:type="dxa"/>
          </w:tcPr>
          <w:p w14:paraId="1EF666A1" w14:textId="77777777" w:rsidR="008F54E3" w:rsidRPr="00C32864" w:rsidRDefault="008C6F2C">
            <w:pPr>
              <w:rPr>
                <w:lang w:val="en-GB"/>
              </w:rPr>
            </w:pPr>
            <w:r>
              <w:rPr>
                <w:sz w:val="18"/>
                <w:szCs w:val="18"/>
                <w:lang w:val="en-GB"/>
              </w:rPr>
              <w:t>Managing Director</w:t>
            </w:r>
          </w:p>
        </w:tc>
      </w:tr>
      <w:tr w:rsidR="008F54E3" w:rsidRPr="00C32864" w14:paraId="081C4D20" w14:textId="77777777">
        <w:trPr>
          <w:cantSplit/>
        </w:trPr>
        <w:tc>
          <w:tcPr>
            <w:tcW w:w="1728" w:type="dxa"/>
          </w:tcPr>
          <w:p w14:paraId="41BF915E" w14:textId="77777777" w:rsidR="008F54E3" w:rsidRPr="00C32864" w:rsidRDefault="008C6F2C">
            <w:pPr>
              <w:rPr>
                <w:lang w:val="en-GB"/>
              </w:rPr>
            </w:pPr>
            <w:r>
              <w:rPr>
                <w:sz w:val="18"/>
                <w:szCs w:val="18"/>
                <w:lang w:val="en-GB"/>
              </w:rPr>
              <w:t>Volumetric fleet (2 units, 32t-compliant)</w:t>
            </w:r>
          </w:p>
        </w:tc>
        <w:tc>
          <w:tcPr>
            <w:tcW w:w="1728" w:type="dxa"/>
          </w:tcPr>
          <w:p w14:paraId="6D38A215" w14:textId="77777777" w:rsidR="008F54E3" w:rsidRPr="00C32864" w:rsidRDefault="008C6F2C">
            <w:pPr>
              <w:rPr>
                <w:lang w:val="en-GB"/>
              </w:rPr>
            </w:pPr>
            <w:r>
              <w:rPr>
                <w:sz w:val="18"/>
                <w:szCs w:val="18"/>
                <w:lang w:val="en-GB"/>
              </w:rPr>
              <w:t>150,000</w:t>
            </w:r>
          </w:p>
        </w:tc>
        <w:tc>
          <w:tcPr>
            <w:tcW w:w="1728" w:type="dxa"/>
          </w:tcPr>
          <w:p w14:paraId="30AEDECA" w14:textId="77777777" w:rsidR="008F54E3" w:rsidRPr="00C32864" w:rsidRDefault="008C6F2C">
            <w:pPr>
              <w:rPr>
                <w:lang w:val="en-GB"/>
              </w:rPr>
            </w:pPr>
            <w:r>
              <w:rPr>
                <w:sz w:val="18"/>
                <w:szCs w:val="18"/>
                <w:lang w:val="en-GB"/>
              </w:rPr>
              <w:t xml:space="preserve">June 2027 (G4)</w:t>
            </w:r>
          </w:p>
        </w:tc>
        <w:tc>
          <w:tcPr>
            <w:tcW w:w="1728" w:type="dxa"/>
          </w:tcPr>
          <w:p w14:paraId="3FA5B93C" w14:textId="77777777" w:rsidR="008F54E3" w:rsidRPr="00C32864" w:rsidRDefault="008C6F2C">
            <w:pPr>
              <w:rPr>
                <w:lang w:val="en-GB"/>
              </w:rPr>
            </w:pPr>
            <w:r>
              <w:rPr>
                <w:sz w:val="18"/>
                <w:szCs w:val="18"/>
                <w:lang w:val="en-GB"/>
              </w:rPr>
              <w:t>Retained profit</w:t>
            </w:r>
          </w:p>
        </w:tc>
        <w:tc>
          <w:tcPr>
            <w:tcW w:w="1728" w:type="dxa"/>
          </w:tcPr>
          <w:p w14:paraId="53C00212" w14:textId="77777777" w:rsidR="008F54E3" w:rsidRPr="00C32864" w:rsidRDefault="008C6F2C">
            <w:pPr>
              <w:rPr>
                <w:lang w:val="en-GB"/>
              </w:rPr>
            </w:pPr>
            <w:r>
              <w:rPr>
                <w:sz w:val="18"/>
                <w:szCs w:val="18"/>
                <w:lang w:val="en-GB"/>
              </w:rPr>
              <w:t>Business Manager</w:t>
            </w:r>
          </w:p>
        </w:tc>
      </w:tr>
      <w:tr w:rsidR="008F54E3" w:rsidRPr="00C32864" w14:paraId="1175459F" w14:textId="77777777">
        <w:trPr>
          <w:cantSplit/>
        </w:trPr>
        <w:tc>
          <w:tcPr>
            <w:tcW w:w="1728" w:type="dxa"/>
          </w:tcPr>
          <w:p w14:paraId="40C77D45" w14:textId="77777777" w:rsidR="008F54E3" w:rsidRPr="00C32864" w:rsidRDefault="008C6F2C">
            <w:pPr>
              <w:rPr>
                <w:lang w:val="en-GB"/>
              </w:rPr>
            </w:pPr>
            <w:r>
              <w:rPr>
                <w:sz w:val="18"/>
                <w:szCs w:val="18"/>
                <w:lang w:val="en-GB"/>
              </w:rPr>
              <w:t>Cement silo and loading shovel</w:t>
            </w:r>
          </w:p>
        </w:tc>
        <w:tc>
          <w:tcPr>
            <w:tcW w:w="1728" w:type="dxa"/>
          </w:tcPr>
          <w:p w14:paraId="401DA632" w14:textId="77777777" w:rsidR="008F54E3" w:rsidRPr="00C32864" w:rsidRDefault="008C6F2C">
            <w:pPr>
              <w:rPr>
                <w:lang w:val="en-GB"/>
              </w:rPr>
            </w:pPr>
            <w:r>
              <w:rPr>
                <w:sz w:val="18"/>
                <w:szCs w:val="18"/>
                <w:lang w:val="en-GB"/>
              </w:rPr>
              <w:t>60,000</w:t>
            </w:r>
          </w:p>
        </w:tc>
        <w:tc>
          <w:tcPr>
            <w:tcW w:w="1728" w:type="dxa"/>
          </w:tcPr>
          <w:p w14:paraId="4C7D95BE" w14:textId="77777777" w:rsidR="008F54E3" w:rsidRPr="00C32864" w:rsidRDefault="008C6F2C">
            <w:pPr>
              <w:rPr>
                <w:lang w:val="en-GB"/>
              </w:rPr>
            </w:pPr>
            <w:r>
              <w:rPr>
                <w:sz w:val="18"/>
                <w:szCs w:val="18"/>
                <w:lang w:val="en-GB"/>
              </w:rPr>
              <w:t xml:space="preserve">June 2027 (G4)</w:t>
            </w:r>
          </w:p>
        </w:tc>
        <w:tc>
          <w:tcPr>
            <w:tcW w:w="1728" w:type="dxa"/>
          </w:tcPr>
          <w:p w14:paraId="08E6821A" w14:textId="77777777" w:rsidR="008F54E3" w:rsidRPr="00C32864" w:rsidRDefault="008C6F2C">
            <w:pPr>
              <w:rPr>
                <w:lang w:val="en-GB"/>
              </w:rPr>
            </w:pPr>
            <w:r>
              <w:rPr>
                <w:sz w:val="18"/>
                <w:szCs w:val="18"/>
                <w:lang w:val="en-GB"/>
              </w:rPr>
              <w:t>Retained profit</w:t>
            </w:r>
          </w:p>
        </w:tc>
        <w:tc>
          <w:tcPr>
            <w:tcW w:w="1728" w:type="dxa"/>
          </w:tcPr>
          <w:p w14:paraId="0E19DE63" w14:textId="77777777" w:rsidR="008F54E3" w:rsidRPr="00C32864" w:rsidRDefault="008C6F2C">
            <w:pPr>
              <w:rPr>
                <w:lang w:val="en-GB"/>
              </w:rPr>
            </w:pPr>
            <w:r>
              <w:rPr>
                <w:sz w:val="18"/>
                <w:szCs w:val="18"/>
                <w:lang w:val="en-GB"/>
              </w:rPr>
              <w:t>Operations Manager</w:t>
            </w:r>
          </w:p>
        </w:tc>
      </w:tr>
      <w:tr w:rsidR="008F54E3" w:rsidRPr="00C32864" w14:paraId="188687F3" w14:textId="77777777">
        <w:trPr>
          <w:cantSplit/>
        </w:trPr>
        <w:tc>
          <w:tcPr>
            <w:tcW w:w="1728" w:type="dxa"/>
          </w:tcPr>
          <w:p w14:paraId="5AFCAD71" w14:textId="77777777" w:rsidR="008F54E3" w:rsidRPr="00C32864" w:rsidRDefault="008C6F2C">
            <w:pPr>
              <w:rPr>
                <w:lang w:val="en-GB"/>
              </w:rPr>
            </w:pPr>
            <w:r>
              <w:rPr>
                <w:sz w:val="18"/>
                <w:szCs w:val="18"/>
                <w:lang w:val="en-GB"/>
              </w:rPr>
              <w:t>Yard works, drainage and compliance</w:t>
            </w:r>
          </w:p>
        </w:tc>
        <w:tc>
          <w:tcPr>
            <w:tcW w:w="1728" w:type="dxa"/>
          </w:tcPr>
          <w:p w14:paraId="2A96A93C" w14:textId="77777777" w:rsidR="008F54E3" w:rsidRPr="00C32864" w:rsidRDefault="008C6F2C">
            <w:pPr>
              <w:rPr>
                <w:lang w:val="en-GB"/>
              </w:rPr>
            </w:pPr>
            <w:r>
              <w:rPr>
                <w:sz w:val="18"/>
                <w:szCs w:val="18"/>
                <w:lang w:val="en-GB"/>
              </w:rPr>
              <w:t>43,200</w:t>
            </w:r>
          </w:p>
        </w:tc>
        <w:tc>
          <w:tcPr>
            <w:tcW w:w="1728" w:type="dxa"/>
          </w:tcPr>
          <w:p w14:paraId="70E72CD3" w14:textId="77777777" w:rsidR="008F54E3" w:rsidRPr="00C32864" w:rsidRDefault="008C6F2C">
            <w:pPr>
              <w:rPr>
                <w:lang w:val="en-GB"/>
              </w:rPr>
            </w:pPr>
            <w:r>
              <w:rPr>
                <w:sz w:val="18"/>
                <w:szCs w:val="18"/>
                <w:lang w:val="en-GB"/>
              </w:rPr>
              <w:t xml:space="preserve">June–July 2027 (after G2)</w:t>
            </w:r>
          </w:p>
        </w:tc>
        <w:tc>
          <w:tcPr>
            <w:tcW w:w="1728" w:type="dxa"/>
          </w:tcPr>
          <w:p w14:paraId="6FAF862C" w14:textId="77777777" w:rsidR="008F54E3" w:rsidRPr="00C32864" w:rsidRDefault="008C6F2C">
            <w:pPr>
              <w:rPr>
                <w:lang w:val="en-GB"/>
              </w:rPr>
            </w:pPr>
            <w:r>
              <w:rPr>
                <w:sz w:val="18"/>
                <w:szCs w:val="18"/>
                <w:lang w:val="en-GB"/>
              </w:rPr>
              <w:t>Retained profit</w:t>
            </w:r>
          </w:p>
        </w:tc>
        <w:tc>
          <w:tcPr>
            <w:tcW w:w="1728" w:type="dxa"/>
          </w:tcPr>
          <w:p w14:paraId="3BBB3900" w14:textId="77777777" w:rsidR="008F54E3" w:rsidRPr="00C32864" w:rsidRDefault="008C6F2C">
            <w:pPr>
              <w:rPr>
                <w:lang w:val="en-GB"/>
              </w:rPr>
            </w:pPr>
            <w:r>
              <w:rPr>
                <w:sz w:val="18"/>
                <w:szCs w:val="18"/>
                <w:lang w:val="en-GB"/>
              </w:rPr>
              <w:t>Operations Manager</w:t>
            </w:r>
          </w:p>
        </w:tc>
      </w:tr>
      <w:tr w:rsidR="008F54E3" w:rsidRPr="00C32864" w14:paraId="368FED3C" w14:textId="77777777">
        <w:trPr>
          <w:cantSplit/>
        </w:trPr>
        <w:tc>
          <w:tcPr>
            <w:tcW w:w="1728" w:type="dxa"/>
          </w:tcPr>
          <w:p w14:paraId="7C1A2BAC" w14:textId="77777777" w:rsidR="008F54E3" w:rsidRPr="00C32864" w:rsidRDefault="008C6F2C">
            <w:pPr>
              <w:rPr>
                <w:lang w:val="en-GB"/>
              </w:rPr>
            </w:pPr>
            <w:r>
              <w:rPr>
                <w:sz w:val="18"/>
                <w:szCs w:val="18"/>
                <w:lang w:val="en-GB"/>
              </w:rPr>
              <w:t>Working capital (45 debtor days, 30 creditor days, 7 days' stock)</w:t>
            </w:r>
          </w:p>
        </w:tc>
        <w:tc>
          <w:tcPr>
            <w:tcW w:w="1728" w:type="dxa"/>
          </w:tcPr>
          <w:p w14:paraId="130A60BF" w14:textId="77777777" w:rsidR="008F54E3" w:rsidRPr="00C32864" w:rsidRDefault="008C6F2C">
            <w:pPr>
              <w:rPr>
                <w:lang w:val="en-GB"/>
              </w:rPr>
            </w:pPr>
            <w:r>
              <w:rPr>
                <w:sz w:val="18"/>
                <w:szCs w:val="18"/>
                <w:lang w:val="en-GB"/>
              </w:rPr>
              <w:t>105,438</w:t>
            </w:r>
          </w:p>
        </w:tc>
        <w:tc>
          <w:tcPr>
            <w:tcW w:w="1728" w:type="dxa"/>
          </w:tcPr>
          <w:p w14:paraId="102E2B39" w14:textId="77777777" w:rsidR="008F54E3" w:rsidRPr="00C32864" w:rsidRDefault="008C6F2C">
            <w:pPr>
              <w:rPr>
                <w:lang w:val="en-GB"/>
              </w:rPr>
            </w:pPr>
            <w:r>
              <w:rPr>
                <w:sz w:val="18"/>
                <w:szCs w:val="18"/>
                <w:lang w:val="en-GB"/>
              </w:rPr>
              <w:t>Year 1</w:t>
            </w:r>
          </w:p>
        </w:tc>
        <w:tc>
          <w:tcPr>
            <w:tcW w:w="1728" w:type="dxa"/>
          </w:tcPr>
          <w:p w14:paraId="563CE726" w14:textId="77777777" w:rsidR="008F54E3" w:rsidRPr="00C32864" w:rsidRDefault="008C6F2C">
            <w:pPr>
              <w:rPr>
                <w:lang w:val="en-GB"/>
              </w:rPr>
            </w:pPr>
            <w:r>
              <w:rPr>
                <w:sz w:val="18"/>
                <w:szCs w:val="18"/>
                <w:lang w:val="en-GB"/>
              </w:rPr>
              <w:t>Retained profit</w:t>
            </w:r>
          </w:p>
        </w:tc>
        <w:tc>
          <w:tcPr>
            <w:tcW w:w="1728" w:type="dxa"/>
          </w:tcPr>
          <w:p w14:paraId="797C748B" w14:textId="77777777" w:rsidR="008F54E3" w:rsidRPr="00C32864" w:rsidRDefault="008C6F2C">
            <w:pPr>
              <w:rPr>
                <w:lang w:val="en-GB"/>
              </w:rPr>
            </w:pPr>
            <w:r>
              <w:rPr>
                <w:sz w:val="18"/>
                <w:szCs w:val="18"/>
                <w:lang w:val="en-GB"/>
              </w:rPr>
              <w:t>Business Manager</w:t>
            </w:r>
          </w:p>
        </w:tc>
      </w:tr>
      <w:tr w:rsidR="008F54E3" w:rsidRPr="00C32864" w14:paraId="54586FE8" w14:textId="77777777">
        <w:trPr>
          <w:cantSplit/>
        </w:trPr>
        <w:tc>
          <w:tcPr>
            <w:tcW w:w="1728" w:type="dxa"/>
          </w:tcPr>
          <w:p w14:paraId="4A8CF0A3" w14:textId="77777777" w:rsidR="008F54E3" w:rsidRPr="00C32864" w:rsidRDefault="008C6F2C">
            <w:pPr>
              <w:rPr>
                <w:lang w:val="en-GB"/>
              </w:rPr>
            </w:pPr>
            <w:r>
              <w:rPr>
                <w:sz w:val="18"/>
                <w:szCs w:val="18"/>
                <w:lang w:val="en-GB"/>
              </w:rPr>
              <w:t>Recruitment and training</w:t>
            </w:r>
          </w:p>
        </w:tc>
        <w:tc>
          <w:tcPr>
            <w:tcW w:w="1728" w:type="dxa"/>
          </w:tcPr>
          <w:p w14:paraId="1BF86EE4" w14:textId="77777777" w:rsidR="008F54E3" w:rsidRPr="00C32864" w:rsidRDefault="008C6F2C">
            <w:pPr>
              <w:rPr>
                <w:lang w:val="en-GB"/>
              </w:rPr>
            </w:pPr>
            <w:r>
              <w:rPr>
                <w:sz w:val="18"/>
                <w:szCs w:val="18"/>
                <w:lang w:val="en-GB"/>
              </w:rPr>
              <w:t xml:space="preserve">[RECRUITMENT_TRAINING_COST]</w:t>
            </w:r>
          </w:p>
        </w:tc>
        <w:tc>
          <w:tcPr>
            <w:tcW w:w="1728" w:type="dxa"/>
          </w:tcPr>
          <w:p w14:paraId="24C2D3DB" w14:textId="77777777" w:rsidR="008F54E3" w:rsidRPr="00C32864" w:rsidRDefault="008C6F2C">
            <w:pPr>
              <w:rPr>
                <w:lang w:val="en-GB"/>
              </w:rPr>
            </w:pPr>
            <w:r>
              <w:rPr>
                <w:sz w:val="18"/>
                <w:szCs w:val="18"/>
                <w:lang w:val="en-GB"/>
              </w:rPr>
              <w:t xml:space="preserve">May–July 2027 (G5)</w:t>
            </w:r>
          </w:p>
        </w:tc>
        <w:tc>
          <w:tcPr>
            <w:tcW w:w="1728" w:type="dxa"/>
          </w:tcPr>
          <w:p w14:paraId="614646C8" w14:textId="77777777" w:rsidR="008F54E3" w:rsidRPr="00C32864" w:rsidRDefault="008C6F2C">
            <w:pPr>
              <w:rPr>
                <w:lang w:val="en-GB"/>
              </w:rPr>
            </w:pPr>
            <w:r>
              <w:rPr>
                <w:sz w:val="18"/>
                <w:szCs w:val="18"/>
                <w:lang w:val="en-GB"/>
              </w:rPr>
              <w:t>Retained profit</w:t>
            </w:r>
          </w:p>
        </w:tc>
        <w:tc>
          <w:tcPr>
            <w:tcW w:w="1728" w:type="dxa"/>
          </w:tcPr>
          <w:p w14:paraId="601658C5" w14:textId="77777777" w:rsidR="008F54E3" w:rsidRPr="00C32864" w:rsidRDefault="008C6F2C">
            <w:pPr>
              <w:rPr>
                <w:lang w:val="en-GB"/>
              </w:rPr>
            </w:pPr>
            <w:r>
              <w:rPr>
                <w:sz w:val="18"/>
                <w:szCs w:val="18"/>
                <w:lang w:val="en-GB"/>
              </w:rPr>
              <w:t>Operations Manager</w:t>
            </w:r>
          </w:p>
        </w:tc>
      </w:tr>
      <w:tr w:rsidR="008F54E3" w:rsidRPr="00C32864" w14:paraId="300183E9" w14:textId="77777777">
        <w:trPr>
          <w:cantSplit/>
        </w:trPr>
        <w:tc>
          <w:tcPr>
            <w:tcW w:w="1728" w:type="dxa"/>
          </w:tcPr>
          <w:p w14:paraId="5FC9F829" w14:textId="77777777" w:rsidR="008F54E3" w:rsidRPr="00C32864" w:rsidRDefault="008C6F2C">
            <w:pPr>
              <w:rPr>
                <w:lang w:val="en-GB"/>
              </w:rPr>
            </w:pPr>
            <w:r>
              <w:rPr>
                <w:sz w:val="18"/>
                <w:szCs w:val="18"/>
                <w:lang w:val="en-GB"/>
              </w:rPr>
              <w:t>Contingency (10%)</w:t>
            </w:r>
          </w:p>
        </w:tc>
        <w:tc>
          <w:tcPr>
            <w:tcW w:w="1728" w:type="dxa"/>
          </w:tcPr>
          <w:p w14:paraId="624237C6" w14:textId="77777777" w:rsidR="008F54E3" w:rsidRPr="00C32864" w:rsidRDefault="008C6F2C">
            <w:pPr>
              <w:rPr>
                <w:lang w:val="en-GB"/>
              </w:rPr>
            </w:pPr>
            <w:r>
              <w:rPr>
                <w:sz w:val="18"/>
                <w:szCs w:val="18"/>
                <w:lang w:val="en-GB"/>
              </w:rPr>
              <w:t>25,320</w:t>
            </w:r>
          </w:p>
        </w:tc>
        <w:tc>
          <w:tcPr>
            <w:tcW w:w="1728" w:type="dxa"/>
          </w:tcPr>
          <w:p w14:paraId="2162A2F0" w14:textId="77777777" w:rsidR="008F54E3" w:rsidRPr="00C32864" w:rsidRDefault="008C6F2C">
            <w:pPr>
              <w:rPr>
                <w:lang w:val="en-GB"/>
              </w:rPr>
            </w:pPr>
            <w:r>
              <w:rPr>
                <w:sz w:val="18"/>
                <w:szCs w:val="18"/>
                <w:lang w:val="en-GB"/>
              </w:rPr>
              <w:t>—</w:t>
            </w:r>
          </w:p>
        </w:tc>
        <w:tc>
          <w:tcPr>
            <w:tcW w:w="1728" w:type="dxa"/>
          </w:tcPr>
          <w:p w14:paraId="60119C44" w14:textId="77777777" w:rsidR="008F54E3" w:rsidRPr="00C32864" w:rsidRDefault="008C6F2C">
            <w:pPr>
              <w:rPr>
                <w:lang w:val="en-GB"/>
              </w:rPr>
            </w:pPr>
            <w:r>
              <w:rPr>
                <w:sz w:val="18"/>
                <w:szCs w:val="18"/>
                <w:lang w:val="en-GB"/>
              </w:rPr>
              <w:t>Retained profit</w:t>
            </w:r>
          </w:p>
        </w:tc>
        <w:tc>
          <w:tcPr>
            <w:tcW w:w="1728" w:type="dxa"/>
          </w:tcPr>
          <w:p w14:paraId="1EA4B6B2" w14:textId="77777777" w:rsidR="008F54E3" w:rsidRPr="00C32864" w:rsidRDefault="008C6F2C">
            <w:pPr>
              <w:rPr>
                <w:lang w:val="en-GB"/>
              </w:rPr>
            </w:pPr>
            <w:r>
              <w:rPr>
                <w:sz w:val="18"/>
                <w:szCs w:val="18"/>
                <w:lang w:val="en-GB"/>
              </w:rPr>
              <w:t>Business Manager</w:t>
            </w:r>
          </w:p>
        </w:tc>
      </w:tr>
      <w:tr w:rsidR="008F54E3" w:rsidRPr="00C32864" w14:paraId="506765A7" w14:textId="77777777">
        <w:trPr>
          <w:cantSplit/>
        </w:trPr>
        <w:tc>
          <w:tcPr>
            <w:tcW w:w="1728" w:type="dxa"/>
          </w:tcPr>
          <w:p w14:paraId="452E52CB" w14:textId="77777777" w:rsidR="008F54E3" w:rsidRPr="00C32864" w:rsidRDefault="008C6F2C">
            <w:pPr>
              <w:rPr>
                <w:lang w:val="en-GB"/>
              </w:rPr>
            </w:pPr>
            <w:r>
              <w:rPr>
                <w:sz w:val="18"/>
                <w:szCs w:val="18"/>
                <w:lang w:val="en-GB"/>
              </w:rPr>
              <w:t>Total</w:t>
            </w:r>
          </w:p>
        </w:tc>
        <w:tc>
          <w:tcPr>
            <w:tcW w:w="1728" w:type="dxa"/>
          </w:tcPr>
          <w:p w14:paraId="1D2B04B9" w14:textId="77777777" w:rsidR="008F54E3" w:rsidRPr="00C32864" w:rsidRDefault="008C6F2C">
            <w:pPr>
              <w:rPr>
                <w:lang w:val="en-GB"/>
              </w:rPr>
            </w:pPr>
            <w:r>
              <w:rPr>
                <w:sz w:val="18"/>
                <w:szCs w:val="18"/>
                <w:lang w:val="en-GB"/>
              </w:rPr>
              <w:t>278,520 capital; 105,438 working capital</w:t>
            </w:r>
          </w:p>
        </w:tc>
        <w:tc>
          <w:tcPr>
            <w:tcW w:w="1728" w:type="dxa"/>
          </w:tcPr>
          <w:p w14:paraId="1660F1EB" w14:textId="77777777" w:rsidR="008F54E3" w:rsidRPr="00C32864" w:rsidRDefault="008C6F2C">
            <w:pPr>
              <w:rPr>
                <w:lang w:val="en-GB"/>
              </w:rPr>
            </w:pPr>
            <w:r>
              <w:rPr>
                <w:sz w:val="18"/>
                <w:szCs w:val="18"/>
                <w:lang w:val="en-GB"/>
              </w:rPr>
              <w:t>—</w:t>
            </w:r>
          </w:p>
        </w:tc>
        <w:tc>
          <w:tcPr>
            <w:tcW w:w="1728" w:type="dxa"/>
          </w:tcPr>
          <w:p w14:paraId="202D8D81" w14:textId="77777777" w:rsidR="008F54E3" w:rsidRPr="00C32864" w:rsidRDefault="008C6F2C">
            <w:pPr>
              <w:rPr>
                <w:lang w:val="en-GB"/>
              </w:rPr>
            </w:pPr>
            <w:r>
              <w:rPr>
                <w:sz w:val="18"/>
                <w:szCs w:val="18"/>
                <w:lang w:val="en-GB"/>
              </w:rPr>
              <w:t>—</w:t>
            </w:r>
          </w:p>
        </w:tc>
        <w:tc>
          <w:tcPr>
            <w:tcW w:w="1728" w:type="dxa"/>
          </w:tcPr>
          <w:p w14:paraId="0E9A4C22" w14:textId="77777777" w:rsidR="008F54E3" w:rsidRPr="00C32864" w:rsidRDefault="008C6F2C">
            <w:pPr>
              <w:rPr>
                <w:lang w:val="en-GB"/>
              </w:rPr>
            </w:pPr>
            <w:r>
              <w:rPr>
                <w:sz w:val="18"/>
                <w:szCs w:val="18"/>
                <w:lang w:val="en-GB"/>
              </w:rPr>
              <w:t>—</w:t>
            </w:r>
          </w:p>
        </w:tc>
      </w:tr>
    </w:tbl>
    <w:p w14:paraId="29B3A571" w14:textId="77777777" w:rsidR="00457F15" w:rsidRPr="00C32864" w:rsidRDefault="00863F0A">
      <w:pPr>
        <w:pStyle w:val="TableNote"/>
        <w:rPr>
          <w:lang w:val="en-GB"/>
        </w:rPr>
      </w:pPr>
      <w:r>
        <w:rPr>
          <w:i/>
          <w:lang w:val="en-GB"/>
        </w:rPr>
        <w:t>Note.</w:t>
      </w:r>
      <w:r>
        <w:rPr>
          <w:lang w:val="en-GB"/>
        </w:rPr>
        <w:t xml:space="preserve"> Capital from the board model's schedule (£253,200 plus 10% contingency), mostly second-hand estimates; yard works cover blocks, security, fencing, cabins, laboratory, gantry, dust suppression, wash bay and water storage. Recruitment and training are not in the model.</w:t>
      </w:r>
    </w:p>
    <w:p w14:paraId="6BDE977F" w14:textId="77777777" w:rsidR="008F54E3" w:rsidRPr="00C32864" w:rsidRDefault="008C6F2C">
      <w:pPr>
        <w:pStyle w:val="Heading2"/>
        <w:rPr>
          <w:lang w:val="en-GB"/>
        </w:rPr>
      </w:pPr>
      <w:bookmarkStart w:id="19" w:name="_Toc242194014"/>
      <w:r>
        <w:rPr>
          <w:lang w:val="en-GB"/>
        </w:rPr>
        <w:t>5.5 Stakeholder engagement and communication</w:t>
      </w:r>
      <w:bookmarkEnd w:id="19"/>
    </w:p>
    <w:p w14:paraId="5566CCDC" w14:textId="77777777" w:rsidR="008F54E3" w:rsidRPr="00C32864" w:rsidRDefault="008C6F2C">
      <w:pPr>
        <w:rPr>
          <w:lang w:val="en-GB"/>
        </w:rPr>
      </w:pPr>
      <w:r>
        <w:rPr>
          <w:lang w:val="en-GB"/>
        </w:rPr>
        <w:t xml:space="preserve">I mapped stakeholders on the power-interest matrix (Whittington et al., 2023), adapted from Mendelow's (1981) power-dynamism grid, and their positions drive the communication plan (Appendix 1). The grid is static, so I used salience (Mitchell et al., 1997) to track whose claims turn urgent at each gate, as the planning authority's claim does at G2. The Operations and Business Development Managers </w:t>
      </w:r>
      <w:r>
        <w:rPr>
          <w:lang w:val="en-GB"/>
        </w:rPr>
        <w:t xml:space="preserve">were engaged as participants and supplied evidence that tested the weightings (§4.3).</w:t>
      </w:r>
      <w:r>
        <w:rPr>
          <w:rStyle w:val="CommentReference"/>
        </w:rPr>
      </w:r>
      <w:r>
        <w:rPr>
          <w:lang w:val="en-GB"/>
        </w:rPr>
        <w:t xml:space="preserve"/>
      </w:r>
    </w:p>
    <w:p w14:paraId="63CDF926" w14:textId="77777777" w:rsidR="008F54E3" w:rsidRPr="00C32864" w:rsidRDefault="008C6F2C">
      <w:pPr>
        <w:pStyle w:val="Heading2"/>
        <w:rPr>
          <w:lang w:val="en-GB"/>
        </w:rPr>
      </w:pPr>
      <w:bookmarkStart w:id="20" w:name="_Toc242194015"/>
      <w:r>
        <w:rPr>
          <w:lang w:val="en-GB"/>
        </w:rPr>
        <w:t>5.6 Negotiation and influence</w:t>
      </w:r>
      <w:bookmarkEnd w:id="20"/>
    </w:p>
    <w:p w14:paraId="6FDC0FDA" w14:textId="77777777" w:rsidR="008F54E3" w:rsidRPr="00C32864" w:rsidRDefault="008C6F2C">
      <w:pPr>
        <w:rPr>
          <w:lang w:val="en-GB"/>
        </w:rPr>
      </w:pPr>
      <w:r>
        <w:rPr>
          <w:lang w:val="en-GB"/>
        </w:rPr>
        <w:t>Two negotiations were material to the proposal. In both I used principled negotiation, separating stated positions from underlying interests (Fisher et al., 2012).</w:t>
      </w:r>
    </w:p>
    <w:p w14:paraId="6859115C" w14:textId="77777777" w:rsidR="008F54E3" w:rsidRPr="00C32864" w:rsidRDefault="008C6F2C">
      <w:pPr>
        <w:rPr>
          <w:lang w:val="en-GB"/>
        </w:rPr>
      </w:pPr>
      <w:r>
        <w:rPr>
          <w:lang w:val="en-GB"/>
        </w:rPr>
        <w:t xml:space="preserve">Upwards, capital approval meant reconciling the proposal with the board's stated position that [BOARD_POSITION]. </w:t>
      </w:r>
      <w:r>
        <w:rPr>
          <w:lang w:val="en-GB"/>
        </w:rPr>
        <w:t xml:space="preserve">What the directors were protecting was less the capital sum than [BOARD_INTEREST]. Recognising that turned an argument about quantum into one about [REFRAME]</w:t>
      </w:r>
      <w:r>
        <w:rPr>
          <w:rStyle w:val="CommentReference"/>
        </w:rPr>
      </w:r>
      <w:r>
        <w:rPr>
          <w:lang w:val="en-GB"/>
        </w:rPr>
        <w:t xml:space="preserve">, and I restructured the proposal to [RESTRUCTURE], which met the interest without cutting the investment.</w:t>
      </w:r>
      <w:r>
        <w:rPr>
          <w:lang w:val="en-GB"/>
        </w:rPr>
        <w:t xml:space="preserve"/>
      </w:r>
      <w:r>
        <w:rPr>
          <w:rStyle w:val="CommentReference"/>
        </w:rPr>
      </w:r>
      <w:r>
        <w:rPr>
          <w:lang w:val="en-GB"/>
        </w:rPr>
        <w:t xml:space="preserve"/>
      </w:r>
    </w:p>
    <w:p w14:paraId="3BFBD74E" w14:textId="77777777" w:rsidR="008F54E3" w:rsidRPr="00C32864" w:rsidRDefault="008C6F2C">
      <w:pPr>
        <w:rPr>
          <w:lang w:val="en-GB"/>
        </w:rPr>
      </w:pPr>
      <w:r>
        <w:rPr>
          <w:lang w:val="en-GB"/>
        </w:rPr>
        <w:t xml:space="preserve">Outwards, </w:t>
      </w:r>
      <w:r>
        <w:rPr>
          <w:lang w:val="en-GB"/>
        </w:rPr>
        <w:t xml:space="preserve">negotiation with the supplier on [MATERIAL] pricing and terms addressed the strategic exposure</w:t>
      </w:r>
      <w:r>
        <w:rPr>
          <w:rStyle w:val="CommentReference"/>
        </w:rPr>
      </w:r>
      <w:r>
        <w:rPr>
          <w:lang w:val="en-GB"/>
        </w:rPr>
        <w:t xml:space="preserve"> identified through Kraljic (1983). The supplier's stated position was [SUPPLIER_POSITION], and the interest behind it was [SUPPLIER_INTEREST]. With [BATNA, e.g. a second supplier's quotation] as Procon's best alternative to a negotiated agreement, structuring the deal as [AGREEMENT_STRUCTURE] served both interests and secured [OUTCOME — quantified].</w:t>
      </w:r>
    </w:p>
    <w:p w14:paraId="06246A35" w14:textId="77777777" w:rsidR="008F54E3" w:rsidRPr="00C32864" w:rsidRDefault="008C6F2C">
      <w:pPr>
        <w:pStyle w:val="Heading2"/>
        <w:rPr>
          <w:lang w:val="en-GB"/>
        </w:rPr>
      </w:pPr>
      <w:bookmarkStart w:id="21" w:name="_Toc242194016"/>
      <w:r>
        <w:rPr>
          <w:lang w:val="en-GB"/>
        </w:rPr>
        <w:t>5.7 Implementation, change and risk</w:t>
      </w:r>
      <w:bookmarkEnd w:id="21"/>
    </w:p>
    <w:p w14:paraId="3E0B17F8" w14:textId="77777777" w:rsidR="008F54E3" w:rsidRPr="00C32864" w:rsidRDefault="008C6F2C">
      <w:pPr>
        <w:rPr>
          <w:lang w:val="en-GB"/>
        </w:rPr>
      </w:pPr>
      <w:r>
        <w:rPr>
          <w:lang w:val="en-GB"/>
        </w:rPr>
        <w:t>Implementation is stage-gated so that no irreversible capital is committed until planning consent and demand assurance, the two dependencies most likely to invalidate the appraisal, are resolved (Table 8; Appendix 15). Because price is the largest sensitivity, pre-selling at agreed rates and volumes precedes any fleet commitment. Gantt dates are indicative because consents lie outside Procon's control (Table A14.2).</w:t>
      </w:r>
    </w:p>
    <w:p w14:paraId="4AA35F15" w14:textId="77777777" w:rsidR="008F54E3" w:rsidRPr="00C32864" w:rsidRDefault="008C6F2C">
      <w:pPr>
        <w:rPr>
          <w:lang w:val="en-GB"/>
        </w:rPr>
      </w:pPr>
      <w:r>
        <w:rPr>
          <w:lang w:val="en-GB"/>
        </w:rPr>
        <w:t xml:space="preserve">Adopting the framework is itself organisational change, because </w:t>
      </w:r>
      <w:r>
        <w:rPr>
          <w:lang w:val="en-GB"/>
        </w:rPr>
        <w:t xml:space="preserve">it moves site decisions from judgement to evidence</w:t>
      </w:r>
      <w:r>
        <w:rPr>
          <w:rStyle w:val="CommentReference"/>
        </w:rPr>
      </w:r>
      <w:r>
        <w:rPr>
          <w:lang w:val="en-GB"/>
        </w:rPr>
        <w:t xml:space="preserve">. In Lewin's (1951) terms the margin and declined-work evidence unfreezes current practice, the 2027 decision is the change, and the board mandate refreezes the method, though its data is refreshed annually. Lewin's model is criticised for underplaying planning (Hayes, 2022), a criticism the stage gates answer by making planning iterative, and G7 and G8 guard against what Kotter (1995) calls declaring victory too soon.</w:t>
      </w:r>
    </w:p>
    <w:p w14:paraId="7883883C" w14:textId="77777777" w:rsidR="008F54E3" w:rsidRPr="00C32864" w:rsidRDefault="008C6F2C">
      <w:pPr>
        <w:pStyle w:val="TableCaption"/>
        <w:keepNext/>
        <w:rPr>
          <w:lang w:val="en-GB"/>
        </w:rPr>
      </w:pPr>
      <w:r>
        <w:rPr>
          <w:lang w:val="en-GB"/>
        </w:rPr>
        <w:t>Table 8. Stage-gated implementation timeline</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3EE2E93A" w14:textId="77777777">
        <w:trPr>
          <w:cantSplit/>
          <w:tblHeader/>
        </w:trPr>
        <w:tc>
          <w:tcPr>
            <w:tcW w:w="1728" w:type="dxa"/>
          </w:tcPr>
          <w:p w14:paraId="690E5D4E" w14:textId="77777777" w:rsidR="008F54E3" w:rsidRPr="00C32864" w:rsidRDefault="008C6F2C">
            <w:pPr>
              <w:keepNext/>
              <w:rPr>
                <w:lang w:val="en-GB"/>
              </w:rPr>
            </w:pPr>
            <w:r>
              <w:rPr>
                <w:b/>
                <w:sz w:val="18"/>
                <w:szCs w:val="18"/>
                <w:lang w:val="en-GB"/>
              </w:rPr>
              <w:t>Gate</w:t>
            </w:r>
          </w:p>
        </w:tc>
        <w:tc>
          <w:tcPr>
            <w:tcW w:w="1728" w:type="dxa"/>
          </w:tcPr>
          <w:p w14:paraId="671E6EBF" w14:textId="77777777" w:rsidR="008F54E3" w:rsidRPr="00C32864" w:rsidRDefault="008C6F2C">
            <w:pPr>
              <w:keepNext/>
              <w:rPr>
                <w:lang w:val="en-GB"/>
              </w:rPr>
            </w:pPr>
            <w:r>
              <w:rPr>
                <w:b/>
                <w:sz w:val="18"/>
                <w:szCs w:val="18"/>
                <w:lang w:val="en-GB"/>
              </w:rPr>
              <w:t>Milestone</w:t>
            </w:r>
          </w:p>
        </w:tc>
        <w:tc>
          <w:tcPr>
            <w:tcW w:w="1728" w:type="dxa"/>
          </w:tcPr>
          <w:p w14:paraId="158B876E" w14:textId="77777777" w:rsidR="008F54E3" w:rsidRPr="00C32864" w:rsidRDefault="008C6F2C">
            <w:pPr>
              <w:keepNext/>
              <w:rPr>
                <w:lang w:val="en-GB"/>
              </w:rPr>
            </w:pPr>
            <w:r>
              <w:rPr>
                <w:b/>
                <w:sz w:val="18"/>
                <w:szCs w:val="18"/>
                <w:lang w:val="en-GB"/>
              </w:rPr>
              <w:t>Target date</w:t>
            </w:r>
          </w:p>
        </w:tc>
        <w:tc>
          <w:tcPr>
            <w:tcW w:w="1728" w:type="dxa"/>
          </w:tcPr>
          <w:p w14:paraId="24D74BF9" w14:textId="77777777" w:rsidR="008F54E3" w:rsidRPr="00C32864" w:rsidRDefault="008C6F2C">
            <w:pPr>
              <w:keepNext/>
              <w:rPr>
                <w:lang w:val="en-GB"/>
              </w:rPr>
            </w:pPr>
            <w:r>
              <w:rPr>
                <w:b/>
                <w:sz w:val="18"/>
                <w:szCs w:val="18"/>
                <w:lang w:val="en-GB"/>
              </w:rPr>
              <w:t>Owner</w:t>
            </w:r>
          </w:p>
        </w:tc>
        <w:tc>
          <w:tcPr>
            <w:tcW w:w="1728" w:type="dxa"/>
          </w:tcPr>
          <w:p w14:paraId="728A4E18" w14:textId="77777777" w:rsidR="008F54E3" w:rsidRPr="00C32864" w:rsidRDefault="008C6F2C">
            <w:pPr>
              <w:keepNext/>
              <w:rPr>
                <w:lang w:val="en-GB"/>
              </w:rPr>
            </w:pPr>
            <w:r>
              <w:rPr>
                <w:b/>
                <w:sz w:val="18"/>
                <w:szCs w:val="18"/>
                <w:lang w:val="en-GB"/>
              </w:rPr>
              <w:t>Exit criterion</w:t>
            </w:r>
          </w:p>
        </w:tc>
      </w:tr>
      <w:tr w:rsidR="008F54E3" w:rsidRPr="00C32864" w14:paraId="20F55476" w14:textId="77777777">
        <w:trPr>
          <w:cantSplit/>
        </w:trPr>
        <w:tc>
          <w:tcPr>
            <w:tcW w:w="1728" w:type="dxa"/>
          </w:tcPr>
          <w:p w14:paraId="221A2F50" w14:textId="77777777" w:rsidR="008F54E3" w:rsidRPr="00C32864" w:rsidRDefault="008C6F2C">
            <w:pPr>
              <w:rPr>
                <w:lang w:val="en-GB"/>
              </w:rPr>
            </w:pPr>
            <w:r>
              <w:rPr>
                <w:sz w:val="18"/>
                <w:szCs w:val="18"/>
                <w:lang w:val="en-GB"/>
              </w:rPr>
              <w:t>G0</w:t>
            </w:r>
          </w:p>
        </w:tc>
        <w:tc>
          <w:tcPr>
            <w:tcW w:w="1728" w:type="dxa"/>
          </w:tcPr>
          <w:p w14:paraId="6195D059" w14:textId="77777777" w:rsidR="008F54E3" w:rsidRPr="00C32864" w:rsidRDefault="008C6F2C">
            <w:pPr>
              <w:rPr>
                <w:lang w:val="en-GB"/>
              </w:rPr>
            </w:pPr>
            <w:r>
              <w:rPr>
                <w:sz w:val="18"/>
                <w:szCs w:val="18"/>
                <w:lang w:val="en-GB"/>
              </w:rPr>
              <w:t xml:space="preserve">Board approval of framework and capital release, with all four options as appraised here (board paper, Appendix 12)</w:t>
            </w:r>
          </w:p>
        </w:tc>
        <w:tc>
          <w:tcPr>
            <w:tcW w:w="1728" w:type="dxa"/>
          </w:tcPr>
          <w:p w14:paraId="4B66E0B1" w14:textId="77777777" w:rsidR="008F54E3" w:rsidRPr="00C32864" w:rsidRDefault="008C6F2C">
            <w:pPr>
              <w:rPr>
                <w:lang w:val="en-GB"/>
              </w:rPr>
            </w:pPr>
            <w:r>
              <w:rPr>
                <w:sz w:val="18"/>
                <w:szCs w:val="18"/>
                <w:lang w:val="en-GB"/>
              </w:rPr>
              <w:t xml:space="preserve">5 November 2026</w:t>
            </w:r>
          </w:p>
        </w:tc>
        <w:tc>
          <w:tcPr>
            <w:tcW w:w="1728" w:type="dxa"/>
          </w:tcPr>
          <w:p w14:paraId="44C6B187" w14:textId="77777777" w:rsidR="008F54E3" w:rsidRPr="00C32864" w:rsidRDefault="008C6F2C">
            <w:pPr>
              <w:rPr>
                <w:lang w:val="en-GB"/>
              </w:rPr>
            </w:pPr>
            <w:r>
              <w:rPr>
                <w:sz w:val="18"/>
                <w:szCs w:val="18"/>
                <w:lang w:val="en-GB"/>
              </w:rPr>
              <w:t>Managing Director</w:t>
            </w:r>
          </w:p>
        </w:tc>
        <w:tc>
          <w:tcPr>
            <w:tcW w:w="1728" w:type="dxa"/>
          </w:tcPr>
          <w:p w14:paraId="15956FF9" w14:textId="77777777" w:rsidR="008F54E3" w:rsidRPr="00C32864" w:rsidRDefault="008C6F2C">
            <w:pPr>
              <w:rPr>
                <w:lang w:val="en-GB"/>
              </w:rPr>
            </w:pPr>
            <w:r>
              <w:rPr>
                <w:sz w:val="18"/>
                <w:szCs w:val="18"/>
                <w:lang w:val="en-GB"/>
              </w:rPr>
              <w:t>Minuted approval (Appendix 13)</w:t>
            </w:r>
          </w:p>
        </w:tc>
      </w:tr>
      <w:tr w:rsidR="008F54E3" w:rsidRPr="00C32864" w14:paraId="7AE8F07C" w14:textId="77777777">
        <w:trPr>
          <w:cantSplit/>
        </w:trPr>
        <w:tc>
          <w:tcPr>
            <w:tcW w:w="1728" w:type="dxa"/>
          </w:tcPr>
          <w:p w14:paraId="7EB604C3" w14:textId="77777777" w:rsidR="008F54E3" w:rsidRPr="00C32864" w:rsidRDefault="008C6F2C">
            <w:pPr>
              <w:rPr>
                <w:lang w:val="en-GB"/>
              </w:rPr>
            </w:pPr>
            <w:r>
              <w:rPr>
                <w:sz w:val="18"/>
                <w:szCs w:val="18"/>
                <w:lang w:val="en-GB"/>
              </w:rPr>
              <w:t>G1</w:t>
            </w:r>
          </w:p>
        </w:tc>
        <w:tc>
          <w:tcPr>
            <w:tcW w:w="1728" w:type="dxa"/>
          </w:tcPr>
          <w:p w14:paraId="27E19B23" w14:textId="77777777" w:rsidR="008F54E3" w:rsidRPr="00C32864" w:rsidRDefault="008C6F2C">
            <w:pPr>
              <w:rPr>
                <w:lang w:val="en-GB"/>
              </w:rPr>
            </w:pPr>
            <w:r>
              <w:rPr>
                <w:sz w:val="18"/>
                <w:szCs w:val="18"/>
                <w:lang w:val="en-GB"/>
              </w:rPr>
              <w:t>Site secured subject to planning; application submitted</w:t>
            </w:r>
          </w:p>
        </w:tc>
        <w:tc>
          <w:tcPr>
            <w:tcW w:w="1728" w:type="dxa"/>
          </w:tcPr>
          <w:p w14:paraId="15094F94" w14:textId="77777777" w:rsidR="008F54E3" w:rsidRPr="00C32864" w:rsidRDefault="008C6F2C">
            <w:pPr>
              <w:rPr>
                <w:lang w:val="en-GB"/>
              </w:rPr>
            </w:pPr>
            <w:r>
              <w:rPr>
                <w:sz w:val="18"/>
                <w:szCs w:val="18"/>
                <w:lang w:val="en-GB"/>
              </w:rPr>
              <w:t xml:space="preserve">January 2027</w:t>
            </w:r>
          </w:p>
        </w:tc>
        <w:tc>
          <w:tcPr>
            <w:tcW w:w="1728" w:type="dxa"/>
          </w:tcPr>
          <w:p w14:paraId="213EADA5" w14:textId="77777777" w:rsidR="008F54E3" w:rsidRPr="00C32864" w:rsidRDefault="008C6F2C">
            <w:pPr>
              <w:rPr>
                <w:lang w:val="en-GB"/>
              </w:rPr>
            </w:pPr>
            <w:r>
              <w:rPr>
                <w:sz w:val="18"/>
                <w:szCs w:val="18"/>
                <w:lang w:val="en-GB"/>
              </w:rPr>
              <w:t>Managing Director</w:t>
            </w:r>
          </w:p>
        </w:tc>
        <w:tc>
          <w:tcPr>
            <w:tcW w:w="1728" w:type="dxa"/>
          </w:tcPr>
          <w:p w14:paraId="7C98545A" w14:textId="77777777" w:rsidR="008F54E3" w:rsidRPr="00C32864" w:rsidRDefault="008C6F2C">
            <w:pPr>
              <w:rPr>
                <w:lang w:val="en-GB"/>
              </w:rPr>
            </w:pPr>
            <w:r>
              <w:rPr>
                <w:sz w:val="18"/>
                <w:szCs w:val="18"/>
                <w:lang w:val="en-GB"/>
              </w:rPr>
              <w:t>Heads of terms agreed</w:t>
            </w:r>
          </w:p>
        </w:tc>
      </w:tr>
      <w:tr w:rsidR="008F54E3" w:rsidRPr="00C32864" w14:paraId="78B0541E" w14:textId="77777777">
        <w:trPr>
          <w:cantSplit/>
        </w:trPr>
        <w:tc>
          <w:tcPr>
            <w:tcW w:w="1728" w:type="dxa"/>
          </w:tcPr>
          <w:p w14:paraId="555EC58C" w14:textId="77777777" w:rsidR="008F54E3" w:rsidRPr="00C32864" w:rsidRDefault="008C6F2C">
            <w:pPr>
              <w:rPr>
                <w:lang w:val="en-GB"/>
              </w:rPr>
            </w:pPr>
            <w:r>
              <w:rPr>
                <w:sz w:val="18"/>
                <w:szCs w:val="18"/>
                <w:lang w:val="en-GB"/>
              </w:rPr>
              <w:t>G2</w:t>
            </w:r>
          </w:p>
        </w:tc>
        <w:tc>
          <w:tcPr>
            <w:tcW w:w="1728" w:type="dxa"/>
          </w:tcPr>
          <w:p w14:paraId="2FCD797B" w14:textId="77777777" w:rsidR="008F54E3" w:rsidRPr="00C32864" w:rsidRDefault="008C6F2C">
            <w:pPr>
              <w:rPr>
                <w:lang w:val="en-GB"/>
              </w:rPr>
            </w:pPr>
            <w:r>
              <w:rPr>
                <w:sz w:val="18"/>
                <w:szCs w:val="18"/>
                <w:lang w:val="en-GB"/>
              </w:rPr>
              <w:t>Planning consent, O-licence variation and Part B permit for bulk cement storage granted (Environmental Permitting (England and Wales) Regulations 2016, Sch. 1, Pt 2, s. 3.1)</w:t>
            </w:r>
          </w:p>
        </w:tc>
        <w:tc>
          <w:tcPr>
            <w:tcW w:w="1728" w:type="dxa"/>
          </w:tcPr>
          <w:p w14:paraId="78BA338E" w14:textId="77777777" w:rsidR="008F54E3" w:rsidRPr="00C32864" w:rsidRDefault="008C6F2C">
            <w:pPr>
              <w:rPr>
                <w:lang w:val="en-GB"/>
              </w:rPr>
            </w:pPr>
            <w:r>
              <w:rPr>
                <w:sz w:val="18"/>
                <w:szCs w:val="18"/>
                <w:lang w:val="en-GB"/>
              </w:rPr>
              <w:t xml:space="preserve">May 2027</w:t>
            </w:r>
          </w:p>
        </w:tc>
        <w:tc>
          <w:tcPr>
            <w:tcW w:w="1728" w:type="dxa"/>
          </w:tcPr>
          <w:p w14:paraId="1A58C08E" w14:textId="77777777" w:rsidR="008F54E3" w:rsidRPr="00C32864" w:rsidRDefault="008C6F2C">
            <w:pPr>
              <w:rPr>
                <w:lang w:val="en-GB"/>
              </w:rPr>
            </w:pPr>
            <w:r>
              <w:rPr>
                <w:sz w:val="18"/>
                <w:szCs w:val="18"/>
                <w:lang w:val="en-GB"/>
              </w:rPr>
              <w:t>Managing Director</w:t>
            </w:r>
          </w:p>
        </w:tc>
        <w:tc>
          <w:tcPr>
            <w:tcW w:w="1728" w:type="dxa"/>
          </w:tcPr>
          <w:p w14:paraId="59DFC5B3" w14:textId="77777777" w:rsidR="008F54E3" w:rsidRPr="00C32864" w:rsidRDefault="008C6F2C">
            <w:pPr>
              <w:rPr>
                <w:lang w:val="en-GB"/>
              </w:rPr>
            </w:pPr>
            <w:r>
              <w:rPr>
                <w:sz w:val="18"/>
                <w:szCs w:val="18"/>
                <w:lang w:val="en-GB"/>
              </w:rPr>
              <w:t>Consents issued; no capital released before this gate</w:t>
            </w:r>
          </w:p>
        </w:tc>
      </w:tr>
      <w:tr w:rsidR="008F54E3" w:rsidRPr="00C32864" w14:paraId="0557382C" w14:textId="77777777">
        <w:trPr>
          <w:cantSplit/>
        </w:trPr>
        <w:tc>
          <w:tcPr>
            <w:tcW w:w="1728" w:type="dxa"/>
          </w:tcPr>
          <w:p w14:paraId="1F97F8EA" w14:textId="77777777" w:rsidR="008F54E3" w:rsidRPr="00C32864" w:rsidRDefault="008C6F2C">
            <w:pPr>
              <w:rPr>
                <w:lang w:val="en-GB"/>
              </w:rPr>
            </w:pPr>
            <w:r>
              <w:rPr>
                <w:sz w:val="18"/>
                <w:szCs w:val="18"/>
                <w:lang w:val="en-GB"/>
              </w:rPr>
              <w:t>G3</w:t>
            </w:r>
          </w:p>
        </w:tc>
        <w:tc>
          <w:tcPr>
            <w:tcW w:w="1728" w:type="dxa"/>
          </w:tcPr>
          <w:p w14:paraId="2434DFC8" w14:textId="77777777" w:rsidR="008F54E3" w:rsidRPr="00C32864" w:rsidRDefault="008C6F2C">
            <w:pPr>
              <w:rPr>
                <w:lang w:val="en-GB"/>
              </w:rPr>
            </w:pPr>
            <w:r>
              <w:rPr>
                <w:sz w:val="18"/>
                <w:szCs w:val="18"/>
                <w:lang w:val="en-GB"/>
              </w:rPr>
              <w:t>Pre-sell threshold met</w:t>
            </w:r>
          </w:p>
        </w:tc>
        <w:tc>
          <w:tcPr>
            <w:tcW w:w="1728" w:type="dxa"/>
          </w:tcPr>
          <w:p w14:paraId="1B79CD08" w14:textId="77777777" w:rsidR="008F54E3" w:rsidRPr="00C32864" w:rsidRDefault="008C6F2C">
            <w:pPr>
              <w:rPr>
                <w:lang w:val="en-GB"/>
              </w:rPr>
            </w:pPr>
            <w:r>
              <w:rPr>
                <w:sz w:val="18"/>
                <w:szCs w:val="18"/>
                <w:lang w:val="en-GB"/>
              </w:rPr>
              <w:t xml:space="preserve">April 2027</w:t>
            </w:r>
          </w:p>
        </w:tc>
        <w:tc>
          <w:tcPr>
            <w:tcW w:w="1728" w:type="dxa"/>
          </w:tcPr>
          <w:p w14:paraId="2ABB696D" w14:textId="77777777" w:rsidR="008F54E3" w:rsidRPr="00C32864" w:rsidRDefault="008C6F2C">
            <w:pPr>
              <w:rPr>
                <w:lang w:val="en-GB"/>
              </w:rPr>
            </w:pPr>
            <w:r>
              <w:rPr>
                <w:sz w:val="18"/>
                <w:szCs w:val="18"/>
                <w:lang w:val="en-GB"/>
              </w:rPr>
              <w:t>Business Development Manager</w:t>
            </w:r>
          </w:p>
        </w:tc>
        <w:tc>
          <w:tcPr>
            <w:tcW w:w="1728" w:type="dxa"/>
          </w:tcPr>
          <w:p w14:paraId="72C832F1" w14:textId="77777777" w:rsidR="008F54E3" w:rsidRPr="00C32864" w:rsidRDefault="008C6F2C">
            <w:pPr>
              <w:rPr>
                <w:lang w:val="en-GB"/>
              </w:rPr>
            </w:pPr>
            <w:r>
              <w:rPr>
                <w:sz w:val="18"/>
                <w:szCs w:val="18"/>
                <w:lang w:val="en-GB"/>
              </w:rPr>
              <w:t>≥ 50% of break-even volume (about 300 m³ a month) committed</w:t>
            </w:r>
          </w:p>
        </w:tc>
      </w:tr>
      <w:tr w:rsidR="008F54E3" w:rsidRPr="00C32864" w14:paraId="7D0D9D46" w14:textId="77777777">
        <w:trPr>
          <w:cantSplit/>
        </w:trPr>
        <w:tc>
          <w:tcPr>
            <w:tcW w:w="1728" w:type="dxa"/>
          </w:tcPr>
          <w:p w14:paraId="7E12A3C2" w14:textId="77777777" w:rsidR="008F54E3" w:rsidRPr="00C32864" w:rsidRDefault="008C6F2C">
            <w:pPr>
              <w:rPr>
                <w:lang w:val="en-GB"/>
              </w:rPr>
            </w:pPr>
            <w:r>
              <w:rPr>
                <w:sz w:val="18"/>
                <w:szCs w:val="18"/>
                <w:lang w:val="en-GB"/>
              </w:rPr>
              <w:t>G4</w:t>
            </w:r>
          </w:p>
        </w:tc>
        <w:tc>
          <w:tcPr>
            <w:tcW w:w="1728" w:type="dxa"/>
          </w:tcPr>
          <w:p w14:paraId="2C213706" w14:textId="77777777" w:rsidR="008F54E3" w:rsidRPr="00C32864" w:rsidRDefault="008C6F2C">
            <w:pPr>
              <w:rPr>
                <w:lang w:val="en-GB"/>
              </w:rPr>
            </w:pPr>
            <w:r>
              <w:rPr>
                <w:sz w:val="18"/>
                <w:szCs w:val="18"/>
                <w:lang w:val="en-GB"/>
              </w:rPr>
              <w:t>Fleet and plant ordered (32t-compliant)</w:t>
            </w:r>
          </w:p>
        </w:tc>
        <w:tc>
          <w:tcPr>
            <w:tcW w:w="1728" w:type="dxa"/>
          </w:tcPr>
          <w:p w14:paraId="1148AA3D" w14:textId="77777777" w:rsidR="008F54E3" w:rsidRPr="00C32864" w:rsidRDefault="008C6F2C">
            <w:pPr>
              <w:rPr>
                <w:lang w:val="en-GB"/>
              </w:rPr>
            </w:pPr>
            <w:r>
              <w:rPr>
                <w:sz w:val="18"/>
                <w:szCs w:val="18"/>
                <w:lang w:val="en-GB"/>
              </w:rPr>
              <w:t xml:space="preserve">June 2027</w:t>
            </w:r>
          </w:p>
        </w:tc>
        <w:tc>
          <w:tcPr>
            <w:tcW w:w="1728" w:type="dxa"/>
          </w:tcPr>
          <w:p w14:paraId="2BB79D75" w14:textId="77777777" w:rsidR="008F54E3" w:rsidRPr="00C32864" w:rsidRDefault="008C6F2C">
            <w:pPr>
              <w:rPr>
                <w:lang w:val="en-GB"/>
              </w:rPr>
            </w:pPr>
            <w:r>
              <w:rPr>
                <w:sz w:val="18"/>
                <w:szCs w:val="18"/>
                <w:lang w:val="en-GB"/>
              </w:rPr>
              <w:t>Business Manager</w:t>
            </w:r>
          </w:p>
        </w:tc>
        <w:tc>
          <w:tcPr>
            <w:tcW w:w="1728" w:type="dxa"/>
          </w:tcPr>
          <w:p w14:paraId="3E206D4B" w14:textId="77777777" w:rsidR="008F54E3" w:rsidRPr="00C32864" w:rsidRDefault="008C6F2C">
            <w:pPr>
              <w:rPr>
                <w:lang w:val="en-GB"/>
              </w:rPr>
            </w:pPr>
            <w:r>
              <w:rPr>
                <w:sz w:val="18"/>
                <w:szCs w:val="18"/>
                <w:lang w:val="en-GB"/>
              </w:rPr>
              <w:t>G2 and G3 passed</w:t>
            </w:r>
          </w:p>
        </w:tc>
      </w:tr>
      <w:tr w:rsidR="008F54E3" w:rsidRPr="00C32864" w14:paraId="5DF18AFE" w14:textId="77777777">
        <w:trPr>
          <w:cantSplit/>
        </w:trPr>
        <w:tc>
          <w:tcPr>
            <w:tcW w:w="1728" w:type="dxa"/>
          </w:tcPr>
          <w:p w14:paraId="0E578E21" w14:textId="77777777" w:rsidR="008F54E3" w:rsidRPr="00C32864" w:rsidRDefault="008C6F2C">
            <w:pPr>
              <w:rPr>
                <w:lang w:val="en-GB"/>
              </w:rPr>
            </w:pPr>
            <w:r>
              <w:rPr>
                <w:sz w:val="18"/>
                <w:szCs w:val="18"/>
                <w:lang w:val="en-GB"/>
              </w:rPr>
              <w:t>G5</w:t>
            </w:r>
          </w:p>
        </w:tc>
        <w:tc>
          <w:tcPr>
            <w:tcW w:w="1728" w:type="dxa"/>
          </w:tcPr>
          <w:p w14:paraId="4FF439AA" w14:textId="77777777" w:rsidR="008F54E3" w:rsidRPr="00C32864" w:rsidRDefault="008C6F2C">
            <w:pPr>
              <w:rPr>
                <w:lang w:val="en-GB"/>
              </w:rPr>
            </w:pPr>
            <w:r>
              <w:rPr>
                <w:sz w:val="18"/>
                <w:szCs w:val="18"/>
                <w:lang w:val="en-GB"/>
              </w:rPr>
              <w:t>Yard works, recruitment and training complete</w:t>
            </w:r>
          </w:p>
        </w:tc>
        <w:tc>
          <w:tcPr>
            <w:tcW w:w="1728" w:type="dxa"/>
          </w:tcPr>
          <w:p w14:paraId="67551901" w14:textId="77777777" w:rsidR="008F54E3" w:rsidRPr="00C32864" w:rsidRDefault="008C6F2C">
            <w:pPr>
              <w:rPr>
                <w:lang w:val="en-GB"/>
              </w:rPr>
            </w:pPr>
            <w:r>
              <w:rPr>
                <w:sz w:val="18"/>
                <w:szCs w:val="18"/>
                <w:lang w:val="en-GB"/>
              </w:rPr>
              <w:t xml:space="preserve">July 2027</w:t>
            </w:r>
          </w:p>
        </w:tc>
        <w:tc>
          <w:tcPr>
            <w:tcW w:w="1728" w:type="dxa"/>
          </w:tcPr>
          <w:p w14:paraId="46AD2AEE" w14:textId="77777777" w:rsidR="008F54E3" w:rsidRPr="00C32864" w:rsidRDefault="008C6F2C">
            <w:pPr>
              <w:rPr>
                <w:lang w:val="en-GB"/>
              </w:rPr>
            </w:pPr>
            <w:r>
              <w:rPr>
                <w:sz w:val="18"/>
                <w:szCs w:val="18"/>
                <w:lang w:val="en-GB"/>
              </w:rPr>
              <w:t>Operations Manager</w:t>
            </w:r>
          </w:p>
        </w:tc>
        <w:tc>
          <w:tcPr>
            <w:tcW w:w="1728" w:type="dxa"/>
          </w:tcPr>
          <w:p w14:paraId="7C54D80E" w14:textId="77777777" w:rsidR="008F54E3" w:rsidRPr="00C32864" w:rsidRDefault="008C6F2C">
            <w:pPr>
              <w:rPr>
                <w:lang w:val="en-GB"/>
              </w:rPr>
            </w:pPr>
            <w:r>
              <w:rPr>
                <w:sz w:val="18"/>
                <w:szCs w:val="18"/>
                <w:lang w:val="en-GB"/>
              </w:rPr>
              <w:t xml:space="preserve">Pre-opening depot audit passed; peak-day schedule tested with one wagon unavailable (Appendix 7); capital spend reconciled to Table 7 and variances explained (Shank &amp; Churchill, 1977)</w:t>
            </w:r>
          </w:p>
        </w:tc>
      </w:tr>
      <w:tr w:rsidR="008F54E3" w:rsidRPr="00C32864" w14:paraId="777F8E67" w14:textId="77777777">
        <w:trPr>
          <w:cantSplit/>
        </w:trPr>
        <w:tc>
          <w:tcPr>
            <w:tcW w:w="1728" w:type="dxa"/>
          </w:tcPr>
          <w:p w14:paraId="166E207F" w14:textId="77777777" w:rsidR="008F54E3" w:rsidRPr="00C32864" w:rsidRDefault="008C6F2C">
            <w:pPr>
              <w:rPr>
                <w:lang w:val="en-GB"/>
              </w:rPr>
            </w:pPr>
            <w:r>
              <w:rPr>
                <w:sz w:val="18"/>
                <w:szCs w:val="18"/>
                <w:lang w:val="en-GB"/>
              </w:rPr>
              <w:t>G6</w:t>
            </w:r>
          </w:p>
        </w:tc>
        <w:tc>
          <w:tcPr>
            <w:tcW w:w="1728" w:type="dxa"/>
          </w:tcPr>
          <w:p w14:paraId="19E16308" w14:textId="77777777" w:rsidR="008F54E3" w:rsidRPr="00C32864" w:rsidRDefault="008C6F2C">
            <w:pPr>
              <w:rPr>
                <w:lang w:val="en-GB"/>
              </w:rPr>
            </w:pPr>
            <w:r>
              <w:rPr>
                <w:sz w:val="18"/>
                <w:szCs w:val="18"/>
                <w:lang w:val="en-GB"/>
              </w:rPr>
              <w:t>Go-live</w:t>
            </w:r>
          </w:p>
        </w:tc>
        <w:tc>
          <w:tcPr>
            <w:tcW w:w="1728" w:type="dxa"/>
          </w:tcPr>
          <w:p w14:paraId="76A0FAE7" w14:textId="77777777" w:rsidR="008F54E3" w:rsidRPr="00C32864" w:rsidRDefault="008C6F2C">
            <w:pPr>
              <w:rPr>
                <w:lang w:val="en-GB"/>
              </w:rPr>
            </w:pPr>
            <w:r>
              <w:rPr>
                <w:sz w:val="18"/>
                <w:szCs w:val="18"/>
                <w:lang w:val="en-GB"/>
              </w:rPr>
              <w:t xml:space="preserve">August 2027</w:t>
            </w:r>
          </w:p>
        </w:tc>
        <w:tc>
          <w:tcPr>
            <w:tcW w:w="1728" w:type="dxa"/>
          </w:tcPr>
          <w:p w14:paraId="18C65752" w14:textId="77777777" w:rsidR="008F54E3" w:rsidRPr="00C32864" w:rsidRDefault="008C6F2C">
            <w:pPr>
              <w:rPr>
                <w:lang w:val="en-GB"/>
              </w:rPr>
            </w:pPr>
            <w:r>
              <w:rPr>
                <w:sz w:val="18"/>
                <w:szCs w:val="18"/>
                <w:lang w:val="en-GB"/>
              </w:rPr>
              <w:t>Business Manager</w:t>
            </w:r>
          </w:p>
        </w:tc>
        <w:tc>
          <w:tcPr>
            <w:tcW w:w="1728" w:type="dxa"/>
          </w:tcPr>
          <w:p w14:paraId="0C10B1BE" w14:textId="77777777" w:rsidR="008F54E3" w:rsidRPr="00C32864" w:rsidRDefault="008C6F2C">
            <w:pPr>
              <w:rPr>
                <w:lang w:val="en-GB"/>
              </w:rPr>
            </w:pPr>
            <w:r>
              <w:rPr>
                <w:sz w:val="18"/>
                <w:szCs w:val="18"/>
                <w:lang w:val="en-GB"/>
              </w:rPr>
              <w:t>First deliveries made</w:t>
            </w:r>
          </w:p>
        </w:tc>
      </w:tr>
      <w:tr w:rsidR="008F54E3" w:rsidRPr="00C32864" w14:paraId="37087869" w14:textId="77777777">
        <w:trPr>
          <w:cantSplit/>
        </w:trPr>
        <w:tc>
          <w:tcPr>
            <w:tcW w:w="1728" w:type="dxa"/>
          </w:tcPr>
          <w:p w14:paraId="7386F116" w14:textId="77777777" w:rsidR="008F54E3" w:rsidRPr="00C32864" w:rsidRDefault="008C6F2C">
            <w:pPr>
              <w:rPr>
                <w:lang w:val="en-GB"/>
              </w:rPr>
            </w:pPr>
            <w:r>
              <w:rPr>
                <w:sz w:val="18"/>
                <w:szCs w:val="18"/>
                <w:lang w:val="en-GB"/>
              </w:rPr>
              <w:t>G7</w:t>
            </w:r>
          </w:p>
        </w:tc>
        <w:tc>
          <w:tcPr>
            <w:tcW w:w="1728" w:type="dxa"/>
          </w:tcPr>
          <w:p w14:paraId="1ADBD9F2" w14:textId="77777777" w:rsidR="008F54E3" w:rsidRPr="00C32864" w:rsidRDefault="008C6F2C">
            <w:pPr>
              <w:rPr>
                <w:lang w:val="en-GB"/>
              </w:rPr>
            </w:pPr>
            <w:r>
              <w:rPr>
                <w:sz w:val="18"/>
                <w:szCs w:val="18"/>
                <w:lang w:val="en-GB"/>
              </w:rPr>
              <w:t>Six-month KPI review</w:t>
            </w:r>
          </w:p>
        </w:tc>
        <w:tc>
          <w:tcPr>
            <w:tcW w:w="1728" w:type="dxa"/>
          </w:tcPr>
          <w:p w14:paraId="7F44E39D" w14:textId="77777777" w:rsidR="008F54E3" w:rsidRPr="00C32864" w:rsidRDefault="008C6F2C">
            <w:pPr>
              <w:rPr>
                <w:lang w:val="en-GB"/>
              </w:rPr>
            </w:pPr>
            <w:r>
              <w:rPr>
                <w:sz w:val="18"/>
                <w:szCs w:val="18"/>
                <w:lang w:val="en-GB"/>
              </w:rPr>
              <w:t xml:space="preserve">February 2028</w:t>
            </w:r>
          </w:p>
        </w:tc>
        <w:tc>
          <w:tcPr>
            <w:tcW w:w="1728" w:type="dxa"/>
          </w:tcPr>
          <w:p w14:paraId="10DD01EA" w14:textId="77777777" w:rsidR="008F54E3" w:rsidRPr="00C32864" w:rsidRDefault="008C6F2C">
            <w:pPr>
              <w:rPr>
                <w:lang w:val="en-GB"/>
              </w:rPr>
            </w:pPr>
            <w:r>
              <w:rPr>
                <w:sz w:val="18"/>
                <w:szCs w:val="18"/>
                <w:lang w:val="en-GB"/>
              </w:rPr>
              <w:t>Business Manager</w:t>
            </w:r>
          </w:p>
        </w:tc>
        <w:tc>
          <w:tcPr>
            <w:tcW w:w="1728" w:type="dxa"/>
          </w:tcPr>
          <w:p w14:paraId="099F1580" w14:textId="77777777" w:rsidR="008F54E3" w:rsidRPr="00C32864" w:rsidRDefault="008C6F2C">
            <w:pPr>
              <w:rPr>
                <w:lang w:val="en-GB"/>
              </w:rPr>
            </w:pPr>
            <w:r>
              <w:rPr>
                <w:sz w:val="18"/>
                <w:szCs w:val="18"/>
                <w:lang w:val="en-GB"/>
              </w:rPr>
              <w:t>Volume on or above break-even path; operating variances explained</w:t>
            </w:r>
          </w:p>
        </w:tc>
      </w:tr>
      <w:tr w:rsidR="008F54E3" w:rsidRPr="00C32864" w14:paraId="6F871CE1" w14:textId="77777777">
        <w:trPr>
          <w:cantSplit/>
        </w:trPr>
        <w:tc>
          <w:tcPr>
            <w:tcW w:w="1728" w:type="dxa"/>
          </w:tcPr>
          <w:p w14:paraId="5B0034BA" w14:textId="77777777" w:rsidR="008F54E3" w:rsidRPr="00C32864" w:rsidRDefault="008C6F2C">
            <w:pPr>
              <w:rPr>
                <w:lang w:val="en-GB"/>
              </w:rPr>
            </w:pPr>
            <w:r>
              <w:rPr>
                <w:sz w:val="18"/>
                <w:szCs w:val="18"/>
                <w:lang w:val="en-GB"/>
              </w:rPr>
              <w:t>G8</w:t>
            </w:r>
          </w:p>
        </w:tc>
        <w:tc>
          <w:tcPr>
            <w:tcW w:w="1728" w:type="dxa"/>
          </w:tcPr>
          <w:p w14:paraId="31F3A295" w14:textId="77777777" w:rsidR="008F54E3" w:rsidRPr="00C32864" w:rsidRDefault="008C6F2C">
            <w:pPr>
              <w:rPr>
                <w:lang w:val="en-GB"/>
              </w:rPr>
            </w:pPr>
            <w:r>
              <w:rPr>
                <w:sz w:val="18"/>
                <w:szCs w:val="18"/>
                <w:lang w:val="en-GB"/>
              </w:rPr>
              <w:t>Funding-trigger review for later depots</w:t>
            </w:r>
          </w:p>
        </w:tc>
        <w:tc>
          <w:tcPr>
            <w:tcW w:w="1728" w:type="dxa"/>
          </w:tcPr>
          <w:p w14:paraId="6AB0EDE4" w14:textId="77777777" w:rsidR="008F54E3" w:rsidRPr="00C32864" w:rsidRDefault="008C6F2C">
            <w:pPr>
              <w:rPr>
                <w:lang w:val="en-GB"/>
              </w:rPr>
            </w:pPr>
            <w:r>
              <w:rPr>
                <w:sz w:val="18"/>
                <w:szCs w:val="18"/>
                <w:lang w:val="en-GB"/>
              </w:rPr>
              <w:t xml:space="preserve">May 2028</w:t>
            </w:r>
          </w:p>
        </w:tc>
        <w:tc>
          <w:tcPr>
            <w:tcW w:w="1728" w:type="dxa"/>
          </w:tcPr>
          <w:p w14:paraId="20A333C6" w14:textId="77777777" w:rsidR="008F54E3" w:rsidRPr="00C32864" w:rsidRDefault="008C6F2C">
            <w:pPr>
              <w:rPr>
                <w:lang w:val="en-GB"/>
              </w:rPr>
            </w:pPr>
            <w:r>
              <w:rPr>
                <w:sz w:val="18"/>
                <w:szCs w:val="18"/>
                <w:lang w:val="en-GB"/>
              </w:rPr>
              <w:t>Managing Director</w:t>
            </w:r>
          </w:p>
        </w:tc>
        <w:tc>
          <w:tcPr>
            <w:tcW w:w="1728" w:type="dxa"/>
          </w:tcPr>
          <w:p w14:paraId="3005F4A5" w14:textId="77777777" w:rsidR="008F54E3" w:rsidRPr="00C32864" w:rsidRDefault="008C6F2C">
            <w:pPr>
              <w:rPr>
                <w:lang w:val="en-GB"/>
              </w:rPr>
            </w:pPr>
            <w:r>
              <w:rPr>
                <w:sz w:val="18"/>
                <w:szCs w:val="18"/>
                <w:lang w:val="en-GB"/>
              </w:rPr>
              <w:t xml:space="preserve">§5.2 trigger met or not met; East Yorkshire re-appraised on Hull evidence (A7, Table A15.3); decision minuted</w:t>
            </w:r>
          </w:p>
        </w:tc>
      </w:tr>
    </w:tbl>
    <w:p w14:paraId="2D6BD3C2" w14:textId="77777777" w:rsidR="008F54E3" w:rsidRPr="00C32864" w:rsidRDefault="008C6F2C">
      <w:pPr>
        <w:pStyle w:val="Heading2"/>
        <w:rPr>
          <w:lang w:val="en-GB"/>
        </w:rPr>
      </w:pPr>
      <w:bookmarkStart w:id="22" w:name="_Toc242194017"/>
      <w:r>
        <w:rPr>
          <w:lang w:val="en-GB"/>
        </w:rPr>
        <w:t>5.8 Progress to date</w:t>
      </w:r>
      <w:bookmarkEnd w:id="22"/>
    </w:p>
    <w:p w14:paraId="1CA7823C" w14:textId="77777777" w:rsidR="008F54E3" w:rsidRPr="00C32864" w:rsidRDefault="008C6F2C">
      <w:pPr>
        <w:rPr>
          <w:lang w:val="en-GB"/>
        </w:rPr>
      </w:pPr>
      <w:r>
        <w:rPr>
          <w:lang w:val="en-GB"/>
        </w:rPr>
        <w:t xml:space="preserve">The board approved both the framework as standard investment governance and the recommended site on [APPROVAL_DATE] (Appendix 13). [EARLY_ACTIONS].</w:t>
      </w:r>
    </w:p>
    <w:p w14:paraId="613BF995" w14:textId="77777777" w:rsidR="008F54E3" w:rsidRPr="00C32864" w:rsidRDefault="008C6F2C">
      <w:pPr>
        <w:pStyle w:val="Heading1"/>
        <w:pageBreakBefore/>
        <w:rPr>
          <w:lang w:val="en-GB"/>
        </w:rPr>
      </w:pPr>
      <w:bookmarkStart w:id="23" w:name="_Toc242194018"/>
      <w:r>
        <w:rPr>
          <w:lang w:val="en-GB"/>
        </w:rPr>
        <w:t>6. Conclusion</w:t>
      </w:r>
      <w:bookmarkEnd w:id="23"/>
    </w:p>
    <w:p w14:paraId="54E2B566" w14:textId="77777777" w:rsidR="008F54E3" w:rsidRPr="00C32864" w:rsidRDefault="008C6F2C">
      <w:pPr>
        <w:rPr>
          <w:lang w:val="en-GB"/>
        </w:rPr>
      </w:pPr>
      <w:r>
        <w:rPr>
          <w:lang w:val="en-GB"/>
        </w:rPr>
        <w:t xml:space="preserve">I recommend Option A, South Yorkshire, but the evidence revises the plan's premise. With a 23-month payback this depot cannot fund its successor a year later, so existing depots will underwrite about £274,000 of the 2028 opening (§5.2). The plan's third depot, in East Yorkshire, should stay conditional, since Hull passes the board's rule only with 16% more market share.</w:t>
      </w:r>
    </w:p>
    <w:p w14:paraId="1855F5F4" w14:textId="77777777" w:rsidR="008F54E3" w:rsidRPr="00C32864" w:rsidRDefault="008C6F2C">
      <w:pPr>
        <w:rPr>
          <w:lang w:val="en-GB"/>
        </w:rPr>
      </w:pPr>
      <w:r>
        <w:rPr>
          <w:lang w:val="en-GB"/>
        </w:rPr>
        <w:t xml:space="preserve">Three changes would make the framework more useful with each use.</w:t>
      </w:r>
      <w:r>
        <w:rPr>
          <w:rStyle w:val="CommentReference"/>
        </w:rPr>
      </w:r>
      <w:r>
        <w:rPr>
          <w:lang w:val="en-GB"/>
        </w:rPr>
        <w:t xml:space="preserve"> A post-completion audit at month 12 should compare each depot's trading with its forecast (Drury, 2021), </w:t>
      </w:r>
      <w:r>
        <w:rPr>
          <w:lang w:val="en-GB"/>
        </w:rPr>
        <w:t xml:space="preserve">building the reference class that Flyvbjerg (2008) shows judgement-based appraisal lacks</w:t>
      </w:r>
      <w:r>
        <w:rPr>
          <w:rStyle w:val="CommentReference"/>
        </w:rPr>
      </w:r>
      <w:r>
        <w:rPr>
          <w:lang w:val="en-GB"/>
        </w:rPr>
        <w:t xml:space="preserve">. Enforcing the reason codes the depot logs already define (Appendix 19), and adding postcodes, would turn lost orders into a running map of unmet demand. Finally, </w:t>
      </w:r>
      <w:r>
        <w:rPr>
          <w:lang w:val="en-GB"/>
        </w:rPr>
        <w:t xml:space="preserve">the framework should be re-run each August</w:t>
      </w:r>
      <w:r>
        <w:rPr>
          <w:rStyle w:val="CommentReference"/>
        </w:rPr>
      </w:r>
      <w:r>
        <w:rPr>
          <w:lang w:val="en-GB"/>
        </w:rPr>
        <w:t xml:space="preserve">, after the CPA's summer forecasts.</w:t>
      </w:r>
    </w:p>
    <w:p w14:paraId="34C95AB2" w14:textId="77777777" w:rsidR="008F54E3" w:rsidRPr="00C32864" w:rsidRDefault="008C6F2C">
      <w:pPr>
        <w:rPr>
          <w:lang w:val="en-GB"/>
        </w:rPr>
      </w:pPr>
      <w:r>
        <w:rPr>
          <w:lang w:val="en-GB"/>
        </w:rPr>
        <w:t>The evidence changed my initial belief that self-funding was invariably preferable. I first treated deferral merely as a procedural alternative; the real-options analysis then showed its declining value once the CPA forecasts and the DfT timetable had already resolved much of the uncertainty that waiting would address. This reframing shifted the analysis from a binary choice to a conditional path: proceed with the 2027 depot on a self-funded basis, while introducing a defined volume-based trigger for later acceleration. The explicit calculation of the 2028 funding gap followed directly from that change in perspective.</w:t>
      </w:r>
    </w:p>
    <w:p w14:paraId="2BA93C53" w14:textId="77777777" w:rsidR="008F54E3" w:rsidRPr="00C32864" w:rsidRDefault="008C6F2C">
      <w:pPr>
        <w:rPr>
          <w:lang w:val="en-GB"/>
        </w:rPr>
      </w:pPr>
      <w:r>
        <w:rPr>
          <w:lang w:val="en-GB"/>
        </w:rPr>
        <w:t xml:space="preserve">If I repeated the study I would commission an external review of the financial model from the outset, and I would interview customers in the target catchment. Customers appear only indirectly, through the declined-enquiry records, the evidence's clearest gap, which I recognised too late to close within 12 weeks.</w:t>
      </w:r>
    </w:p>
    <w:p w14:paraId="167C17F1" w14:textId="77777777" w:rsidR="008F54E3" w:rsidRPr="00C32864" w:rsidRDefault="008C6F2C">
      <w:pPr>
        <w:pStyle w:val="Heading1"/>
        <w:pageBreakBefore/>
        <w:rPr>
          <w:lang w:val="en-GB"/>
        </w:rPr>
      </w:pPr>
      <w:bookmarkStart w:id="24" w:name="_Toc242194019"/>
      <w:r>
        <w:rPr>
          <w:lang w:val="en-GB"/>
        </w:rPr>
        <w:t>References</w:t>
      </w:r>
      <w:bookmarkEnd w:id="24"/>
    </w:p>
    <w:p>
      <w:pPr>
        <w:ind w:left="720" w:hanging="720"/>
        <w:rPr>
          <w:lang w:val="en-GB"/>
        </w:rPr>
      </w:pPr>
      <w:r>
        <w:rPr>
          <w:lang w:val="en-GB"/>
        </w:rPr>
        <w:t xml:space="preserve">Agg-Net. (n.d.-a). </w:t>
      </w:r>
      <w:r>
        <w:rPr>
          <w:i/>
          <w:lang w:val="en-GB"/>
        </w:rPr>
        <w:t xml:space="preserve">Hull concrete plant</w:t>
      </w:r>
      <w:r>
        <w:rPr>
          <w:lang w:val="en-GB"/>
        </w:rPr>
        <w:t xml:space="preserve">. Retrieved October 7, 2026, from https://www.agg-net.com/aggregates/hull-concrete-plant-0</w:t>
      </w:r>
    </w:p>
    <w:p>
      <w:pPr>
        <w:ind w:left="720" w:hanging="720"/>
        <w:rPr>
          <w:lang w:val="en-GB"/>
        </w:rPr>
      </w:pPr>
      <w:r>
        <w:rPr>
          <w:lang w:val="en-GB"/>
        </w:rPr>
        <w:t xml:space="preserve">Agg-Net. (n.d.-b). </w:t>
      </w:r>
      <w:r>
        <w:rPr>
          <w:i/>
          <w:lang w:val="en-GB"/>
        </w:rPr>
        <w:t xml:space="preserve">Hull concrete plant &amp; aggregates wharf</w:t>
      </w:r>
      <w:r>
        <w:rPr>
          <w:lang w:val="en-GB"/>
        </w:rPr>
        <w:t xml:space="preserve">. Retrieved October 7, 2026, from https://agg-net.com/aggregates/hull-concrete-plant-aggregates-wharf</w:t>
      </w:r>
    </w:p>
    <w:p w14:paraId="6B6F7D8F" w14:textId="77777777" w:rsidR="008F54E3" w:rsidRPr="00C32864" w:rsidRDefault="008C6F2C">
      <w:pPr>
        <w:ind w:left="720" w:hanging="720"/>
        <w:rPr>
          <w:lang w:val="en-GB"/>
        </w:rPr>
      </w:pPr>
      <w:r>
        <w:rPr>
          <w:lang w:val="en-GB"/>
        </w:rPr>
        <w:t xml:space="preserve">Anthropic. (2026). </w:t>
      </w:r>
      <w:r>
        <w:rPr>
          <w:lang w:val="en-GB"/>
          <w:i/>
        </w:rPr>
        <w:t xml:space="preserve">Claude Sonnet 5.5 and Claude Opus 5.5</w:t>
      </w:r>
      <w:r>
        <w:rPr>
          <w:lang w:val="en-GB"/>
        </w:rPr>
        <w:t xml:space="preserve"> [Large language models]. https://www.anthropic.com/claude</w:t>
      </w:r>
    </w:p>
    <w:p w14:paraId="31AF3F96" w14:textId="77777777" w:rsidR="008F54E3" w:rsidRPr="00C32864" w:rsidRDefault="008C6F2C">
      <w:pPr>
        <w:ind w:left="720" w:hanging="720"/>
        <w:rPr>
          <w:lang w:val="en-GB"/>
        </w:rPr>
      </w:pPr>
      <w:r>
        <w:rPr>
          <w:lang w:val="en-GB"/>
        </w:rPr>
        <w:t xml:space="preserve">Barney, J. (1991). Firm resources and sustained competitive advantage. </w:t>
      </w:r>
      <w:r>
        <w:rPr>
          <w:i/>
          <w:lang w:val="en-GB"/>
        </w:rPr>
        <w:t>Journal of Management, 17</w:t>
      </w:r>
      <w:r>
        <w:rPr>
          <w:lang w:val="en-GB"/>
        </w:rPr>
        <w:t>(1), 99–120. https://doi.org/10.1177/014920639101700108</w:t>
      </w:r>
    </w:p>
    <w:p w14:paraId="2B271876" w14:textId="77777777" w:rsidR="008F54E3" w:rsidRPr="00C32864" w:rsidRDefault="008C6F2C">
      <w:pPr>
        <w:ind w:left="720" w:hanging="720"/>
        <w:rPr>
          <w:lang w:val="en-GB"/>
        </w:rPr>
      </w:pPr>
      <w:r>
        <w:rPr>
          <w:lang w:val="en-GB"/>
        </w:rPr>
        <w:t xml:space="preserve">Barney, J. B. (1995). Looking inside for competitive advantage. </w:t>
      </w:r>
      <w:r>
        <w:rPr>
          <w:i/>
          <w:lang w:val="en-GB"/>
        </w:rPr>
        <w:t>Academy of Management Executive, 9</w:t>
      </w:r>
      <w:r>
        <w:rPr>
          <w:lang w:val="en-GB"/>
        </w:rPr>
        <w:t>(4), 49–61. https://doi.org/10.5465/ame.1995.9512032192</w:t>
      </w:r>
    </w:p>
    <w:p w14:paraId="15E23ED6" w14:textId="77777777" w:rsidR="008F54E3" w:rsidRPr="00C32864" w:rsidRDefault="008C6F2C">
      <w:pPr>
        <w:ind w:left="720" w:hanging="720"/>
        <w:rPr>
          <w:lang w:val="en-GB"/>
        </w:rPr>
      </w:pPr>
      <w:r>
        <w:rPr>
          <w:lang w:val="en-GB"/>
        </w:rPr>
        <w:t xml:space="preserve">Belton, V., &amp; Stewart, T. J. (2002). </w:t>
      </w:r>
      <w:r>
        <w:rPr>
          <w:i/>
          <w:lang w:val="en-GB"/>
        </w:rPr>
        <w:t>Multiple criteria decision analysis: An integrated approach</w:t>
      </w:r>
      <w:r>
        <w:rPr>
          <w:lang w:val="en-GB"/>
        </w:rPr>
        <w:t>. Kluwer Academic Publishers.</w:t>
      </w:r>
    </w:p>
    <w:p w14:paraId="239154A9" w14:textId="77777777" w:rsidR="008F54E3" w:rsidRPr="00C32864" w:rsidRDefault="008C6F2C">
      <w:pPr>
        <w:ind w:left="720" w:hanging="720"/>
        <w:rPr>
          <w:lang w:val="en-GB"/>
        </w:rPr>
      </w:pPr>
      <w:r>
        <w:rPr>
          <w:lang w:val="en-GB"/>
        </w:rPr>
        <w:t xml:space="preserve">Beverley-Jones, L. (2026). </w:t>
      </w:r>
      <w:r>
        <w:rPr>
          <w:i/>
          <w:lang w:val="en-GB"/>
        </w:rPr>
        <w:t>Shaping and scoping the problem</w:t>
      </w:r>
      <w:r>
        <w:rPr>
          <w:lang w:val="en-GB"/>
        </w:rPr>
        <w:t xml:space="preserve"> [PowerPoint slides]. BEMM117DA Strategic Business Proposal, University of Exeter ELE. https://ele.exeter.ac.uk/mod/resource/view.php?id=4424890</w:t>
      </w:r>
    </w:p>
    <w:p w14:paraId="1969A4B9" w14:textId="77777777" w:rsidR="008F54E3" w:rsidRPr="00C32864" w:rsidRDefault="008C6F2C">
      <w:pPr>
        <w:ind w:left="720" w:hanging="720"/>
        <w:rPr>
          <w:lang w:val="en-GB"/>
        </w:rPr>
      </w:pPr>
      <w:r>
        <w:rPr>
          <w:lang w:val="en-GB"/>
        </w:rPr>
        <w:t xml:space="preserve">Boddy, D. (2002). </w:t>
      </w:r>
      <w:r>
        <w:rPr>
          <w:i/>
          <w:lang w:val="en-GB"/>
        </w:rPr>
        <w:t>Managing projects: Building and leading the team</w:t>
      </w:r>
      <w:r>
        <w:rPr>
          <w:lang w:val="en-GB"/>
        </w:rPr>
        <w:t>. Financial Times Prentice Hall.</w:t>
      </w:r>
    </w:p>
    <w:p w14:paraId="04E11212" w14:textId="77777777" w:rsidR="008F54E3" w:rsidRPr="00C32864" w:rsidRDefault="008C6F2C">
      <w:pPr>
        <w:ind w:left="720" w:hanging="720"/>
        <w:rPr>
          <w:lang w:val="en-GB"/>
        </w:rPr>
      </w:pPr>
      <w:r>
        <w:rPr>
          <w:lang w:val="en-GB"/>
        </w:rPr>
        <w:t xml:space="preserve">Braun, V., &amp; Clarke, V. (2006). Using thematic analysis in psychology. </w:t>
      </w:r>
      <w:r>
        <w:rPr>
          <w:i/>
          <w:lang w:val="en-GB"/>
        </w:rPr>
        <w:t>Qualitative Research in Psychology, 3</w:t>
      </w:r>
      <w:r>
        <w:rPr>
          <w:lang w:val="en-GB"/>
        </w:rPr>
        <w:t>(2), 77–101. https://doi.org/10.1191/1478088706qp063oa</w:t>
      </w:r>
    </w:p>
    <w:p w14:paraId="497EED3E" w14:textId="77777777" w:rsidR="008F54E3" w:rsidRPr="00C32864" w:rsidRDefault="008C6F2C">
      <w:pPr>
        <w:ind w:left="720" w:hanging="720"/>
        <w:rPr>
          <w:lang w:val="en-GB"/>
        </w:rPr>
      </w:pPr>
      <w:r>
        <w:rPr>
          <w:lang w:val="en-GB"/>
        </w:rPr>
        <w:t xml:space="preserve">British Standards Institution. (2023). </w:t>
      </w:r>
      <w:r>
        <w:rPr>
          <w:i/>
          <w:lang w:val="en-GB"/>
        </w:rPr>
        <w:t>PAS 2080:2023 Carbon management in buildings and infrastructure</w:t>
      </w:r>
      <w:r>
        <w:rPr>
          <w:lang w:val="en-GB"/>
        </w:rPr>
        <w:t>.</w:t>
      </w:r>
    </w:p>
    <w:p w14:paraId="25603FE9" w14:textId="77777777" w:rsidR="008F54E3" w:rsidRPr="00C32864" w:rsidRDefault="008C6F2C">
      <w:pPr>
        <w:ind w:left="720" w:hanging="720"/>
        <w:rPr>
          <w:lang w:val="en-GB"/>
        </w:rPr>
      </w:pPr>
      <w:r>
        <w:rPr>
          <w:lang w:val="en-GB"/>
        </w:rPr>
        <w:t xml:space="preserve">Church, R., &amp; ReVelle, C. (1974). The maximal covering location problem. </w:t>
      </w:r>
      <w:r>
        <w:rPr>
          <w:i/>
          <w:lang w:val="en-GB"/>
        </w:rPr>
        <w:t>Papers of the Regional Science Association, 32</w:t>
      </w:r>
      <w:r>
        <w:rPr>
          <w:lang w:val="en-GB"/>
        </w:rPr>
        <w:t>(1), 101–118. https://doi.org/10.1007/BF01942293</w:t>
      </w:r>
    </w:p>
    <w:p w14:paraId="7A6F742C" w14:textId="77777777" w:rsidR="008F54E3" w:rsidRPr="00C32864" w:rsidRDefault="008C6F2C">
      <w:pPr>
        <w:ind w:left="720" w:hanging="720"/>
        <w:rPr>
          <w:lang w:val="en-GB"/>
        </w:rPr>
      </w:pPr>
      <w:r>
        <w:rPr>
          <w:lang w:val="en-GB"/>
        </w:rPr>
        <w:t xml:space="preserve">Clancy, T. (2018). Systems thinking: Three system archetypes every manager should know. </w:t>
      </w:r>
      <w:r>
        <w:rPr>
          <w:i/>
          <w:lang w:val="en-GB"/>
        </w:rPr>
        <w:t>IEEE Engineering Management Review, 46</w:t>
      </w:r>
      <w:r>
        <w:rPr>
          <w:lang w:val="en-GB"/>
        </w:rPr>
        <w:t>(2), 32–41. https://doi.org/10.1109/EMR.2018.2844377</w:t>
      </w:r>
    </w:p>
    <w:p w14:paraId="20C8BD63" w14:textId="77777777" w:rsidR="008F54E3" w:rsidRPr="00C32864" w:rsidRDefault="008C6F2C">
      <w:pPr>
        <w:ind w:left="720" w:hanging="720"/>
        <w:rPr>
          <w:lang w:val="en-GB"/>
        </w:rPr>
      </w:pPr>
      <w:r>
        <w:rPr>
          <w:lang w:val="en-GB"/>
        </w:rPr>
        <w:t xml:space="preserve">Coghlan, D., &amp; Brannick, T. (2014). </w:t>
      </w:r>
      <w:r>
        <w:rPr>
          <w:i/>
          <w:lang w:val="en-GB"/>
        </w:rPr>
        <w:t>Doing action research in your own organization</w:t>
      </w:r>
      <w:r>
        <w:rPr>
          <w:lang w:val="en-GB"/>
        </w:rPr>
        <w:t xml:space="preserve"> (4th ed.). SAGE.</w:t>
      </w:r>
    </w:p>
    <w:p>
      <w:pPr>
        <w:ind w:left="720" w:hanging="720"/>
        <w:rPr>
          <w:lang w:val="en-GB"/>
        </w:rPr>
      </w:pPr>
      <w:r>
        <w:rPr>
          <w:lang w:val="en-GB"/>
        </w:rPr>
        <w:t xml:space="preserve">Companies House. (n.d.). </w:t>
      </w:r>
      <w:r>
        <w:rPr>
          <w:i/>
          <w:lang w:val="en-GB"/>
        </w:rPr>
        <w:t xml:space="preserve">READY CRETE LTD (14978531): Company overview</w:t>
      </w:r>
      <w:r>
        <w:rPr>
          <w:lang w:val="en-GB"/>
        </w:rPr>
        <w:t xml:space="preserve">. Retrieved October 7, 2026, from https://find-and-update.company-information.service.gov.uk/company/14978531</w:t>
      </w:r>
    </w:p>
    <w:p w14:paraId="50164D1D" w14:textId="77777777" w:rsidR="008F54E3" w:rsidRPr="00C32864" w:rsidRDefault="008C6F2C">
      <w:pPr>
        <w:ind w:left="720" w:hanging="720"/>
        <w:rPr>
          <w:lang w:val="en-GB"/>
        </w:rPr>
      </w:pPr>
      <w:r>
        <w:rPr>
          <w:lang w:val="en-GB"/>
        </w:rPr>
        <w:t xml:space="preserve">Competition and Markets Authority. (2021, September 20). </w:t>
      </w:r>
      <w:r>
        <w:rPr>
          <w:i/>
          <w:lang w:val="en-GB"/>
        </w:rPr>
        <w:t>Making environmental claims on goods and services</w:t>
      </w:r>
      <w:r>
        <w:rPr>
          <w:lang w:val="en-GB"/>
        </w:rPr>
        <w:t>. GOV.UK. https://www.gov.uk/government/publications/green-claims-code-making-environmental-claims/environmental-claims-on-goods-and-services</w:t>
      </w:r>
    </w:p>
    <w:p>
      <w:pPr>
        <w:ind w:left="720" w:hanging="720"/>
        <w:rPr>
          <w:lang w:val="en-GB"/>
        </w:rPr>
      </w:pPr>
      <w:r>
        <w:rPr>
          <w:lang w:val="en-GB"/>
        </w:rPr>
        <w:t xml:space="preserve">Concrete Connect. (n.d.). </w:t>
      </w:r>
      <w:r>
        <w:rPr>
          <w:i/>
          <w:lang w:val="en-GB"/>
        </w:rPr>
        <w:t xml:space="preserve">Ashcourt Concrete completes key pour for A63 project</w:t>
      </w:r>
      <w:r>
        <w:rPr>
          <w:lang w:val="en-GB"/>
        </w:rPr>
        <w:t xml:space="preserve">. Retrieved October 7, 2026, from https://concreteconnect.co.uk/news/ashcourt-concrete-completes-key-pour-for-a63-project</w:t>
      </w:r>
    </w:p>
    <w:p w14:paraId="02993CB0" w14:textId="77777777" w:rsidR="008F54E3" w:rsidRPr="00C32864" w:rsidRDefault="008C6F2C">
      <w:pPr>
        <w:ind w:left="720" w:hanging="720"/>
        <w:rPr>
          <w:lang w:val="en-GB"/>
        </w:rPr>
      </w:pPr>
      <w:r>
        <w:rPr>
          <w:lang w:val="en-GB"/>
        </w:rPr>
        <w:t xml:space="preserve">Construction Products Association. (2026, July 27). </w:t>
      </w:r>
      <w:r>
        <w:rPr>
          <w:i/>
          <w:lang w:val="en-GB"/>
        </w:rPr>
        <w:t>CPA releases summer forecasts 2026</w:t>
      </w:r>
      <w:r>
        <w:rPr>
          <w:lang w:val="en-GB"/>
        </w:rPr>
        <w:t>. https://www.constructionproducts.org.uk/news-media-events/news/2026/july/cpa-releases-summer-forecasts-2026</w:t>
      </w:r>
    </w:p>
    <w:p w14:paraId="4BB9D5AC" w14:textId="77777777" w:rsidR="008F54E3" w:rsidRPr="00C32864" w:rsidRDefault="008C6F2C">
      <w:pPr>
        <w:ind w:left="720" w:hanging="720"/>
        <w:rPr>
          <w:lang w:val="en-GB"/>
        </w:rPr>
      </w:pPr>
      <w:r>
        <w:rPr>
          <w:lang w:val="en-GB"/>
        </w:rPr>
        <w:t xml:space="preserve">Costley, C., Elliott, G., &amp; Gibbs, P. (2010). </w:t>
      </w:r>
      <w:r>
        <w:rPr>
          <w:i/>
          <w:lang w:val="en-GB"/>
        </w:rPr>
        <w:t>Doing work based research: Approaches to enquiry for insider-researchers</w:t>
      </w:r>
      <w:r>
        <w:rPr>
          <w:lang w:val="en-GB"/>
        </w:rPr>
        <w:t>. SAGE.</w:t>
      </w:r>
    </w:p>
    <w:p w14:paraId="334707FF" w14:textId="77777777" w:rsidR="008F54E3" w:rsidRPr="00C32864" w:rsidRDefault="008C6F2C">
      <w:pPr>
        <w:ind w:left="720" w:hanging="720"/>
        <w:rPr>
          <w:lang w:val="en-GB"/>
        </w:rPr>
      </w:pPr>
      <w:r>
        <w:rPr>
          <w:lang w:val="en-GB"/>
        </w:rPr>
        <w:t xml:space="preserve">Department for Transport. (2023, October 19). </w:t>
      </w:r>
      <w:r>
        <w:rPr>
          <w:i/>
          <w:lang w:val="en-GB"/>
        </w:rPr>
        <w:t>Volumetric concrete mixers review</w:t>
      </w:r>
      <w:r>
        <w:rPr>
          <w:lang w:val="en-GB"/>
        </w:rPr>
        <w:t xml:space="preserve"> [Call for evidence]. GOV.UK. https://www.gov.uk/government/calls-for-evidence/volumetric-concrete-mixers-review/volumetric-concrete-mixers-review</w:t>
      </w:r>
    </w:p>
    <w:p w14:paraId="470A8A51" w14:textId="77777777" w:rsidR="008F54E3" w:rsidRPr="00C32864" w:rsidRDefault="008C6F2C">
      <w:pPr>
        <w:ind w:left="720" w:hanging="720"/>
        <w:rPr>
          <w:lang w:val="en-GB"/>
        </w:rPr>
      </w:pPr>
      <w:r>
        <w:rPr>
          <w:lang w:val="en-GB"/>
        </w:rPr>
        <w:t xml:space="preserve">Department for Transport. (2025a, June 26). </w:t>
      </w:r>
      <w:r>
        <w:rPr>
          <w:i/>
          <w:lang w:val="en-GB"/>
        </w:rPr>
        <w:t>Volumetric concrete mixers: Call for evidence outcome</w:t>
      </w:r>
      <w:r>
        <w:rPr>
          <w:lang w:val="en-GB"/>
        </w:rPr>
        <w:t>. GOV.UK. https://www.gov.uk/government/calls-for-evidence/volumetric-concrete-mixers-review/outcome/volumetric-concrete-mixers-call-for-evidence-outcome</w:t>
      </w:r>
    </w:p>
    <w:p w14:paraId="7A69269B" w14:textId="77777777" w:rsidR="008F54E3" w:rsidRPr="00C32864" w:rsidRDefault="008C6F2C">
      <w:pPr>
        <w:ind w:left="720" w:hanging="720"/>
        <w:rPr>
          <w:lang w:val="en-GB"/>
        </w:rPr>
      </w:pPr>
      <w:r>
        <w:rPr>
          <w:lang w:val="en-GB"/>
        </w:rPr>
        <w:t xml:space="preserve">Department for Transport. (2025b, June 26). </w:t>
      </w:r>
      <w:r>
        <w:rPr>
          <w:i/>
          <w:lang w:val="en-GB"/>
        </w:rPr>
        <w:t>Volumetric concrete mixers: Fact sheet March 2025</w:t>
      </w:r>
      <w:r>
        <w:rPr>
          <w:lang w:val="en-GB"/>
        </w:rPr>
        <w:t>. GOV.UK. https://www.gov.uk/government/calls-for-evidence/volumetric-concrete-mixers-review/outcome/volumetric-concrete-mixers-fact-sheet-march-2025</w:t>
      </w:r>
    </w:p>
    <w:p w14:paraId="2EFAF8B4" w14:textId="77777777" w:rsidR="008F54E3" w:rsidRPr="00C32864" w:rsidRDefault="008C6F2C">
      <w:pPr>
        <w:ind w:left="720" w:hanging="720"/>
        <w:rPr>
          <w:lang w:val="en-GB"/>
        </w:rPr>
      </w:pPr>
      <w:r>
        <w:rPr>
          <w:lang w:val="en-GB"/>
        </w:rPr>
        <w:t xml:space="preserve">Dixit, A. K., &amp; Pindyck, R. S. (1994). </w:t>
      </w:r>
      <w:r>
        <w:rPr>
          <w:i/>
          <w:lang w:val="en-GB"/>
        </w:rPr>
        <w:t>Investment under uncertainty</w:t>
      </w:r>
      <w:r>
        <w:rPr>
          <w:lang w:val="en-GB"/>
        </w:rPr>
        <w:t>. Princeton University Press.</w:t>
      </w:r>
    </w:p>
    <w:p w14:paraId="6D23D68C" w14:textId="77777777" w:rsidR="008F54E3" w:rsidRPr="00C32864" w:rsidRDefault="008C6F2C">
      <w:pPr>
        <w:ind w:left="720" w:hanging="720"/>
        <w:rPr>
          <w:lang w:val="en-GB"/>
        </w:rPr>
      </w:pPr>
      <w:r>
        <w:rPr>
          <w:lang w:val="en-GB"/>
        </w:rPr>
        <w:t xml:space="preserve">Doran, G. T. (1981). There's a S.M.A.R.T. way to write management's goals and objectives. </w:t>
      </w:r>
      <w:r>
        <w:rPr>
          <w:i/>
          <w:lang w:val="en-GB"/>
        </w:rPr>
        <w:t>Management Review, 70</w:t>
      </w:r>
      <w:r>
        <w:rPr>
          <w:lang w:val="en-GB"/>
        </w:rPr>
        <w:t>(11), 35–36.</w:t>
      </w:r>
    </w:p>
    <w:p w14:paraId="12EAABCD" w14:textId="77777777" w:rsidR="008F54E3" w:rsidRPr="00C32864" w:rsidRDefault="008C6F2C">
      <w:pPr>
        <w:ind w:left="720" w:hanging="720"/>
        <w:rPr>
          <w:lang w:val="en-GB"/>
        </w:rPr>
      </w:pPr>
      <w:r>
        <w:rPr>
          <w:lang w:val="en-GB"/>
        </w:rPr>
        <w:t xml:space="preserve">Drury, C. (2021). </w:t>
      </w:r>
      <w:r>
        <w:rPr>
          <w:i/>
          <w:lang w:val="en-GB"/>
        </w:rPr>
        <w:t>Management and cost accounting</w:t>
      </w:r>
      <w:r>
        <w:rPr>
          <w:lang w:val="en-GB"/>
        </w:rPr>
        <w:t xml:space="preserve"> (11th ed.). Cengage Learning.</w:t>
      </w:r>
    </w:p>
    <w:p w14:paraId="4FCDA386" w14:textId="77777777" w:rsidR="008F54E3" w:rsidRPr="00C32864" w:rsidRDefault="008C6F2C">
      <w:pPr>
        <w:ind w:left="720" w:hanging="720"/>
        <w:rPr>
          <w:lang w:val="en-GB"/>
        </w:rPr>
      </w:pPr>
      <w:r>
        <w:rPr>
          <w:lang w:val="en-GB"/>
        </w:rPr>
        <w:t xml:space="preserve">Easterby-Smith, M., Jaspersen, L. J., Thorpe, R., &amp; Valizade, D. (2021). </w:t>
      </w:r>
      <w:r>
        <w:rPr>
          <w:i/>
          <w:lang w:val="en-GB"/>
        </w:rPr>
        <w:t>Management and business research</w:t>
      </w:r>
      <w:r>
        <w:rPr>
          <w:lang w:val="en-GB"/>
        </w:rPr>
        <w:t xml:space="preserve"> (7th ed.). SAGE.</w:t>
      </w:r>
    </w:p>
    <w:p w14:paraId="1F073388" w14:textId="77777777" w:rsidR="008F54E3" w:rsidRPr="00C32864" w:rsidRDefault="008C6F2C">
      <w:pPr>
        <w:ind w:left="720" w:hanging="720"/>
        <w:rPr>
          <w:lang w:val="en-GB"/>
        </w:rPr>
      </w:pPr>
      <w:r>
        <w:rPr>
          <w:lang w:val="en-GB"/>
        </w:rPr>
        <w:t>Environmental Permitting (England and Wales) Regulations 2016, SI 2016/1154. https://www.legislation.gov.uk/uksi/2016/1154/contents</w:t>
      </w:r>
    </w:p>
    <w:p w14:paraId="7250B8CD" w14:textId="77777777" w:rsidR="008F54E3" w:rsidRPr="00C32864" w:rsidRDefault="008C6F2C">
      <w:pPr>
        <w:ind w:left="720" w:hanging="720"/>
        <w:rPr>
          <w:lang w:val="en-GB"/>
        </w:rPr>
      </w:pPr>
      <w:r>
        <w:rPr>
          <w:lang w:val="en-GB"/>
        </w:rPr>
        <w:t xml:space="preserve">Fisher, R., Ury, W., &amp; Patton, B. (2012). </w:t>
      </w:r>
      <w:r>
        <w:rPr>
          <w:i/>
          <w:lang w:val="en-GB"/>
        </w:rPr>
        <w:t>Getting to yes: Negotiating an agreement without giving in</w:t>
      </w:r>
      <w:r>
        <w:rPr>
          <w:lang w:val="en-GB"/>
        </w:rPr>
        <w:t xml:space="preserve"> (3rd ed.). Random House Business.</w:t>
      </w:r>
    </w:p>
    <w:p w14:paraId="1DCE8CDB" w14:textId="77777777" w:rsidR="008F54E3" w:rsidRPr="00C32864" w:rsidRDefault="008C6F2C">
      <w:pPr>
        <w:ind w:left="720" w:hanging="720"/>
        <w:rPr>
          <w:lang w:val="en-GB"/>
        </w:rPr>
      </w:pPr>
      <w:r>
        <w:rPr>
          <w:lang w:val="en-GB"/>
        </w:rPr>
        <w:t xml:space="preserve">Flyvbjerg, B. (2008). Curbing optimism bias and strategic misrepresentation in planning: Reference class forecasting in practice. </w:t>
      </w:r>
      <w:r>
        <w:rPr>
          <w:i/>
          <w:lang w:val="en-GB"/>
        </w:rPr>
        <w:t>European Planning Studies, 16</w:t>
      </w:r>
      <w:r>
        <w:rPr>
          <w:lang w:val="en-GB"/>
        </w:rPr>
        <w:t>(1), 3–21. https://doi.org/10.1080/09654310701747936</w:t>
      </w:r>
    </w:p>
    <w:p w14:paraId="17FE751E" w14:textId="77777777" w:rsidR="008F54E3" w:rsidRPr="00C32864" w:rsidRDefault="008C6F2C">
      <w:pPr>
        <w:ind w:left="720" w:hanging="720"/>
        <w:rPr>
          <w:lang w:val="en-GB"/>
        </w:rPr>
      </w:pPr>
      <w:r>
        <w:rPr>
          <w:lang w:val="en-GB"/>
        </w:rPr>
        <w:t xml:space="preserve">Flyvbjerg, B. (2021). Top ten behavioral biases in project management: An overview. </w:t>
      </w:r>
      <w:r>
        <w:rPr>
          <w:i/>
          <w:lang w:val="en-GB"/>
        </w:rPr>
        <w:t>Project Management Journal, 52</w:t>
      </w:r>
      <w:r>
        <w:rPr>
          <w:lang w:val="en-GB"/>
        </w:rPr>
        <w:t>(6), 531–546. https://doi.org/10.1177/87569728211049046</w:t>
      </w:r>
    </w:p>
    <w:p w14:paraId="17DFC549" w14:textId="77777777" w:rsidR="008F54E3" w:rsidRPr="00C32864" w:rsidRDefault="008C6F2C">
      <w:pPr>
        <w:ind w:left="720" w:hanging="720"/>
        <w:rPr>
          <w:lang w:val="en-GB"/>
        </w:rPr>
      </w:pPr>
      <w:r>
        <w:rPr>
          <w:lang w:val="en-GB"/>
        </w:rPr>
        <w:t xml:space="preserve">Fombrun, C., &amp; Shanley, M. (1990). What's in a name? Reputation building and corporate strategy. </w:t>
      </w:r>
      <w:r>
        <w:rPr>
          <w:i/>
          <w:lang w:val="en-GB"/>
        </w:rPr>
        <w:t>Academy of Management Journal, 33</w:t>
      </w:r>
      <w:r>
        <w:rPr>
          <w:lang w:val="en-GB"/>
        </w:rPr>
        <w:t>(2), 233–258. https://doi.org/10.2307/256324</w:t>
      </w:r>
    </w:p>
    <w:p>
      <w:pPr>
        <w:ind w:left="720" w:hanging="720"/>
        <w:rPr>
          <w:lang w:val="en-GB"/>
        </w:rPr>
      </w:pPr>
      <w:r>
        <w:rPr>
          <w:lang w:val="en-GB"/>
        </w:rPr>
        <w:t xml:space="preserve">Future Humber. (2026, May 29). </w:t>
      </w:r>
      <w:r>
        <w:rPr>
          <w:i/>
          <w:lang w:val="en-GB"/>
        </w:rPr>
        <w:t xml:space="preserve">Humber Freeport promotes £3bn development potential with investment prospectus launch</w:t>
      </w:r>
      <w:r>
        <w:rPr>
          <w:lang w:val="en-GB"/>
        </w:rPr>
        <w:t xml:space="preserve">. https://www.futurehumber.com/news/humber-freeport-promotes-3bn-development-potential-with-investment-prospectus-launch</w:t>
      </w:r>
    </w:p>
    <w:p w14:paraId="7EA03CA2" w14:textId="77777777" w:rsidR="008F54E3" w:rsidRPr="00C32864" w:rsidRDefault="008C6F2C">
      <w:pPr>
        <w:ind w:left="720" w:hanging="720"/>
        <w:rPr>
          <w:lang w:val="en-GB"/>
        </w:rPr>
      </w:pPr>
      <w:r>
        <w:rPr>
          <w:lang w:val="en-GB"/>
        </w:rPr>
        <w:t xml:space="preserve">Harvey, W. S., Tourky, M., Knight, E., &amp; Kitchen, P. (2017). Lens or prism? How organisations sustain multiple and competing reputations. </w:t>
      </w:r>
      <w:r>
        <w:rPr>
          <w:i/>
          <w:lang w:val="en-GB"/>
        </w:rPr>
        <w:t>European Journal of Marketing, 51</w:t>
      </w:r>
      <w:r>
        <w:rPr>
          <w:lang w:val="en-GB"/>
        </w:rPr>
        <w:t>(4), 821–844. https://doi.org/10.1108/EJM-03-2016-0122</w:t>
      </w:r>
    </w:p>
    <w:p w14:paraId="64431F1E" w14:textId="77777777" w:rsidR="008F54E3" w:rsidRPr="00C32864" w:rsidRDefault="008C6F2C">
      <w:pPr>
        <w:ind w:left="720" w:hanging="720"/>
        <w:rPr>
          <w:lang w:val="en-GB"/>
        </w:rPr>
      </w:pPr>
      <w:r>
        <w:rPr>
          <w:lang w:val="en-GB"/>
        </w:rPr>
        <w:t xml:space="preserve">Hayes, J. (2022). </w:t>
      </w:r>
      <w:r>
        <w:rPr>
          <w:i/>
          <w:lang w:val="en-GB"/>
        </w:rPr>
        <w:t>The theory and practice of change management</w:t>
      </w:r>
      <w:r>
        <w:rPr>
          <w:lang w:val="en-GB"/>
        </w:rPr>
        <w:t xml:space="preserve"> (6th ed.). Red Globe Press.</w:t>
      </w:r>
    </w:p>
    <w:p>
      <w:pPr>
        <w:ind w:left="720" w:hanging="720"/>
        <w:rPr>
          <w:lang w:val="en-GB"/>
        </w:rPr>
      </w:pPr>
      <w:r>
        <w:rPr>
          <w:lang w:val="en-GB"/>
        </w:rPr>
        <w:t xml:space="preserve">Heidelberg Materials. (n.d.). </w:t>
      </w:r>
      <w:r>
        <w:rPr>
          <w:i/>
          <w:lang w:val="en-GB"/>
        </w:rPr>
        <w:t xml:space="preserve">Ready-mixed concrete Bridlington</w:t>
      </w:r>
      <w:r>
        <w:rPr>
          <w:lang w:val="en-GB"/>
        </w:rPr>
        <w:t xml:space="preserve">. Retrieved October 7, 2026, from https://www.heidelbergmaterials.co.uk/en/concrete/bridlington</w:t>
      </w:r>
    </w:p>
    <w:p w14:paraId="7E0D9CEF" w14:textId="77777777" w:rsidR="008F54E3" w:rsidRPr="00C32864" w:rsidRDefault="008C6F2C">
      <w:pPr>
        <w:ind w:left="720" w:hanging="720"/>
        <w:rPr>
          <w:lang w:val="en-GB"/>
        </w:rPr>
      </w:pPr>
      <w:r>
        <w:rPr>
          <w:lang w:val="en-GB"/>
        </w:rPr>
        <w:t xml:space="preserve">Higgins, R. C. (1977). How much growth can a firm afford? </w:t>
      </w:r>
      <w:r>
        <w:rPr>
          <w:i/>
          <w:lang w:val="en-GB"/>
        </w:rPr>
        <w:t>Financial Management, 6</w:t>
      </w:r>
      <w:r>
        <w:rPr>
          <w:lang w:val="en-GB"/>
        </w:rPr>
        <w:t>(3), 7–16. https://doi.org/10.2307/3665251</w:t>
      </w:r>
    </w:p>
    <w:p w14:paraId="6B4A7143" w14:textId="77777777" w:rsidR="008F54E3" w:rsidRPr="00C32864" w:rsidRDefault="008C6F2C">
      <w:pPr>
        <w:ind w:left="720" w:hanging="720"/>
        <w:rPr>
          <w:lang w:val="en-GB"/>
        </w:rPr>
      </w:pPr>
      <w:r>
        <w:rPr>
          <w:lang w:val="en-GB"/>
        </w:rPr>
        <w:t xml:space="preserve">HM Revenue &amp; Customs. (2025). </w:t>
      </w:r>
      <w:r>
        <w:rPr>
          <w:i/>
          <w:lang w:val="en-GB"/>
        </w:rPr>
        <w:t>Carbon border adjustment mechanism</w:t>
      </w:r>
      <w:r>
        <w:rPr>
          <w:lang w:val="en-GB"/>
        </w:rPr>
        <w:t xml:space="preserve"> [Policy paper]. GOV.UK. https://www.gov.uk/government/publications/introduction-of-carbon-border-adjustment-mechanism/carbon-border-adjustment-mechanism</w:t>
      </w:r>
    </w:p>
    <w:p w14:paraId="21E7FBAC" w14:textId="77777777" w:rsidR="008F54E3" w:rsidRPr="00C32864" w:rsidRDefault="008C6F2C">
      <w:pPr>
        <w:ind w:left="720" w:hanging="720"/>
        <w:rPr>
          <w:lang w:val="en-GB"/>
        </w:rPr>
      </w:pPr>
      <w:r>
        <w:rPr>
          <w:lang w:val="en-GB"/>
        </w:rPr>
        <w:t xml:space="preserve">Hogan, K., &amp; ReVelle, C. (1986). Concepts and applications of backup coverage. </w:t>
      </w:r>
      <w:r>
        <w:rPr>
          <w:i/>
          <w:lang w:val="en-GB"/>
        </w:rPr>
        <w:t>Management Science, 32</w:t>
      </w:r>
      <w:r>
        <w:rPr>
          <w:lang w:val="en-GB"/>
        </w:rPr>
        <w:t>(11), 1434–1444. https://doi.org/10.1287/mnsc.32.11.1434</w:t>
      </w:r>
    </w:p>
    <w:p w14:paraId="5BAEB15A" w14:textId="77777777" w:rsidR="008F54E3" w:rsidRPr="00C32864" w:rsidRDefault="008C6F2C">
      <w:pPr>
        <w:ind w:left="720" w:hanging="720"/>
        <w:rPr>
          <w:lang w:val="en-GB"/>
        </w:rPr>
      </w:pPr>
      <w:r>
        <w:rPr>
          <w:lang w:val="en-GB"/>
        </w:rPr>
        <w:t xml:space="preserve">Hotelling, H. (1929). Stability in competition. </w:t>
      </w:r>
      <w:r>
        <w:rPr>
          <w:i/>
          <w:lang w:val="en-GB"/>
        </w:rPr>
        <w:t>The Economic Journal, 39</w:t>
      </w:r>
      <w:r>
        <w:rPr>
          <w:lang w:val="en-GB"/>
        </w:rPr>
        <w:t>(153), 41–57. https://doi.org/10.2307/2224214</w:t>
      </w:r>
    </w:p>
    <w:p>
      <w:pPr>
        <w:ind w:left="720" w:hanging="720"/>
        <w:rPr>
          <w:lang w:val="en-GB"/>
        </w:rPr>
      </w:pPr>
      <w:r>
        <w:rPr>
          <w:lang w:val="en-GB"/>
        </w:rPr>
        <w:t xml:space="preserve">Hull City Council. (2019, November 15). </w:t>
      </w:r>
      <w:r>
        <w:rPr>
          <w:i/>
          <w:lang w:val="en-GB"/>
        </w:rPr>
        <w:t xml:space="preserve">How Hull is tackling flooding</w:t>
      </w:r>
      <w:r>
        <w:rPr>
          <w:lang w:val="en-GB"/>
        </w:rPr>
        <w:t xml:space="preserve"> [Press release]. https://news.hull.gov.uk/15/11/2019/how-hull-is-tackling-flooding</w:t>
      </w:r>
    </w:p>
    <w:p>
      <w:pPr>
        <w:ind w:left="720" w:hanging="720"/>
        <w:rPr>
          <w:lang w:val="en-GB"/>
        </w:rPr>
      </w:pPr>
      <w:r>
        <w:rPr>
          <w:lang w:val="en-GB"/>
        </w:rPr>
        <w:t xml:space="preserve">Hull Daily Mail. (2026, March 26). </w:t>
      </w:r>
      <w:r>
        <w:rPr>
          <w:i/>
          <w:lang w:val="en-GB"/>
        </w:rPr>
        <w:t xml:space="preserve">New era for the A63 in Hull as 'transformative' split-level junction opens</w:t>
      </w:r>
      <w:r>
        <w:rPr>
          <w:lang w:val="en-GB"/>
        </w:rPr>
        <w:t xml:space="preserve">. https://hulldailymail.co.uk/news/hull-east-yorkshire-news/new-era-a63-hull-transformative-10886152</w:t>
      </w:r>
    </w:p>
    <w:p>
      <w:pPr>
        <w:ind w:left="720" w:hanging="720"/>
        <w:rPr>
          <w:lang w:val="en-GB"/>
        </w:rPr>
      </w:pPr>
      <w:r>
        <w:rPr>
          <w:lang w:val="en-GB"/>
        </w:rPr>
        <w:t xml:space="preserve">Humber Bridge Board. (n.d.). </w:t>
      </w:r>
      <w:r>
        <w:rPr>
          <w:i/>
          <w:lang w:val="en-GB"/>
        </w:rPr>
        <w:t xml:space="preserve">Toll prices</w:t>
      </w:r>
      <w:r>
        <w:rPr>
          <w:lang w:val="en-GB"/>
        </w:rPr>
        <w:t xml:space="preserve">. Retrieved October 7, 2026, from https://www.humberbridge.co.uk/plan-your-trip/toll-prices/</w:t>
      </w:r>
    </w:p>
    <w:p w14:paraId="57D6A88E" w14:textId="77777777" w:rsidR="008F54E3" w:rsidRPr="00C32864" w:rsidRDefault="008C6F2C">
      <w:pPr>
        <w:ind w:left="720" w:hanging="720"/>
        <w:rPr>
          <w:lang w:val="en-GB"/>
        </w:rPr>
      </w:pPr>
      <w:r>
        <w:rPr>
          <w:lang w:val="en-GB"/>
        </w:rPr>
        <w:t xml:space="preserve">Keller, K. L. (1993). Conceptualizing, measuring, and managing customer-based brand equity. </w:t>
      </w:r>
      <w:r>
        <w:rPr>
          <w:i/>
          <w:lang w:val="en-GB"/>
        </w:rPr>
        <w:t>Journal of Marketing, 57</w:t>
      </w:r>
      <w:r>
        <w:rPr>
          <w:lang w:val="en-GB"/>
        </w:rPr>
        <w:t>(1), 1–22. https://doi.org/10.1177/002224299305700101</w:t>
      </w:r>
    </w:p>
    <w:p w14:paraId="610D27C6" w14:textId="77777777" w:rsidR="008F54E3" w:rsidRPr="00C32864" w:rsidRDefault="008C6F2C">
      <w:pPr>
        <w:ind w:left="720" w:hanging="720"/>
        <w:rPr>
          <w:lang w:val="en-GB"/>
        </w:rPr>
      </w:pPr>
      <w:r>
        <w:rPr>
          <w:lang w:val="en-GB"/>
        </w:rPr>
        <w:t xml:space="preserve">Kotter, J. P. (1995). Leading change: Why transformation efforts fail. </w:t>
      </w:r>
      <w:r>
        <w:rPr>
          <w:i/>
          <w:lang w:val="en-GB"/>
        </w:rPr>
        <w:t>Harvard Business Review, 73</w:t>
      </w:r>
      <w:r>
        <w:rPr>
          <w:lang w:val="en-GB"/>
        </w:rPr>
        <w:t>(2), 59–67.</w:t>
      </w:r>
    </w:p>
    <w:p w14:paraId="50BBCF1D" w14:textId="77777777" w:rsidR="008F54E3" w:rsidRPr="00C32864" w:rsidRDefault="008C6F2C">
      <w:pPr>
        <w:ind w:left="720" w:hanging="720"/>
        <w:rPr>
          <w:lang w:val="en-GB"/>
        </w:rPr>
      </w:pPr>
      <w:r>
        <w:rPr>
          <w:lang w:val="en-GB"/>
        </w:rPr>
        <w:t xml:space="preserve">Kraljic, P. (1983). Purchasing must become supply management. </w:t>
      </w:r>
      <w:r>
        <w:rPr>
          <w:i/>
          <w:lang w:val="en-GB"/>
        </w:rPr>
        <w:t>Harvard Business Review, 61</w:t>
      </w:r>
      <w:r>
        <w:rPr>
          <w:lang w:val="en-GB"/>
        </w:rPr>
        <w:t>(5), 109–117.</w:t>
      </w:r>
    </w:p>
    <w:p w14:paraId="500572DC" w14:textId="77777777" w:rsidR="008F54E3" w:rsidRPr="00C32864" w:rsidRDefault="008C6F2C">
      <w:pPr>
        <w:ind w:left="720" w:hanging="720"/>
        <w:rPr>
          <w:lang w:val="en-GB"/>
        </w:rPr>
      </w:pPr>
      <w:r>
        <w:rPr>
          <w:lang w:val="en-GB"/>
        </w:rPr>
        <w:t xml:space="preserve">Leek, S., &amp; Christodoulides, G. (2012). A framework of brand value in B2B markets: The contributing role of functional and emotional components. </w:t>
      </w:r>
      <w:r>
        <w:rPr>
          <w:i/>
          <w:lang w:val="en-GB"/>
        </w:rPr>
        <w:t>Industrial Marketing Management, 41</w:t>
      </w:r>
      <w:r>
        <w:rPr>
          <w:lang w:val="en-GB"/>
        </w:rPr>
        <w:t>(1), 106–114. https://doi.org/10.1016/j.indmarman.2011.11.009</w:t>
      </w:r>
    </w:p>
    <w:p w14:paraId="7C144E44" w14:textId="77777777" w:rsidR="008F54E3" w:rsidRPr="00C32864" w:rsidRDefault="008C6F2C">
      <w:pPr>
        <w:ind w:left="720" w:hanging="720"/>
        <w:rPr>
          <w:lang w:val="en-GB"/>
        </w:rPr>
      </w:pPr>
      <w:r>
        <w:rPr>
          <w:lang w:val="en-GB"/>
        </w:rPr>
        <w:t xml:space="preserve">Lewin, K. (1951). </w:t>
      </w:r>
      <w:r>
        <w:rPr>
          <w:i/>
          <w:lang w:val="en-GB"/>
        </w:rPr>
        <w:t>Field theory in social science: Selected theoretical papers</w:t>
      </w:r>
      <w:r>
        <w:rPr>
          <w:lang w:val="en-GB"/>
        </w:rPr>
        <w:t xml:space="preserve"> (D. Cartwright, Ed.). Harper &amp; Row.</w:t>
      </w:r>
    </w:p>
    <w:p w14:paraId="7D439B0B" w14:textId="77777777" w:rsidR="008F54E3" w:rsidRPr="00C32864" w:rsidRDefault="008C6F2C">
      <w:pPr>
        <w:ind w:left="720" w:hanging="720"/>
        <w:rPr>
          <w:lang w:val="en-GB"/>
        </w:rPr>
      </w:pPr>
      <w:r>
        <w:rPr>
          <w:lang w:val="en-GB"/>
        </w:rPr>
        <w:t xml:space="preserve">Mendelow, A. L. (1981). Environmental scanning: The impact of the stakeholder concept. In </w:t>
      </w:r>
      <w:r>
        <w:rPr>
          <w:i/>
          <w:lang w:val="en-GB"/>
        </w:rPr>
        <w:t>Proceedings of the Second International Conference on Information Systems</w:t>
      </w:r>
      <w:r>
        <w:rPr>
          <w:lang w:val="en-GB"/>
        </w:rPr>
        <w:t xml:space="preserve"> (pp. 407–417). Association for Information Systems. https://aisel.aisnet.org/icis1981/20</w:t>
      </w:r>
    </w:p>
    <w:p w14:paraId="25A0005D" w14:textId="77777777" w:rsidR="008F54E3" w:rsidRPr="00C32864" w:rsidRDefault="008C6F2C">
      <w:pPr>
        <w:ind w:left="720" w:hanging="720"/>
        <w:rPr>
          <w:lang w:val="en-GB"/>
        </w:rPr>
      </w:pPr>
      <w:r>
        <w:rPr>
          <w:lang w:val="en-GB"/>
        </w:rPr>
        <w:t xml:space="preserve">Mineral Products Association. (2025a). </w:t>
      </w:r>
      <w:r>
        <w:rPr>
          <w:i/>
          <w:lang w:val="en-GB"/>
        </w:rPr>
        <w:t>Profile of the UK mineral products industry: 2025 edition</w:t>
      </w:r>
      <w:r>
        <w:rPr>
          <w:lang w:val="en-GB"/>
        </w:rPr>
        <w:t>. https://mineralproducts.org/MPA/media/root/Publications/2025/Profile_of_the_UK_Mineral_Products_Industry_2025.pdf</w:t>
      </w:r>
    </w:p>
    <w:p w14:paraId="063AC3EF" w14:textId="77777777" w:rsidR="008F54E3" w:rsidRPr="00C32864" w:rsidRDefault="008C6F2C">
      <w:pPr>
        <w:ind w:left="720" w:hanging="720"/>
        <w:rPr>
          <w:lang w:val="en-GB"/>
        </w:rPr>
      </w:pPr>
      <w:r>
        <w:rPr>
          <w:lang w:val="en-GB"/>
        </w:rPr>
        <w:t xml:space="preserve">Mineral Products Association. (2025b, August 4). </w:t>
      </w:r>
      <w:r>
        <w:rPr>
          <w:i/>
          <w:lang w:val="en-GB"/>
        </w:rPr>
        <w:t>Concrete market plumbs new depths as business confidence shrivels across mineral products sector</w:t>
      </w:r>
      <w:r>
        <w:rPr>
          <w:lang w:val="en-GB"/>
        </w:rPr>
        <w:t xml:space="preserve"> [Press release]. https://mineralproducts.org/News/2025/release26.aspx</w:t>
      </w:r>
    </w:p>
    <w:p w14:paraId="177B5AA1" w14:textId="77777777" w:rsidR="008F54E3" w:rsidRPr="00C32864" w:rsidRDefault="008C6F2C">
      <w:pPr>
        <w:ind w:left="720" w:hanging="720"/>
        <w:rPr>
          <w:lang w:val="en-GB"/>
        </w:rPr>
      </w:pPr>
      <w:r>
        <w:rPr>
          <w:lang w:val="en-GB"/>
        </w:rPr>
        <w:t xml:space="preserve">Mineral Products Association. (2026, February 2). </w:t>
      </w:r>
      <w:r>
        <w:rPr>
          <w:i/>
          <w:lang w:val="en-GB"/>
        </w:rPr>
        <w:t>Four years of decline in British construction demand threatens jobs and future capacity, warns MPA</w:t>
      </w:r>
      <w:r>
        <w:rPr>
          <w:lang w:val="en-GB"/>
        </w:rPr>
        <w:t xml:space="preserve"> [Press release]. https://mineralproducts.org/News/2026/release02.aspx</w:t>
      </w:r>
    </w:p>
    <w:p w14:paraId="72508BCE" w14:textId="77777777" w:rsidR="008F54E3" w:rsidRPr="00C32864" w:rsidRDefault="008C6F2C">
      <w:pPr>
        <w:ind w:left="720" w:hanging="720"/>
        <w:rPr>
          <w:lang w:val="en-GB"/>
        </w:rPr>
      </w:pPr>
      <w:r>
        <w:rPr>
          <w:lang w:val="en-GB"/>
        </w:rPr>
        <w:t xml:space="preserve">Minsky, L., &amp; Aron, D. (2021, February 23). Are you doing the SWOT analysis backwards? </w:t>
      </w:r>
      <w:r>
        <w:rPr>
          <w:i/>
          <w:lang w:val="en-GB"/>
        </w:rPr>
        <w:t>Harvard Business Review</w:t>
      </w:r>
      <w:r>
        <w:rPr>
          <w:lang w:val="en-GB"/>
        </w:rPr>
        <w:t>. https://hbr.org/2021/02/are-you-doing-the-swot-analysis-backwards</w:t>
      </w:r>
    </w:p>
    <w:p w14:paraId="17105C51" w14:textId="77777777" w:rsidR="008F54E3" w:rsidRPr="00C32864" w:rsidRDefault="008C6F2C">
      <w:pPr>
        <w:ind w:left="720" w:hanging="720"/>
        <w:rPr>
          <w:lang w:val="en-GB"/>
        </w:rPr>
      </w:pPr>
      <w:r>
        <w:rPr>
          <w:lang w:val="en-GB"/>
        </w:rPr>
        <w:t xml:space="preserve">Mitchell, R. K., Agle, B. R., &amp; Wood, D. J. (1997). Toward a theory of stakeholder identification and salience: Defining the principle of who and what really counts. </w:t>
      </w:r>
      <w:r>
        <w:rPr>
          <w:i/>
          <w:lang w:val="en-GB"/>
        </w:rPr>
        <w:t>Academy of Management Review, 22</w:t>
      </w:r>
      <w:r>
        <w:rPr>
          <w:lang w:val="en-GB"/>
        </w:rPr>
        <w:t>(4), 853–886. https://doi.org/10.5465/amr.1997.9711022105</w:t>
      </w:r>
    </w:p>
    <w:p>
      <w:pPr>
        <w:ind w:left="720" w:hanging="720"/>
        <w:rPr>
          <w:lang w:val="en-GB"/>
        </w:rPr>
      </w:pPr>
      <w:r>
        <w:rPr>
          <w:lang w:val="en-GB"/>
        </w:rPr>
        <w:t xml:space="preserve">Mixamate. (n.d.). </w:t>
      </w:r>
      <w:r>
        <w:rPr>
          <w:i/>
          <w:lang w:val="en-GB"/>
        </w:rPr>
        <w:t xml:space="preserve">Volumetric concrete Hull</w:t>
      </w:r>
      <w:r>
        <w:rPr>
          <w:lang w:val="en-GB"/>
        </w:rPr>
        <w:t xml:space="preserve">. Retrieved October 7, 2026, from https://mixamate.co.uk/hull/volumetric-concrete/</w:t>
      </w:r>
    </w:p>
    <w:p w14:paraId="69B25A47" w14:textId="77777777" w:rsidR="008F54E3" w:rsidRPr="00C32864" w:rsidRDefault="008C6F2C">
      <w:pPr>
        <w:ind w:left="720" w:hanging="720"/>
        <w:rPr>
          <w:lang w:val="en-GB"/>
        </w:rPr>
      </w:pPr>
      <w:r>
        <w:rPr>
          <w:lang w:val="en-GB"/>
        </w:rPr>
        <w:t xml:space="preserve">Myers, S. C., &amp; Majluf, N. S. (1984). Corporate financing and investment decisions when firms have information that investors do not have. </w:t>
      </w:r>
      <w:r>
        <w:rPr>
          <w:i/>
          <w:lang w:val="en-GB"/>
        </w:rPr>
        <w:t>Journal of Financial Economics, 13</w:t>
      </w:r>
      <w:r>
        <w:rPr>
          <w:lang w:val="en-GB"/>
        </w:rPr>
        <w:t>(2), 187–221. https://doi.org/10.1016/0304-405X(84)90023-0</w:t>
      </w:r>
    </w:p>
    <w:p w14:paraId="7A3E413D" w14:textId="77777777" w:rsidR="008F54E3" w:rsidRPr="00C32864" w:rsidRDefault="008C6F2C">
      <w:pPr>
        <w:ind w:left="720" w:hanging="720"/>
        <w:rPr>
          <w:lang w:val="en-GB"/>
        </w:rPr>
      </w:pPr>
      <w:r>
        <w:rPr>
          <w:lang w:val="en-GB"/>
        </w:rPr>
        <w:t xml:space="preserve">National Highways. (2024). </w:t>
      </w:r>
      <w:r>
        <w:rPr>
          <w:i/>
          <w:lang w:val="en-GB"/>
        </w:rPr>
        <w:t>Net zero highways progress report 2023–2024</w:t>
      </w:r>
      <w:r>
        <w:rPr>
          <w:lang w:val="en-GB"/>
        </w:rPr>
        <w:t>. https://nationalhighways.co.uk/our-contribution/protecting-our-environment/environment/net-zero-highways-progress-report-2023-2024/</w:t>
      </w:r>
    </w:p>
    <w:p w14:paraId="6B6F7D8F" w14:textId="77777777" w:rsidR="008F54E3" w:rsidRPr="00C32864" w:rsidRDefault="008C6F2C">
      <w:pPr>
        <w:ind w:left="720" w:hanging="720"/>
        <w:rPr>
          <w:lang w:val="en-GB"/>
        </w:rPr>
      </w:pPr>
      <w:r>
        <w:rPr>
          <w:lang w:val="en-GB"/>
        </w:rPr>
        <w:t xml:space="preserve">National Highways. (2025a, September 29). </w:t>
      </w:r>
      <w:r>
        <w:rPr>
          <w:lang w:val="en-GB"/>
          <w:i/>
        </w:rPr>
        <w:t xml:space="preserve">Scheme Delivery Framework 2</w:t>
      </w:r>
      <w:r>
        <w:rPr>
          <w:lang w:val="en-GB"/>
        </w:rPr>
        <w:t xml:space="preserve"> [Tender notice 060400-2025]. Find a Tender. https://www.find-tender.service.gov.uk/Notice/060400-2025</w:t>
      </w:r>
    </w:p>
    <w:p w14:paraId="6B6F7D8F" w14:textId="77777777" w:rsidR="008F54E3" w:rsidRPr="00C32864" w:rsidRDefault="008C6F2C">
      <w:pPr>
        <w:ind w:left="720" w:hanging="720"/>
        <w:rPr>
          <w:lang w:val="en-GB"/>
        </w:rPr>
      </w:pPr>
      <w:r>
        <w:rPr>
          <w:lang w:val="en-GB"/>
        </w:rPr>
        <w:t xml:space="preserve">National Highways. (2025b). </w:t>
      </w:r>
      <w:r>
        <w:rPr>
          <w:lang w:val="en-GB"/>
          <w:i/>
        </w:rPr>
        <w:t xml:space="preserve">Scheme Delivery Framework 2 (SDF2): Information memorandum</w:t>
      </w:r>
      <w:r>
        <w:rPr>
          <w:lang w:val="en-GB"/>
        </w:rPr>
        <w:t xml:space="preserve">. Find a Tender. https://www.find-tender.service.gov.uk/Notice/Attachment/A-5623</w:t>
      </w:r>
    </w:p>
    <w:p w14:paraId="4159AD22" w14:textId="77777777" w:rsidR="008F54E3" w:rsidRPr="00C32864" w:rsidRDefault="008C6F2C">
      <w:pPr>
        <w:ind w:left="720" w:hanging="720"/>
        <w:rPr>
          <w:lang w:val="en-GB"/>
        </w:rPr>
      </w:pPr>
      <w:r>
        <w:rPr>
          <w:lang w:val="en-GB"/>
        </w:rPr>
        <w:t xml:space="preserve">Nonaka, I. (2008). </w:t>
      </w:r>
      <w:r>
        <w:rPr>
          <w:i/>
          <w:lang w:val="en-GB"/>
        </w:rPr>
        <w:t>The knowledge-creating company</w:t>
      </w:r>
      <w:r>
        <w:rPr>
          <w:lang w:val="en-GB"/>
        </w:rPr>
        <w:t>. Harvard Business Press.</w:t>
      </w:r>
    </w:p>
    <w:p w14:paraId="6B6F7D8F" w14:textId="77777777" w:rsidR="008F54E3" w:rsidRPr="00C32864" w:rsidRDefault="008C6F2C">
      <w:pPr>
        <w:ind w:left="720" w:hanging="720"/>
        <w:rPr>
          <w:lang w:val="en-GB"/>
        </w:rPr>
      </w:pPr>
      <w:r>
        <w:rPr>
          <w:lang w:val="en-GB"/>
        </w:rPr>
        <w:t xml:space="preserve">Nous Research. (2026). </w:t>
      </w:r>
      <w:r>
        <w:rPr>
          <w:lang w:val="en-GB"/>
          <w:i/>
        </w:rPr>
        <w:t xml:space="preserve">Hermes Agent</w:t>
      </w:r>
      <w:r>
        <w:rPr>
          <w:lang w:val="en-GB"/>
        </w:rPr>
        <w:t xml:space="preserve"> [AI agent software]. https://hermes-agent.nousresearch.com</w:t>
      </w:r>
    </w:p>
    <w:p>
      <w:pPr>
        <w:ind w:left="720" w:hanging="720"/>
        <w:rPr>
          <w:lang w:val="en-GB"/>
        </w:rPr>
      </w:pPr>
      <w:r>
        <w:rPr>
          <w:lang w:val="en-GB"/>
        </w:rPr>
        <w:t xml:space="preserve">Office for National Statistics. (2013, June 28). </w:t>
      </w:r>
      <w:r>
        <w:rPr>
          <w:i/>
          <w:lang w:val="en-GB"/>
        </w:rPr>
        <w:t xml:space="preserve">Characteristics of built-up areas</w:t>
      </w:r>
      <w:r>
        <w:rPr>
          <w:lang w:val="en-GB"/>
        </w:rPr>
        <w:t xml:space="preserve">. https://www.ons.gov.uk/peoplepopulationandcommunity/housing/articles/characteristicsofbuiltupareas/2013-06-28</w:t>
      </w:r>
    </w:p>
    <w:p>
      <w:pPr>
        <w:ind w:left="720" w:hanging="720"/>
        <w:rPr>
          <w:lang w:val="en-GB"/>
        </w:rPr>
      </w:pPr>
      <w:r>
        <w:rPr>
          <w:lang w:val="en-GB"/>
        </w:rPr>
        <w:t xml:space="preserve">Office for National Statistics. (2023, August 2). </w:t>
      </w:r>
      <w:r>
        <w:rPr>
          <w:i/>
          <w:lang w:val="en-GB"/>
        </w:rPr>
        <w:t xml:space="preserve">Towns and cities, characteristics of built-up areas, England and Wales: Census 2021</w:t>
      </w:r>
      <w:r>
        <w:rPr>
          <w:lang w:val="en-GB"/>
        </w:rPr>
        <w:t xml:space="preserve"> [Data set]. https://www.ons.gov.uk/peoplepopulationandcommunity/housing/datasets/townsandcitiescharacteristicsofbuiltupareasenglandandwalescensus2021</w:t>
      </w:r>
    </w:p>
    <w:p w14:paraId="2853C174" w14:textId="77777777" w:rsidR="008F54E3" w:rsidRPr="00C32864" w:rsidRDefault="008C6F2C">
      <w:pPr>
        <w:ind w:left="720" w:hanging="720"/>
        <w:rPr>
          <w:lang w:val="en-GB"/>
        </w:rPr>
      </w:pPr>
      <w:r>
        <w:rPr>
          <w:lang w:val="en-GB"/>
        </w:rPr>
        <w:t>Office for National Statistics. (2026, September 11). Construction output in Great Britain: July 2026 [Statistical bulletin]. https://www.ons.gov.uk/businessindustryandtrade/constructionindustry/bulletins/constructionoutputingreatbritain/july2026</w:t>
      </w:r>
    </w:p>
    <w:p w14:paraId="6B6F7D8F" w14:textId="77777777" w:rsidR="008F54E3" w:rsidRPr="00C32864" w:rsidRDefault="008C6F2C">
      <w:pPr>
        <w:ind w:left="720" w:hanging="720"/>
        <w:rPr>
          <w:lang w:val="en-GB"/>
        </w:rPr>
      </w:pPr>
      <w:r>
        <w:rPr>
          <w:lang w:val="en-GB"/>
        </w:rPr>
        <w:t xml:space="preserve">Office of Rail and Road. (2026). </w:t>
      </w:r>
      <w:r>
        <w:rPr>
          <w:lang w:val="en-GB"/>
          <w:i/>
        </w:rPr>
        <w:t xml:space="preserve">Benchmarking National Highways: Regional performance in the second road period (April 2020 to March 2025)</w:t>
      </w:r>
      <w:r>
        <w:rPr>
          <w:lang w:val="en-GB"/>
        </w:rPr>
        <w:t xml:space="preserve">. https://www.orr.gov.uk/sites/default/files/2026-02/benchmarking-national-highways-regional-performance-2020-25_0.pdf</w:t>
      </w:r>
    </w:p>
    <w:p w14:paraId="30313949" w14:textId="77777777" w:rsidR="008F54E3" w:rsidRPr="00C32864" w:rsidRDefault="008C6F2C">
      <w:pPr>
        <w:ind w:left="720" w:hanging="720"/>
        <w:rPr>
          <w:lang w:val="en-GB"/>
        </w:rPr>
      </w:pPr>
      <w:r>
        <w:rPr>
          <w:lang w:val="en-GB"/>
        </w:rPr>
        <w:t xml:space="preserve">Ohno, T. (1988). </w:t>
      </w:r>
      <w:r>
        <w:rPr>
          <w:i/>
          <w:lang w:val="en-GB"/>
        </w:rPr>
        <w:t>Toyota production system: Beyond large-scale production</w:t>
      </w:r>
      <w:r>
        <w:rPr>
          <w:lang w:val="en-GB"/>
        </w:rPr>
        <w:t>. Productivity Press.</w:t>
      </w:r>
    </w:p>
    <w:p w14:paraId="6B6F7D8F" w14:textId="77777777" w:rsidR="008F54E3" w:rsidRPr="00C32864" w:rsidRDefault="008C6F2C">
      <w:pPr>
        <w:ind w:left="720" w:hanging="720"/>
        <w:rPr>
          <w:lang w:val="en-GB"/>
        </w:rPr>
      </w:pPr>
      <w:r>
        <w:rPr>
          <w:lang w:val="en-GB"/>
        </w:rPr>
        <w:t xml:space="preserve">OpenAI. (2026). </w:t>
      </w:r>
      <w:r>
        <w:rPr>
          <w:lang w:val="en-GB"/>
          <w:i/>
        </w:rPr>
        <w:t xml:space="preserve">ChatGPT and GPT-5.6</w:t>
      </w:r>
      <w:r>
        <w:rPr>
          <w:lang w:val="en-GB"/>
        </w:rPr>
        <w:t xml:space="preserve"> [Large language models]. https://chatgpt.com</w:t>
      </w:r>
    </w:p>
    <w:p w14:paraId="6B6F7D8F" w14:textId="77777777" w:rsidR="008F54E3" w:rsidRPr="00C32864" w:rsidRDefault="008C6F2C">
      <w:pPr>
        <w:ind w:left="720" w:hanging="720"/>
        <w:rPr>
          <w:lang w:val="en-GB"/>
        </w:rPr>
      </w:pPr>
      <w:r>
        <w:rPr>
          <w:lang w:val="en-GB"/>
        </w:rPr>
        <w:t xml:space="preserve">Porter, M. E. (2008). The five competitive forces that shape strategy. </w:t>
      </w:r>
      <w:r>
        <w:rPr>
          <w:i/>
          <w:lang w:val="en-GB"/>
        </w:rPr>
        <w:t>Harvard Business Review, 86</w:t>
      </w:r>
      <w:r>
        <w:rPr>
          <w:lang w:val="en-GB"/>
        </w:rPr>
        <w:t>(1), 78–93.</w:t>
      </w:r>
    </w:p>
    <w:p w14:paraId="6B6F7D8F" w14:textId="77777777" w:rsidR="008F54E3" w:rsidRPr="00C32864" w:rsidRDefault="008C6F2C">
      <w:pPr>
        <w:ind w:left="720" w:hanging="720"/>
        <w:rPr>
          <w:lang w:val="en-GB"/>
        </w:rPr>
      </w:pPr>
      <w:r>
        <w:rPr>
          <w:lang w:val="en-GB"/>
        </w:rPr>
        <w:t xml:space="preserve">Procon 24/7 Limited. (2026). </w:t>
      </w:r>
      <w:r>
        <w:rPr>
          <w:lang w:val="en-GB"/>
          <w:i/>
        </w:rPr>
        <w:t xml:space="preserve">Annual report and unaudited accounts for the year ended 30 September 2025</w:t>
      </w:r>
      <w:r>
        <w:rPr>
          <w:lang w:val="en-GB"/>
        </w:rPr>
        <w:t xml:space="preserve">. Companies House.</w:t>
      </w:r>
    </w:p>
    <w:p w14:paraId="2F30C133" w14:textId="77777777" w:rsidR="008F54E3" w:rsidRPr="00C32864" w:rsidRDefault="008C6F2C">
      <w:pPr>
        <w:ind w:left="720" w:hanging="720"/>
        <w:rPr>
          <w:lang w:val="en-GB"/>
        </w:rPr>
      </w:pPr>
      <w:r>
        <w:rPr>
          <w:lang w:val="en-GB"/>
        </w:rPr>
        <w:t xml:space="preserve">Saaty, T. L. (2008). Decision making with the analytic hierarchy process. </w:t>
      </w:r>
      <w:r>
        <w:rPr>
          <w:i/>
          <w:lang w:val="en-GB"/>
        </w:rPr>
        <w:t>International Journal of Services Sciences, 1</w:t>
      </w:r>
      <w:r>
        <w:rPr>
          <w:lang w:val="en-GB"/>
        </w:rPr>
        <w:t>(1), 83–98. https://doi.org/10.1504/IJSSCI.2008.017590</w:t>
      </w:r>
    </w:p>
    <w:p w14:paraId="7C708AE1" w14:textId="77777777" w:rsidR="008F54E3" w:rsidRPr="00C32864" w:rsidRDefault="008C6F2C">
      <w:pPr>
        <w:ind w:left="720" w:hanging="720"/>
        <w:rPr>
          <w:lang w:val="en-GB"/>
        </w:rPr>
      </w:pPr>
      <w:r>
        <w:rPr>
          <w:lang w:val="en-GB"/>
        </w:rPr>
        <w:t xml:space="preserve">Saunders, M. N. K., Lewis, P., &amp; Thornhill, A. (2019). </w:t>
      </w:r>
      <w:r>
        <w:rPr>
          <w:i/>
          <w:lang w:val="en-GB"/>
        </w:rPr>
        <w:t>Research methods for business students</w:t>
      </w:r>
      <w:r>
        <w:rPr>
          <w:lang w:val="en-GB"/>
        </w:rPr>
        <w:t xml:space="preserve"> (8th ed.). Pearson.</w:t>
      </w:r>
    </w:p>
    <w:p w14:paraId="048CD347" w14:textId="77777777" w:rsidR="008F54E3" w:rsidRPr="00C32864" w:rsidRDefault="008C6F2C">
      <w:pPr>
        <w:ind w:left="720" w:hanging="720"/>
        <w:rPr>
          <w:lang w:val="en-GB"/>
        </w:rPr>
      </w:pPr>
      <w:r>
        <w:rPr>
          <w:lang w:val="en-GB"/>
        </w:rPr>
        <w:t xml:space="preserve">Saunders, M. N. K., &amp; Townsend, K. (2016). Reporting and justifying the number of interview participants in organization and workplace research. </w:t>
      </w:r>
      <w:r>
        <w:rPr>
          <w:i/>
          <w:lang w:val="en-GB"/>
        </w:rPr>
        <w:t>British Journal of Management, 27</w:t>
      </w:r>
      <w:r>
        <w:rPr>
          <w:lang w:val="en-GB"/>
        </w:rPr>
        <w:t>(4), 836–852. https://doi.org/10.1111/1467-8551.12182</w:t>
      </w:r>
    </w:p>
    <w:p w14:paraId="2991EFE2" w14:textId="77777777" w:rsidR="008F54E3" w:rsidRPr="00C32864" w:rsidRDefault="008C6F2C">
      <w:pPr>
        <w:ind w:left="720" w:hanging="720"/>
        <w:rPr>
          <w:lang w:val="en-GB"/>
        </w:rPr>
      </w:pPr>
      <w:r>
        <w:rPr>
          <w:lang w:val="en-GB"/>
        </w:rPr>
        <w:t xml:space="preserve">Senge, P. M. (2006). </w:t>
      </w:r>
      <w:r>
        <w:rPr>
          <w:i/>
          <w:lang w:val="en-GB"/>
        </w:rPr>
        <w:t>The fifth discipline: The art and practice of the learning organization</w:t>
      </w:r>
      <w:r>
        <w:rPr>
          <w:lang w:val="en-GB"/>
        </w:rPr>
        <w:t xml:space="preserve"> (Rev. ed.). Random House Business.</w:t>
      </w:r>
    </w:p>
    <w:p w14:paraId="5EAC8791" w14:textId="77777777" w:rsidR="008F54E3" w:rsidRPr="00C32864" w:rsidRDefault="008C6F2C">
      <w:pPr>
        <w:ind w:left="720" w:hanging="720"/>
        <w:rPr>
          <w:lang w:val="en-GB"/>
        </w:rPr>
      </w:pPr>
      <w:r>
        <w:rPr>
          <w:lang w:val="en-GB"/>
        </w:rPr>
        <w:t xml:space="preserve">Shank, J. K., &amp; Churchill, N. C. (1977). Variance analysis: A management-oriented approach. </w:t>
      </w:r>
      <w:r>
        <w:rPr>
          <w:i/>
          <w:lang w:val="en-GB"/>
        </w:rPr>
        <w:t>The Accounting Review, 52</w:t>
      </w:r>
      <w:r>
        <w:rPr>
          <w:lang w:val="en-GB"/>
        </w:rPr>
        <w:t>(4), 950–957.</w:t>
      </w:r>
    </w:p>
    <w:p>
      <w:pPr>
        <w:ind w:left="720" w:hanging="720"/>
        <w:rPr>
          <w:lang w:val="en-GB"/>
        </w:rPr>
      </w:pPr>
      <w:r>
        <w:rPr>
          <w:lang w:val="en-GB"/>
        </w:rPr>
        <w:t xml:space="preserve">Sheffield City Council. (2026, February 19). </w:t>
      </w:r>
      <w:r>
        <w:rPr>
          <w:i/>
          <w:lang w:val="en-GB"/>
        </w:rPr>
        <w:t xml:space="preserve">Heart of the City transformation delivers strong financial performance</w:t>
      </w:r>
      <w:r>
        <w:rPr>
          <w:lang w:val="en-GB"/>
        </w:rPr>
        <w:t xml:space="preserve"> [Press release]. https://www.sheffield.gov.uk/news/2026/heart-city-transformation-delivers-strong-financial-performance</w:t>
      </w:r>
    </w:p>
    <w:p w14:paraId="6B6F7D8F" w14:textId="77777777" w:rsidR="008F54E3" w:rsidRPr="00C32864" w:rsidRDefault="008C6F2C">
      <w:pPr>
        <w:ind w:left="720" w:hanging="720"/>
        <w:rPr>
          <w:lang w:val="en-GB"/>
        </w:rPr>
      </w:pPr>
      <w:r>
        <w:rPr>
          <w:lang w:val="en-GB"/>
        </w:rPr>
        <w:t xml:space="preserve">South Yorkshire Mayoral Combined Authority. (2026, May 15). </w:t>
      </w:r>
      <w:r>
        <w:rPr>
          <w:lang w:val="en-GB"/>
          <w:i/>
        </w:rPr>
        <w:t xml:space="preserve">West Bar Square, Sheffield</w:t>
      </w:r>
      <w:r>
        <w:rPr>
          <w:lang w:val="en-GB"/>
        </w:rPr>
        <w:t xml:space="preserve">. SY Inward Investment. https://invest.southyorkshire-ca.gov.uk/project/west-bar-square-sheffield</w:t>
      </w:r>
    </w:p>
    <w:p w14:paraId="1BD9B70B" w14:textId="77777777" w:rsidR="008F54E3" w:rsidRPr="00C32864" w:rsidRDefault="008C6F2C">
      <w:pPr>
        <w:ind w:left="720" w:hanging="720"/>
        <w:rPr>
          <w:lang w:val="en-GB"/>
        </w:rPr>
      </w:pPr>
      <w:r>
        <w:rPr>
          <w:lang w:val="en-GB"/>
        </w:rPr>
        <w:t xml:space="preserve">UK Concrete &amp; Mineral Products Association. (2025). </w:t>
      </w:r>
      <w:r>
        <w:rPr>
          <w:i/>
          <w:lang w:val="en-GB"/>
        </w:rPr>
        <w:t>UK concrete and cement industry roadmap to beyond net zero: Progress report 2025</w:t>
      </w:r>
      <w:r>
        <w:rPr>
          <w:lang w:val="en-GB"/>
        </w:rPr>
        <w:t>. https://www.thisisukconcrete.co.uk/TIC/media/root/Resources/2025-09-15-CC-Roadmap-to-Beyond-Net-Zero-final.pdf</w:t>
      </w:r>
    </w:p>
    <w:p w14:paraId="6B6F7D8F" w14:textId="77777777" w:rsidR="008F54E3" w:rsidRPr="00C32864" w:rsidRDefault="008C6F2C">
      <w:pPr>
        <w:ind w:left="720" w:hanging="720"/>
        <w:rPr>
          <w:lang w:val="en-GB"/>
        </w:rPr>
      </w:pPr>
      <w:r>
        <w:rPr>
          <w:lang w:val="en-GB"/>
        </w:rPr>
        <w:t xml:space="preserve">UK Parliament. (2025, June 20). </w:t>
      </w:r>
      <w:r>
        <w:rPr>
          <w:lang w:val="en-GB"/>
          <w:i/>
        </w:rPr>
        <w:t xml:space="preserve">Large goods vehicles: Concrete</w:t>
      </w:r>
      <w:r>
        <w:rPr>
          <w:lang w:val="en-GB"/>
        </w:rPr>
        <w:t xml:space="preserve"> [Written question 59664, answered by L. Greenwood]. https://questions-statements.parliament.uk/written-questions/detail/2025-06-12/59664</w:t>
      </w:r>
    </w:p>
    <w:p>
      <w:pPr>
        <w:ind w:left="720" w:hanging="720"/>
        <w:rPr>
          <w:lang w:val="en-GB"/>
        </w:rPr>
      </w:pPr>
      <w:r>
        <w:rPr>
          <w:lang w:val="en-GB"/>
        </w:rPr>
        <w:t xml:space="preserve">Urbo Regeneration. (n.d.). </w:t>
      </w:r>
      <w:r>
        <w:rPr>
          <w:i/>
          <w:lang w:val="en-GB"/>
        </w:rPr>
        <w:t xml:space="preserve">West Bar, Sheffield</w:t>
      </w:r>
      <w:r>
        <w:rPr>
          <w:lang w:val="en-GB"/>
        </w:rPr>
        <w:t xml:space="preserve">. Retrieved October 7, 2026, from https://urboregen.com/west-bar/</w:t>
      </w:r>
    </w:p>
    <w:p w14:paraId="0A4FF405" w14:textId="77777777" w:rsidR="008F54E3" w:rsidRPr="00C32864" w:rsidRDefault="008C6F2C">
      <w:pPr>
        <w:ind w:left="720" w:hanging="720"/>
        <w:rPr>
          <w:lang w:val="en-GB"/>
        </w:rPr>
      </w:pPr>
      <w:r>
        <w:rPr>
          <w:lang w:val="en-GB"/>
        </w:rPr>
        <w:t xml:space="preserve">Weber, A. (1929). </w:t>
      </w:r>
      <w:r>
        <w:rPr>
          <w:i/>
          <w:lang w:val="en-GB"/>
        </w:rPr>
        <w:t>Theory of the location of industries</w:t>
      </w:r>
      <w:r>
        <w:rPr>
          <w:lang w:val="en-GB"/>
        </w:rPr>
        <w:t xml:space="preserve"> (C. J. Friedrich, Trans.). University of Chicago Press. (Original work published 1909)</w:t>
      </w:r>
    </w:p>
    <w:p w14:paraId="3851212F" w14:textId="77777777" w:rsidR="008F54E3" w:rsidRPr="00C32864" w:rsidRDefault="008C6F2C">
      <w:pPr>
        <w:ind w:left="720" w:hanging="720"/>
        <w:rPr>
          <w:lang w:val="en-GB"/>
        </w:rPr>
      </w:pPr>
      <w:r>
        <w:rPr>
          <w:lang w:val="en-GB"/>
        </w:rPr>
        <w:t xml:space="preserve">Whittington, R., Regnér, P., Angwin, D., Johnson, G., &amp; Scholes, K. (2023). </w:t>
      </w:r>
      <w:r>
        <w:rPr>
          <w:i/>
          <w:lang w:val="en-GB"/>
        </w:rPr>
        <w:t>Exploring strategy</w:t>
      </w:r>
      <w:r>
        <w:rPr>
          <w:lang w:val="en-GB"/>
        </w:rPr>
        <w:t xml:space="preserve"> (13th ed.). Pearson.</w:t>
      </w:r>
    </w:p>
    <w:p w14:paraId="6B6F7D8F" w14:textId="77777777" w:rsidR="008F54E3" w:rsidRPr="00C32864" w:rsidRDefault="008C6F2C">
      <w:pPr>
        <w:ind w:left="720" w:hanging="720"/>
        <w:rPr>
          <w:lang w:val="en-GB"/>
        </w:rPr>
      </w:pPr>
      <w:r>
        <w:rPr>
          <w:lang w:val="en-GB"/>
        </w:rPr>
        <w:t xml:space="preserve">xAI. (2026). </w:t>
      </w:r>
      <w:r>
        <w:rPr>
          <w:lang w:val="en-GB"/>
          <w:i/>
        </w:rPr>
        <w:t xml:space="preserve">Grok</w:t>
      </w:r>
      <w:r>
        <w:rPr>
          <w:lang w:val="en-GB"/>
        </w:rPr>
        <w:t xml:space="preserve"> [Large language model]. https://grok.com</w:t>
      </w:r>
    </w:p>
    <w:p w14:paraId="1B72D8D9" w14:textId="77777777" w:rsidR="008F54E3" w:rsidRPr="00C32864" w:rsidRDefault="008C6F2C">
      <w:pPr>
        <w:ind w:left="720" w:hanging="720"/>
        <w:rPr>
          <w:lang w:val="en-GB"/>
        </w:rPr>
      </w:pPr>
      <w:r>
        <w:rPr>
          <w:lang w:val="en-GB"/>
        </w:rPr>
        <w:t xml:space="preserve">Yin, R. K. (2018). </w:t>
      </w:r>
      <w:r>
        <w:rPr>
          <w:i/>
          <w:lang w:val="en-GB"/>
        </w:rPr>
        <w:t>Case study research and applications: Design and methods</w:t>
      </w:r>
      <w:r>
        <w:rPr>
          <w:lang w:val="en-GB"/>
        </w:rPr>
        <w:t xml:space="preserve"> (6th ed.). SAGE.</w:t>
      </w:r>
    </w:p>
    <w:p w14:paraId="1FF5CF55" w14:textId="77777777" w:rsidR="008F54E3" w:rsidRPr="00C32864" w:rsidRDefault="008C6F2C">
      <w:pPr>
        <w:spacing w:before="240"/>
        <w:rPr>
          <w:lang w:val="en-GB"/>
        </w:rPr>
      </w:pPr>
      <w:r>
        <w:rPr>
          <w:i/>
          <w:lang w:val="en-GB"/>
        </w:rPr>
        <w:t xml:space="preserve">Generative AI use: AI tools (Anthropic, 2026; Nous Research, 2026; OpenAI, 2026; xAI, 2026) were used in preparing this proposal, including uses that may fall outside the purposes the assessment brief permits: drafting and editing text, two humanising passes (22 September and 6 October), marking each draft against the rubric, proofreading, writing successive versions of the document by script, rebuilding and testing the depot model, desk research, drafting the interview questions and model answers later used to write up the interview notes, and drawing the charts. Appendix 18 sets out each use, and every prompt is listed below. [DECLARATION: final wording as advised by the module lead]</w:t>
      </w:r>
    </w:p>
    <w:p w14:paraId="341FA2D5" w14:textId="77777777" w:rsidR="008F54E3" w:rsidRPr="00C32864" w:rsidRDefault="008C6F2C">
      <w:pPr>
        <w:pStyle w:val="TableCaption"/>
        <w:keepNext/>
        <w:rPr>
          <w:lang w:val="en-GB"/>
        </w:rPr>
      </w:pPr>
      <w:r>
        <w:rPr>
          <w:lang w:val="en-GB"/>
        </w:rPr>
        <w:t>Prompt list</w:t>
      </w:r>
    </w:p>
    <w:p w14:paraId="258CEB6D" w14:textId="77777777" w:rsidR="008F54E3" w:rsidRPr="00C32864" w:rsidRDefault="008C6F2C">
      <w:pPr>
        <w:rPr>
          <w:lang w:val="en-GB"/>
        </w:rPr>
      </w:pPr>
      <w:r>
        <w:rPr>
          <w:lang w:val="en-GB"/>
        </w:rPr>
        <w:t xml:space="preserve">Prompts to Hermes Agent (morgan, senior-lecturer, orcastrator and business-analyst profiles) are reproduced from the session records as entered, with attached files named and, where a request produced a file or was declined, its outcome. Session codes are those of Table A18.2; transcripts are exported to [LINK: shared folder]. Prompts to other tools (ChatGPT, Grok and Claude) are added from their own records: [ADD].</w:t>
      </w:r>
      <w:r>
        <w:rPr>
          <w:rStyle w:val="CommentReference"/>
        </w:rPr>
      </w:r>
    </w:p>
    <w:tbl>
      <w:tblPr>
        <w:tblStyle w:val="TableGrid"/>
        <w:tblW w:w="8640" w:type="dxa"/>
        <w:tblLayout w:type="fixed"/>
        <w:tblLook w:val="04A0" w:firstRow="1" w:lastRow="0" w:firstColumn="1" w:lastColumn="0" w:noHBand="0" w:noVBand="1"/>
      </w:tblPr>
      <w:tblGrid>
        <w:gridCol w:w="547"/>
        <w:gridCol w:w="876"/>
        <w:gridCol w:w="1204"/>
        <w:gridCol w:w="4073"/>
        <w:gridCol w:w="1368"/>
        <w:gridCol w:w="569"/>
      </w:tblGrid>
      <w:tr w:rsidR="008F54E3" w:rsidRPr="00C32864" w14:paraId="6BCAD8C6" w14:textId="77777777">
        <w:trPr>
          <w:cantSplit/>
          <w:tblHeader/>
        </w:trPr>
        <w:tc>
          <w:tcPr>
            <w:tcW w:w="547" w:type="dxa"/>
          </w:tcPr>
          <w:p w14:paraId="4F283A1D" w14:textId="77777777" w:rsidR="008F54E3" w:rsidRPr="00C32864" w:rsidRDefault="008C6F2C">
            <w:pPr>
              <w:keepNext/>
              <w:rPr>
                <w:lang w:val="en-GB"/>
              </w:rPr>
            </w:pPr>
            <w:r>
              <w:rPr>
                <w:b/>
                <w:sz w:val="16"/>
                <w:szCs w:val="16"/>
                <w:lang w:val="en-GB"/>
              </w:rPr>
              <w:t xml:space="preserve">#</w:t>
            </w:r>
          </w:p>
        </w:tc>
        <w:tc>
          <w:tcPr>
            <w:tcW w:w="876" w:type="dxa"/>
          </w:tcPr>
          <w:p w14:paraId="4F283A1D" w14:textId="77777777" w:rsidR="008F54E3" w:rsidRPr="00C32864" w:rsidRDefault="008C6F2C">
            <w:pPr>
              <w:keepNext/>
              <w:rPr>
                <w:lang w:val="en-GB"/>
              </w:rPr>
            </w:pPr>
            <w:r>
              <w:rPr>
                <w:b/>
                <w:sz w:val="16"/>
                <w:szCs w:val="16"/>
                <w:lang w:val="en-GB"/>
              </w:rPr>
              <w:t xml:space="preserve">Date (2026)</w:t>
            </w:r>
          </w:p>
        </w:tc>
        <w:tc>
          <w:tcPr>
            <w:tcW w:w="1204" w:type="dxa"/>
          </w:tcPr>
          <w:p w14:paraId="4F283A1D" w14:textId="77777777" w:rsidR="008F54E3" w:rsidRPr="00C32864" w:rsidRDefault="008C6F2C">
            <w:pPr>
              <w:keepNext/>
              <w:rPr>
                <w:lang w:val="en-GB"/>
              </w:rPr>
            </w:pPr>
            <w:r>
              <w:rPr>
                <w:b/>
                <w:sz w:val="16"/>
                <w:szCs w:val="16"/>
                <w:lang w:val="en-GB"/>
              </w:rPr>
              <w:t xml:space="preserve">Hermes profile; model</w:t>
            </w:r>
          </w:p>
        </w:tc>
        <w:tc>
          <w:tcPr>
            <w:tcW w:w="4073" w:type="dxa"/>
          </w:tcPr>
          <w:p w14:paraId="4F283A1D" w14:textId="77777777" w:rsidR="008F54E3" w:rsidRPr="00C32864" w:rsidRDefault="008C6F2C">
            <w:pPr>
              <w:keepNext/>
              <w:rPr>
                <w:lang w:val="en-GB"/>
              </w:rPr>
            </w:pPr>
            <w:r>
              <w:rPr>
                <w:b/>
                <w:sz w:val="16"/>
                <w:szCs w:val="16"/>
                <w:lang w:val="en-GB"/>
              </w:rPr>
              <w:t xml:space="preserve">Prompt as entered</w:t>
            </w:r>
          </w:p>
        </w:tc>
        <w:tc>
          <w:tcPr>
            <w:tcW w:w="1368" w:type="dxa"/>
          </w:tcPr>
          <w:p w14:paraId="4F283A1D" w14:textId="77777777" w:rsidR="008F54E3" w:rsidRPr="00C32864" w:rsidRDefault="008C6F2C">
            <w:pPr>
              <w:keepNext/>
              <w:rPr>
                <w:lang w:val="en-GB"/>
              </w:rPr>
            </w:pPr>
            <w:r>
              <w:rPr>
                <w:b/>
                <w:sz w:val="16"/>
                <w:szCs w:val="16"/>
                <w:lang w:val="en-GB"/>
              </w:rPr>
              <w:t xml:space="preserve">Outcome</w:t>
            </w:r>
          </w:p>
        </w:tc>
        <w:tc>
          <w:tcPr>
            <w:tcW w:w="569" w:type="dxa"/>
          </w:tcPr>
          <w:p w14:paraId="4F283A1D" w14:textId="77777777" w:rsidR="008F54E3" w:rsidRPr="00C32864" w:rsidRDefault="008C6F2C">
            <w:pPr>
              <w:keepNext/>
              <w:rPr>
                <w:lang w:val="en-GB"/>
              </w:rPr>
            </w:pPr>
            <w:r>
              <w:rPr>
                <w:b/>
                <w:sz w:val="16"/>
                <w:szCs w:val="16"/>
                <w:lang w:val="en-GB"/>
              </w:rPr>
              <w:t xml:space="preserve">Ref.</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w:t>
            </w:r>
          </w:p>
        </w:tc>
        <w:tc>
          <w:tcPr>
            <w:tcW w:w="876" w:type="dxa"/>
          </w:tcPr>
          <w:p w14:paraId="5FEB21A8" w14:textId="77777777" w:rsidR="008F54E3" w:rsidRPr="00C32864" w:rsidRDefault="008C6F2C">
            <w:pPr>
              <w:rPr>
                <w:lang w:val="en-GB"/>
              </w:rPr>
            </w:pPr>
            <w:r>
              <w:rPr>
                <w:sz w:val="16"/>
                <w:szCs w:val="16"/>
                <w:lang w:val="en-GB"/>
              </w:rPr>
              <w:t xml:space="preserve">11 Sep 14:52</w:t>
            </w:r>
          </w:p>
        </w:tc>
        <w:tc>
          <w:tcPr>
            <w:tcW w:w="1204" w:type="dxa"/>
          </w:tcPr>
          <w:p w14:paraId="5FEB21A8" w14:textId="77777777" w:rsidR="008F54E3" w:rsidRPr="00C32864" w:rsidRDefault="008C6F2C">
            <w:pPr>
              <w:rPr>
                <w:lang w:val="en-GB"/>
              </w:rPr>
            </w:pPr>
            <w:r>
              <w:rPr>
                <w:sz w:val="16"/>
                <w:szCs w:val="16"/>
                <w:lang w:val="en-GB"/>
              </w:rPr>
              <w:t xml:space="preserve">orcastrator; GPT-5.6</w:t>
            </w:r>
          </w:p>
        </w:tc>
        <w:tc>
          <w:tcPr>
            <w:tcW w:w="4073" w:type="dxa"/>
          </w:tcPr>
          <w:p w14:paraId="5FEB21A8" w14:textId="77777777" w:rsidR="008F54E3" w:rsidRPr="00C32864" w:rsidRDefault="008C6F2C">
            <w:pPr>
              <w:rPr>
                <w:lang w:val="en-GB"/>
              </w:rPr>
            </w:pPr>
            <w:r>
              <w:rPr>
                <w:sz w:val="16"/>
                <w:szCs w:val="16"/>
                <w:lang w:val="en-GB"/>
              </w:rPr>
              <w:t xml:space="preserve">create me a soul.md for a profile - which is a Post Grad University lecturer in the business school, able to mark and critique work against marking criteria and rubrik</w:t>
            </w:r>
          </w:p>
        </w:tc>
        <w:tc>
          <w:tcPr>
            <w:tcW w:w="1368" w:type="dxa"/>
          </w:tcPr>
          <w:p w14:paraId="5FEB21A8" w14:textId="77777777" w:rsidR="008F54E3" w:rsidRPr="00C32864" w:rsidRDefault="008C6F2C">
            <w:pPr>
              <w:rPr>
                <w:lang w:val="en-GB"/>
              </w:rPr>
            </w:pPr>
            <w:r>
              <w:rPr>
                <w:sz w:val="16"/>
                <w:szCs w:val="16"/>
                <w:lang w:val="en-GB"/>
              </w:rPr>
              <w:t xml:space="preserve">Marking persona created</w:t>
            </w:r>
          </w:p>
        </w:tc>
        <w:tc>
          <w:tcPr>
            <w:tcW w:w="569" w:type="dxa"/>
          </w:tcPr>
          <w:p w14:paraId="5FEB21A8" w14:textId="77777777" w:rsidR="008F54E3" w:rsidRPr="00C32864" w:rsidRDefault="008C6F2C">
            <w:pPr>
              <w:rPr>
                <w:lang w:val="en-GB"/>
              </w:rPr>
            </w:pPr>
            <w:r>
              <w:rPr>
                <w:sz w:val="16"/>
                <w:szCs w:val="16"/>
                <w:lang w:val="en-GB"/>
              </w:rPr>
              <w:t xml:space="preserve">O1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w:t>
            </w:r>
          </w:p>
        </w:tc>
        <w:tc>
          <w:tcPr>
            <w:tcW w:w="876" w:type="dxa"/>
          </w:tcPr>
          <w:p w14:paraId="5FEB21A8" w14:textId="77777777" w:rsidR="008F54E3" w:rsidRPr="00C32864" w:rsidRDefault="008C6F2C">
            <w:pPr>
              <w:rPr>
                <w:lang w:val="en-GB"/>
              </w:rPr>
            </w:pPr>
            <w:r>
              <w:rPr>
                <w:sz w:val="16"/>
                <w:szCs w:val="16"/>
                <w:lang w:val="en-GB"/>
              </w:rPr>
              <w:t xml:space="preserve">22 Sep 13:17</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Digest these documents, and form me the introduction to the academic piece of work please [attached: Strategic_Business_Proposal_Assessment_Brief_Part_B__1__LBJ__2_.docx; SBP_report_format_guidance__2___1_.docx; Procon_SBP_Scoping_Document_Amended.docx; Procon_SBP_Execution_Plan_v2.docx]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w:t>
            </w:r>
          </w:p>
        </w:tc>
        <w:tc>
          <w:tcPr>
            <w:tcW w:w="876" w:type="dxa"/>
          </w:tcPr>
          <w:p w14:paraId="5FEB21A8" w14:textId="77777777" w:rsidR="008F54E3" w:rsidRPr="00C32864" w:rsidRDefault="008C6F2C">
            <w:pPr>
              <w:rPr>
                <w:lang w:val="en-GB"/>
              </w:rPr>
            </w:pPr>
            <w:r>
              <w:rPr>
                <w:sz w:val="16"/>
                <w:szCs w:val="16"/>
                <w:lang w:val="en-GB"/>
              </w:rPr>
              <w:t xml:space="preserve">22 Sep 13:24</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Use the attached to mark both efforts at an introduction attached. [attached: Strategic_Business_Proposal_Assessment_Brief_Part_B__1__LBJ__2_.docx; SBP_report_format_guidance__2___1_.docx; pasted text; Procon_SBP_Introduction_Draft.docx]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w:t>
            </w:r>
          </w:p>
        </w:tc>
        <w:tc>
          <w:tcPr>
            <w:tcW w:w="876" w:type="dxa"/>
          </w:tcPr>
          <w:p w14:paraId="5FEB21A8" w14:textId="77777777" w:rsidR="008F54E3" w:rsidRPr="00C32864" w:rsidRDefault="008C6F2C">
            <w:pPr>
              <w:rPr>
                <w:lang w:val="en-GB"/>
              </w:rPr>
            </w:pPr>
            <w:r>
              <w:rPr>
                <w:sz w:val="16"/>
                <w:szCs w:val="16"/>
                <w:lang w:val="en-GB"/>
              </w:rPr>
              <w:t xml:space="preserve">22 Sep 14:12</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Please fetch me in some external fundamentals i.e MPA, concrete association etc</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w:t>
            </w:r>
          </w:p>
        </w:tc>
        <w:tc>
          <w:tcPr>
            <w:tcW w:w="876" w:type="dxa"/>
          </w:tcPr>
          <w:p w14:paraId="5FEB21A8" w14:textId="77777777" w:rsidR="008F54E3" w:rsidRPr="00C32864" w:rsidRDefault="008C6F2C">
            <w:pPr>
              <w:rPr>
                <w:lang w:val="en-GB"/>
              </w:rPr>
            </w:pPr>
            <w:r>
              <w:rPr>
                <w:sz w:val="16"/>
                <w:szCs w:val="16"/>
                <w:lang w:val="en-GB"/>
              </w:rPr>
              <w:t xml:space="preserve">22 Sep 14:35</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Take the documents supplied and give me placeholders for each section of the business proposal with a framework in each section at distinction level</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w:t>
            </w:r>
          </w:p>
        </w:tc>
        <w:tc>
          <w:tcPr>
            <w:tcW w:w="876" w:type="dxa"/>
          </w:tcPr>
          <w:p w14:paraId="5FEB21A8" w14:textId="77777777" w:rsidR="008F54E3" w:rsidRPr="00C32864" w:rsidRDefault="008C6F2C">
            <w:pPr>
              <w:rPr>
                <w:lang w:val="en-GB"/>
              </w:rPr>
            </w:pPr>
            <w:r>
              <w:rPr>
                <w:sz w:val="16"/>
                <w:szCs w:val="16"/>
                <w:lang w:val="en-GB"/>
              </w:rPr>
              <w:t xml:space="preserve">22 Sep 15:11</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Have a go at writing me a distinction level full strategic busines proposal, using all the documents supplied. Included primary research, methodology, project management, written in academic prose, with 20/30 references, peer reviewed where able. You can leave the internal data blank and I will fill in to support your narrative</w:t>
            </w:r>
          </w:p>
        </w:tc>
        <w:tc>
          <w:tcPr>
            <w:tcW w:w="1368" w:type="dxa"/>
          </w:tcPr>
          <w:p w14:paraId="5FEB21A8" w14:textId="77777777" w:rsidR="008F54E3" w:rsidRPr="00C32864" w:rsidRDefault="008C6F2C">
            <w:pPr>
              <w:rPr>
                <w:lang w:val="en-GB"/>
              </w:rPr>
            </w:pPr>
            <w:r>
              <w:rPr>
                <w:sz w:val="16"/>
                <w:szCs w:val="16"/>
                <w:lang w:val="en-GB"/>
              </w:rPr>
              <w:t xml:space="preserve">Full draft written (Procon_SBP_Full_Draft.docx)</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w:t>
            </w:r>
          </w:p>
        </w:tc>
        <w:tc>
          <w:tcPr>
            <w:tcW w:w="876" w:type="dxa"/>
          </w:tcPr>
          <w:p w14:paraId="5FEB21A8" w14:textId="77777777" w:rsidR="008F54E3" w:rsidRPr="00C32864" w:rsidRDefault="008C6F2C">
            <w:pPr>
              <w:rPr>
                <w:lang w:val="en-GB"/>
              </w:rPr>
            </w:pPr>
            <w:r>
              <w:rPr>
                <w:sz w:val="16"/>
                <w:szCs w:val="16"/>
                <w:lang w:val="en-GB"/>
              </w:rPr>
              <w:t xml:space="preserve">22 Sep 15:25</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Mark this please using the rubrik supplied earlier [attached: Procon_SBP_Full_Draft.docx]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w:t>
            </w:r>
          </w:p>
        </w:tc>
        <w:tc>
          <w:tcPr>
            <w:tcW w:w="876" w:type="dxa"/>
          </w:tcPr>
          <w:p w14:paraId="5FEB21A8" w14:textId="77777777" w:rsidR="008F54E3" w:rsidRPr="00C32864" w:rsidRDefault="008C6F2C">
            <w:pPr>
              <w:rPr>
                <w:lang w:val="en-GB"/>
              </w:rPr>
            </w:pPr>
            <w:r>
              <w:rPr>
                <w:sz w:val="16"/>
                <w:szCs w:val="16"/>
                <w:lang w:val="en-GB"/>
              </w:rPr>
              <w:t xml:space="preserve">22 Sep 15:28</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Please see marking feedback below - I will add in the data but make any changes you can based on this please - [attached: pasted text]</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w:t>
            </w:r>
          </w:p>
        </w:tc>
        <w:tc>
          <w:tcPr>
            <w:tcW w:w="876" w:type="dxa"/>
          </w:tcPr>
          <w:p w14:paraId="5FEB21A8" w14:textId="77777777" w:rsidR="008F54E3" w:rsidRPr="00C32864" w:rsidRDefault="008C6F2C">
            <w:pPr>
              <w:rPr>
                <w:lang w:val="en-GB"/>
              </w:rPr>
            </w:pPr>
            <w:r>
              <w:rPr>
                <w:sz w:val="16"/>
                <w:szCs w:val="16"/>
                <w:lang w:val="en-GB"/>
              </w:rPr>
              <w:t xml:space="preserve">22 Sep 15:34</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place on the rubrik supplied please, I will add in the data later [attached: Procon_SBP_Submission_Shell.docx]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w:t>
            </w:r>
          </w:p>
        </w:tc>
        <w:tc>
          <w:tcPr>
            <w:tcW w:w="876" w:type="dxa"/>
          </w:tcPr>
          <w:p w14:paraId="5FEB21A8" w14:textId="77777777" w:rsidR="008F54E3" w:rsidRPr="00C32864" w:rsidRDefault="008C6F2C">
            <w:pPr>
              <w:rPr>
                <w:lang w:val="en-GB"/>
              </w:rPr>
            </w:pPr>
            <w:r>
              <w:rPr>
                <w:sz w:val="16"/>
                <w:szCs w:val="16"/>
                <w:lang w:val="en-GB"/>
              </w:rPr>
              <w:t xml:space="preserve">22 Sep 15:40</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Please see feedback below - please try and address to aim for a high confidence distinction. [attached: pasted text; Procon_SBP_Submission_Shell.docx]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w:t>
            </w:r>
          </w:p>
        </w:tc>
        <w:tc>
          <w:tcPr>
            <w:tcW w:w="876" w:type="dxa"/>
          </w:tcPr>
          <w:p w14:paraId="5FEB21A8" w14:textId="77777777" w:rsidR="008F54E3" w:rsidRPr="00C32864" w:rsidRDefault="008C6F2C">
            <w:pPr>
              <w:rPr>
                <w:lang w:val="en-GB"/>
              </w:rPr>
            </w:pPr>
            <w:r>
              <w:rPr>
                <w:sz w:val="16"/>
                <w:szCs w:val="16"/>
                <w:lang w:val="en-GB"/>
              </w:rPr>
              <w:t xml:space="preserve">22 Sep 15:49</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revision please as a senior lecturer - using the rubrik provided. I will supply the data later. [attached: Procon_SBP_Submission_Shell.docx]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w:t>
            </w:r>
          </w:p>
        </w:tc>
        <w:tc>
          <w:tcPr>
            <w:tcW w:w="876" w:type="dxa"/>
          </w:tcPr>
          <w:p w14:paraId="5FEB21A8" w14:textId="77777777" w:rsidR="008F54E3" w:rsidRPr="00C32864" w:rsidRDefault="008C6F2C">
            <w:pPr>
              <w:rPr>
                <w:lang w:val="en-GB"/>
              </w:rPr>
            </w:pPr>
            <w:r>
              <w:rPr>
                <w:sz w:val="16"/>
                <w:szCs w:val="16"/>
                <w:lang w:val="en-GB"/>
              </w:rPr>
              <w:t xml:space="preserve">22 Sep 15:53</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See final marking notes - please make the changes where able, I will then work on this shell. [attached: Procon_SBP_Submission_Shell.docx; pasted text]</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13</w:t>
            </w:r>
          </w:p>
        </w:tc>
        <w:tc>
          <w:tcPr>
            <w:tcW w:w="876" w:type="dxa"/>
          </w:tcPr>
          <w:p w14:paraId="5FEB21A8" w14:textId="77777777" w:rsidR="008F54E3" w:rsidRPr="00C32864" w:rsidRDefault="008C6F2C">
            <w:pPr>
              <w:rPr>
                <w:lang w:val="en-GB"/>
              </w:rPr>
            </w:pPr>
            <w:r>
              <w:rPr>
                <w:sz w:val="16"/>
                <w:szCs w:val="16"/>
                <w:lang w:val="en-GB"/>
              </w:rPr>
              <w:t xml:space="preserve">22 Sep 15:57</w:t>
            </w:r>
          </w:p>
        </w:tc>
        <w:tc>
          <w:tcPr>
            <w:tcW w:w="1204" w:type="dxa"/>
          </w:tcPr>
          <w:p w14:paraId="5FEB21A8" w14:textId="77777777" w:rsidR="008F54E3" w:rsidRPr="00C32864" w:rsidRDefault="008C6F2C">
            <w:pPr>
              <w:rPr>
                <w:lang w:val="en-GB"/>
              </w:rPr>
            </w:pPr>
            <w:r>
              <w:rPr>
                <w:sz w:val="16"/>
                <w:szCs w:val="16"/>
                <w:lang w:val="en-GB"/>
              </w:rPr>
              <w:t xml:space="preserve">business-analyst; GPT-5.6</w:t>
            </w:r>
          </w:p>
        </w:tc>
        <w:tc>
          <w:tcPr>
            <w:tcW w:w="4073" w:type="dxa"/>
          </w:tcPr>
          <w:p w14:paraId="5FEB21A8" w14:textId="77777777" w:rsidR="008F54E3" w:rsidRPr="00C32864" w:rsidRDefault="008C6F2C">
            <w:pPr>
              <w:rPr>
                <w:lang w:val="en-GB"/>
              </w:rPr>
            </w:pPr>
            <w:r>
              <w:rPr>
                <w:sz w:val="16"/>
                <w:szCs w:val="16"/>
                <w:lang w:val="en-GB"/>
              </w:rPr>
              <w:t xml:space="preserve">Average m3 rate for 2026 ytd pleas [attached: Procon 247_Revenue-Report-Concrete_01_01_2025-31_08_2026.xlsx]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B1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14</w:t>
            </w:r>
          </w:p>
        </w:tc>
        <w:tc>
          <w:tcPr>
            <w:tcW w:w="876" w:type="dxa"/>
          </w:tcPr>
          <w:p w14:paraId="5FEB21A8" w14:textId="77777777" w:rsidR="008F54E3" w:rsidRPr="00C32864" w:rsidRDefault="008C6F2C">
            <w:pPr>
              <w:rPr>
                <w:lang w:val="en-GB"/>
              </w:rPr>
            </w:pPr>
            <w:r>
              <w:rPr>
                <w:sz w:val="16"/>
                <w:szCs w:val="16"/>
                <w:lang w:val="en-GB"/>
              </w:rPr>
              <w:t xml:space="preserve">22 Sep 15:59</w:t>
            </w:r>
          </w:p>
        </w:tc>
        <w:tc>
          <w:tcPr>
            <w:tcW w:w="1204" w:type="dxa"/>
          </w:tcPr>
          <w:p w14:paraId="5FEB21A8" w14:textId="77777777" w:rsidR="008F54E3" w:rsidRPr="00C32864" w:rsidRDefault="008C6F2C">
            <w:pPr>
              <w:rPr>
                <w:lang w:val="en-GB"/>
              </w:rPr>
            </w:pPr>
            <w:r>
              <w:rPr>
                <w:sz w:val="16"/>
                <w:szCs w:val="16"/>
                <w:lang w:val="en-GB"/>
              </w:rPr>
              <w:t xml:space="preserve">business-analyst; GPT-5.6</w:t>
            </w:r>
          </w:p>
        </w:tc>
        <w:tc>
          <w:tcPr>
            <w:tcW w:w="4073" w:type="dxa"/>
          </w:tcPr>
          <w:p w14:paraId="5FEB21A8" w14:textId="77777777" w:rsidR="008F54E3" w:rsidRPr="00C32864" w:rsidRDefault="008C6F2C">
            <w:pPr>
              <w:rPr>
                <w:lang w:val="en-GB"/>
              </w:rPr>
            </w:pPr>
            <w:r>
              <w:rPr>
                <w:sz w:val="16"/>
                <w:szCs w:val="16"/>
                <w:lang w:val="en-GB"/>
              </w:rPr>
              <w:t xml:space="preserve">Average m3 rate for 2026 ytd pleas</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B1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15</w:t>
            </w:r>
          </w:p>
        </w:tc>
        <w:tc>
          <w:tcPr>
            <w:tcW w:w="876" w:type="dxa"/>
          </w:tcPr>
          <w:p w14:paraId="5FEB21A8" w14:textId="77777777" w:rsidR="008F54E3" w:rsidRPr="00C32864" w:rsidRDefault="008C6F2C">
            <w:pPr>
              <w:rPr>
                <w:lang w:val="en-GB"/>
              </w:rPr>
            </w:pPr>
            <w:r>
              <w:rPr>
                <w:sz w:val="16"/>
                <w:szCs w:val="16"/>
                <w:lang w:val="en-GB"/>
              </w:rPr>
              <w:t xml:space="preserve">22 Sep 16:00</w:t>
            </w:r>
          </w:p>
        </w:tc>
        <w:tc>
          <w:tcPr>
            <w:tcW w:w="1204" w:type="dxa"/>
          </w:tcPr>
          <w:p w14:paraId="5FEB21A8" w14:textId="77777777" w:rsidR="008F54E3" w:rsidRPr="00C32864" w:rsidRDefault="008C6F2C">
            <w:pPr>
              <w:rPr>
                <w:lang w:val="en-GB"/>
              </w:rPr>
            </w:pPr>
            <w:r>
              <w:rPr>
                <w:sz w:val="16"/>
                <w:szCs w:val="16"/>
                <w:lang w:val="en-GB"/>
              </w:rPr>
              <w:t xml:space="preserve">business-analyst; GPT-5.6</w:t>
            </w:r>
          </w:p>
        </w:tc>
        <w:tc>
          <w:tcPr>
            <w:tcW w:w="4073" w:type="dxa"/>
          </w:tcPr>
          <w:p w14:paraId="5FEB21A8" w14:textId="77777777" w:rsidR="008F54E3" w:rsidRPr="00C32864" w:rsidRDefault="008C6F2C">
            <w:pPr>
              <w:rPr>
                <w:lang w:val="en-GB"/>
              </w:rPr>
            </w:pPr>
            <w:r>
              <w:rPr>
                <w:sz w:val="16"/>
                <w:szCs w:val="16"/>
                <w:lang w:val="en-GB"/>
              </w:rPr>
              <w:t xml:space="preserve">Average m3 rate for 2026 ytd pleas</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B1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16</w:t>
            </w:r>
          </w:p>
        </w:tc>
        <w:tc>
          <w:tcPr>
            <w:tcW w:w="876" w:type="dxa"/>
          </w:tcPr>
          <w:p w14:paraId="5FEB21A8" w14:textId="77777777" w:rsidR="008F54E3" w:rsidRPr="00C32864" w:rsidRDefault="008C6F2C">
            <w:pPr>
              <w:rPr>
                <w:lang w:val="en-GB"/>
              </w:rPr>
            </w:pPr>
            <w:r>
              <w:rPr>
                <w:sz w:val="16"/>
                <w:szCs w:val="16"/>
                <w:lang w:val="en-GB"/>
              </w:rPr>
              <w:t xml:space="preserve">22 Sep 19:12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Re check you marking and aim for a high distinction please</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17</w:t>
            </w:r>
          </w:p>
        </w:tc>
        <w:tc>
          <w:tcPr>
            <w:tcW w:w="876" w:type="dxa"/>
          </w:tcPr>
          <w:p w14:paraId="5FEB21A8" w14:textId="77777777" w:rsidR="008F54E3" w:rsidRPr="00C32864" w:rsidRDefault="008C6F2C">
            <w:pPr>
              <w:rPr>
                <w:lang w:val="en-GB"/>
              </w:rPr>
            </w:pPr>
            <w:r>
              <w:rPr>
                <w:sz w:val="16"/>
                <w:szCs w:val="16"/>
                <w:lang w:val="en-GB"/>
              </w:rPr>
              <w:t xml:space="preserve">22 Sep 19:14</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Take this feedback and re-draft please, also add in where I could hit KSB's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18</w:t>
            </w:r>
          </w:p>
        </w:tc>
        <w:tc>
          <w:tcPr>
            <w:tcW w:w="876" w:type="dxa"/>
          </w:tcPr>
          <w:p w14:paraId="5FEB21A8" w14:textId="77777777" w:rsidR="008F54E3" w:rsidRPr="00C32864" w:rsidRDefault="008C6F2C">
            <w:pPr>
              <w:rPr>
                <w:lang w:val="en-GB"/>
              </w:rPr>
            </w:pPr>
            <w:r>
              <w:rPr>
                <w:sz w:val="16"/>
                <w:szCs w:val="16"/>
                <w:lang w:val="en-GB"/>
              </w:rPr>
              <w:t xml:space="preserve">22 Sep 19:17</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Feedback now attached [attached: pasted text]</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19</w:t>
            </w:r>
          </w:p>
        </w:tc>
        <w:tc>
          <w:tcPr>
            <w:tcW w:w="876" w:type="dxa"/>
          </w:tcPr>
          <w:p w14:paraId="5FEB21A8" w14:textId="77777777" w:rsidR="008F54E3" w:rsidRPr="00C32864" w:rsidRDefault="008C6F2C">
            <w:pPr>
              <w:rPr>
                <w:lang w:val="en-GB"/>
              </w:rPr>
            </w:pPr>
            <w:r>
              <w:rPr>
                <w:sz w:val="16"/>
                <w:szCs w:val="16"/>
                <w:lang w:val="en-GB"/>
              </w:rPr>
              <w:t xml:space="preserve">22 Sep 19:22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mark the attached against the rubrik [attached: Procon_SBP_Submission_Shell_v4.docx]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20</w:t>
            </w:r>
          </w:p>
        </w:tc>
        <w:tc>
          <w:tcPr>
            <w:tcW w:w="876" w:type="dxa"/>
          </w:tcPr>
          <w:p w14:paraId="5FEB21A8" w14:textId="77777777" w:rsidR="008F54E3" w:rsidRPr="00C32864" w:rsidRDefault="008C6F2C">
            <w:pPr>
              <w:rPr>
                <w:lang w:val="en-GB"/>
              </w:rPr>
            </w:pPr>
            <w:r>
              <w:rPr>
                <w:sz w:val="16"/>
                <w:szCs w:val="16"/>
                <w:lang w:val="en-GB"/>
              </w:rPr>
              <w:t xml:space="preserve">22 Sep 19:28</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Humanize the text for me please, flowoing prose and not detectable as AI. Use this as a guide - https://en.wikipedia.org/wiki/Wikipedia:Signs_of_AI_writing</w:t>
            </w:r>
          </w:p>
        </w:tc>
        <w:tc>
          <w:tcPr>
            <w:tcW w:w="1368" w:type="dxa"/>
          </w:tcPr>
          <w:p w14:paraId="5FEB21A8" w14:textId="77777777" w:rsidR="008F54E3" w:rsidRPr="00C32864" w:rsidRDefault="008C6F2C">
            <w:pPr>
              <w:rPr>
                <w:lang w:val="en-GB"/>
              </w:rPr>
            </w:pPr>
            <w:r>
              <w:rPr>
                <w:sz w:val="16"/>
                <w:szCs w:val="16"/>
                <w:lang w:val="en-GB"/>
              </w:rPr>
              <w:t xml:space="preserve">Humanised revision written (Shell v5)</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21</w:t>
            </w:r>
          </w:p>
        </w:tc>
        <w:tc>
          <w:tcPr>
            <w:tcW w:w="876" w:type="dxa"/>
          </w:tcPr>
          <w:p w14:paraId="5FEB21A8" w14:textId="77777777" w:rsidR="008F54E3" w:rsidRPr="00C32864" w:rsidRDefault="008C6F2C">
            <w:pPr>
              <w:rPr>
                <w:lang w:val="en-GB"/>
              </w:rPr>
            </w:pPr>
            <w:r>
              <w:rPr>
                <w:sz w:val="16"/>
                <w:szCs w:val="16"/>
                <w:lang w:val="en-GB"/>
              </w:rPr>
              <w:t xml:space="preserve">22 Sep 19:38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score this humanized revision [attached: Procon_SBP_Submission_Shell_v5.docx]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22</w:t>
            </w:r>
          </w:p>
        </w:tc>
        <w:tc>
          <w:tcPr>
            <w:tcW w:w="876" w:type="dxa"/>
          </w:tcPr>
          <w:p w14:paraId="5FEB21A8" w14:textId="77777777" w:rsidR="008F54E3" w:rsidRPr="00C32864" w:rsidRDefault="008C6F2C">
            <w:pPr>
              <w:rPr>
                <w:lang w:val="en-GB"/>
              </w:rPr>
            </w:pPr>
            <w:r>
              <w:rPr>
                <w:sz w:val="16"/>
                <w:szCs w:val="16"/>
                <w:lang w:val="en-GB"/>
              </w:rPr>
              <w:t xml:space="preserve">1 Oct 13:54</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Use the below feedback to improve the attached [attached: Procon_SBP_Submission_Shell_v7.docx]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23</w:t>
            </w:r>
          </w:p>
        </w:tc>
        <w:tc>
          <w:tcPr>
            <w:tcW w:w="876" w:type="dxa"/>
          </w:tcPr>
          <w:p w14:paraId="5FEB21A8" w14:textId="77777777" w:rsidR="008F54E3" w:rsidRPr="00C32864" w:rsidRDefault="008C6F2C">
            <w:pPr>
              <w:rPr>
                <w:lang w:val="en-GB"/>
              </w:rPr>
            </w:pPr>
            <w:r>
              <w:rPr>
                <w:sz w:val="16"/>
                <w:szCs w:val="16"/>
                <w:lang w:val="en-GB"/>
              </w:rPr>
              <w:t xml:space="preserve">1 Oct 16:01</w:t>
            </w:r>
          </w:p>
        </w:tc>
        <w:tc>
          <w:tcPr>
            <w:tcW w:w="1204" w:type="dxa"/>
          </w:tcPr>
          <w:p w14:paraId="5FEB21A8" w14:textId="77777777" w:rsidR="008F54E3" w:rsidRPr="00C32864" w:rsidRDefault="008C6F2C">
            <w:pPr>
              <w:rPr>
                <w:lang w:val="en-GB"/>
              </w:rPr>
            </w:pPr>
            <w:r>
              <w:rPr>
                <w:sz w:val="16"/>
                <w:szCs w:val="16"/>
                <w:lang w:val="en-GB"/>
              </w:rPr>
              <w:t xml:space="preserve">orcastrator; Opus 5.5</w:t>
            </w:r>
          </w:p>
        </w:tc>
        <w:tc>
          <w:tcPr>
            <w:tcW w:w="4073" w:type="dxa"/>
          </w:tcPr>
          <w:p w14:paraId="5FEB21A8" w14:textId="77777777" w:rsidR="008F54E3" w:rsidRPr="00C32864" w:rsidRDefault="008C6F2C">
            <w:pPr>
              <w:rPr>
                <w:lang w:val="en-GB"/>
              </w:rPr>
            </w:pPr>
            <w:r>
              <w:rPr>
                <w:sz w:val="16"/>
                <w:szCs w:val="16"/>
                <w:lang w:val="en-GB"/>
              </w:rPr>
              <w:t xml:space="preserve">Now you have Opus 5.5 - please re-read this and see if it can be tweaked for a higher distinction score please [attached: Procon_SBP_Submission_Shell_v5.docx]</w:t>
            </w:r>
          </w:p>
        </w:tc>
        <w:tc>
          <w:tcPr>
            <w:tcW w:w="1368" w:type="dxa"/>
          </w:tcPr>
          <w:p w14:paraId="5FEB21A8" w14:textId="77777777" w:rsidR="008F54E3" w:rsidRPr="00C32864" w:rsidRDefault="008C6F2C">
            <w:pPr>
              <w:rPr>
                <w:lang w:val="en-GB"/>
              </w:rPr>
            </w:pPr>
            <w:r>
              <w:rPr>
                <w:sz w:val="16"/>
                <w:szCs w:val="16"/>
                <w:lang w:val="en-GB"/>
              </w:rPr>
              <w:t xml:space="preserve">Shell v6 written</w:t>
            </w:r>
          </w:p>
        </w:tc>
        <w:tc>
          <w:tcPr>
            <w:tcW w:w="569" w:type="dxa"/>
          </w:tcPr>
          <w:p w14:paraId="5FEB21A8" w14:textId="77777777" w:rsidR="008F54E3" w:rsidRPr="00C32864" w:rsidRDefault="008C6F2C">
            <w:pPr>
              <w:rPr>
                <w:lang w:val="en-GB"/>
              </w:rPr>
            </w:pPr>
            <w:r>
              <w:rPr>
                <w:sz w:val="16"/>
                <w:szCs w:val="16"/>
                <w:lang w:val="en-GB"/>
              </w:rPr>
              <w:t xml:space="preserve">O2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24</w:t>
            </w:r>
          </w:p>
        </w:tc>
        <w:tc>
          <w:tcPr>
            <w:tcW w:w="876" w:type="dxa"/>
          </w:tcPr>
          <w:p w14:paraId="5FEB21A8" w14:textId="77777777" w:rsidR="008F54E3" w:rsidRPr="00C32864" w:rsidRDefault="008C6F2C">
            <w:pPr>
              <w:rPr>
                <w:lang w:val="en-GB"/>
              </w:rPr>
            </w:pPr>
            <w:r>
              <w:rPr>
                <w:sz w:val="16"/>
                <w:szCs w:val="16"/>
                <w:lang w:val="en-GB"/>
              </w:rPr>
              <w:t xml:space="preserve">1 Oct 19:16</w:t>
            </w:r>
          </w:p>
        </w:tc>
        <w:tc>
          <w:tcPr>
            <w:tcW w:w="1204" w:type="dxa"/>
          </w:tcPr>
          <w:p w14:paraId="5FEB21A8" w14:textId="77777777" w:rsidR="008F54E3" w:rsidRPr="00C32864" w:rsidRDefault="008C6F2C">
            <w:pPr>
              <w:rPr>
                <w:lang w:val="en-GB"/>
              </w:rPr>
            </w:pPr>
            <w:r>
              <w:rPr>
                <w:sz w:val="16"/>
                <w:szCs w:val="16"/>
                <w:lang w:val="en-GB"/>
              </w:rPr>
              <w:t xml:space="preserve">orcastrator; Opus 5.5</w:t>
            </w:r>
          </w:p>
        </w:tc>
        <w:tc>
          <w:tcPr>
            <w:tcW w:w="4073" w:type="dxa"/>
          </w:tcPr>
          <w:p w14:paraId="5FEB21A8" w14:textId="77777777" w:rsidR="008F54E3" w:rsidRPr="00C32864" w:rsidRDefault="008C6F2C">
            <w:pPr>
              <w:rPr>
                <w:lang w:val="en-GB"/>
              </w:rPr>
            </w:pPr>
            <w:r>
              <w:rPr>
                <w:sz w:val="16"/>
                <w:szCs w:val="16"/>
                <w:lang w:val="en-GB"/>
              </w:rPr>
              <w:t xml:space="preserve">I have set you to ultra - please re read and make any improvements to improve the distinction level please.</w:t>
            </w:r>
          </w:p>
        </w:tc>
        <w:tc>
          <w:tcPr>
            <w:tcW w:w="1368" w:type="dxa"/>
          </w:tcPr>
          <w:p w14:paraId="5FEB21A8" w14:textId="77777777" w:rsidR="008F54E3" w:rsidRPr="00C32864" w:rsidRDefault="008C6F2C">
            <w:pPr>
              <w:rPr>
                <w:lang w:val="en-GB"/>
              </w:rPr>
            </w:pPr>
            <w:r>
              <w:rPr>
                <w:sz w:val="16"/>
                <w:szCs w:val="16"/>
                <w:lang w:val="en-GB"/>
              </w:rPr>
              <w:t xml:space="preserve">Shell v7 written</w:t>
            </w:r>
          </w:p>
        </w:tc>
        <w:tc>
          <w:tcPr>
            <w:tcW w:w="569" w:type="dxa"/>
          </w:tcPr>
          <w:p w14:paraId="5FEB21A8" w14:textId="77777777" w:rsidR="008F54E3" w:rsidRPr="00C32864" w:rsidRDefault="008C6F2C">
            <w:pPr>
              <w:rPr>
                <w:lang w:val="en-GB"/>
              </w:rPr>
            </w:pPr>
            <w:r>
              <w:rPr>
                <w:sz w:val="16"/>
                <w:szCs w:val="16"/>
                <w:lang w:val="en-GB"/>
              </w:rPr>
              <w:t xml:space="preserve">O2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25</w:t>
            </w:r>
          </w:p>
        </w:tc>
        <w:tc>
          <w:tcPr>
            <w:tcW w:w="876" w:type="dxa"/>
          </w:tcPr>
          <w:p w14:paraId="5FEB21A8" w14:textId="77777777" w:rsidR="008F54E3" w:rsidRPr="00C32864" w:rsidRDefault="008C6F2C">
            <w:pPr>
              <w:rPr>
                <w:lang w:val="en-GB"/>
              </w:rPr>
            </w:pPr>
            <w:r>
              <w:rPr>
                <w:sz w:val="16"/>
                <w:szCs w:val="16"/>
                <w:lang w:val="en-GB"/>
              </w:rPr>
              <w:t xml:space="preserve">1 Oct 21:59</w:t>
            </w:r>
          </w:p>
        </w:tc>
        <w:tc>
          <w:tcPr>
            <w:tcW w:w="1204" w:type="dxa"/>
          </w:tcPr>
          <w:p w14:paraId="5FEB21A8" w14:textId="77777777" w:rsidR="008F54E3" w:rsidRPr="00C32864" w:rsidRDefault="008C6F2C">
            <w:pPr>
              <w:rPr>
                <w:lang w:val="en-GB"/>
              </w:rPr>
            </w:pPr>
            <w:r>
              <w:rPr>
                <w:sz w:val="16"/>
                <w:szCs w:val="16"/>
                <w:lang w:val="en-GB"/>
              </w:rPr>
              <w:t xml:space="preserve">orcastrator;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O2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26</w:t>
            </w:r>
          </w:p>
        </w:tc>
        <w:tc>
          <w:tcPr>
            <w:tcW w:w="876" w:type="dxa"/>
          </w:tcPr>
          <w:p w14:paraId="5FEB21A8" w14:textId="77777777" w:rsidR="008F54E3" w:rsidRPr="00C32864" w:rsidRDefault="008C6F2C">
            <w:pPr>
              <w:rPr>
                <w:lang w:val="en-GB"/>
              </w:rPr>
            </w:pPr>
            <w:r>
              <w:rPr>
                <w:sz w:val="16"/>
                <w:szCs w:val="16"/>
                <w:lang w:val="en-GB"/>
              </w:rPr>
              <w:t xml:space="preserve">1 Oct 22:23</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please as previous against the rubrik [attached: Procon_SBP_Submission_Shell_v7.docx]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27</w:t>
            </w:r>
          </w:p>
        </w:tc>
        <w:tc>
          <w:tcPr>
            <w:tcW w:w="876" w:type="dxa"/>
          </w:tcPr>
          <w:p w14:paraId="5FEB21A8" w14:textId="77777777" w:rsidR="008F54E3" w:rsidRPr="00C32864" w:rsidRDefault="008C6F2C">
            <w:pPr>
              <w:rPr>
                <w:lang w:val="en-GB"/>
              </w:rPr>
            </w:pPr>
            <w:r>
              <w:rPr>
                <w:sz w:val="16"/>
                <w:szCs w:val="16"/>
                <w:lang w:val="en-GB"/>
              </w:rPr>
              <w:t xml:space="preserve">1 Oct 22:52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Yes</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28</w:t>
            </w:r>
          </w:p>
        </w:tc>
        <w:tc>
          <w:tcPr>
            <w:tcW w:w="876" w:type="dxa"/>
          </w:tcPr>
          <w:p w14:paraId="5FEB21A8" w14:textId="77777777" w:rsidR="008F54E3" w:rsidRPr="00C32864" w:rsidRDefault="008C6F2C">
            <w:pPr>
              <w:rPr>
                <w:lang w:val="en-GB"/>
              </w:rPr>
            </w:pPr>
            <w:r>
              <w:rPr>
                <w:sz w:val="16"/>
                <w:szCs w:val="16"/>
                <w:lang w:val="en-GB"/>
              </w:rPr>
              <w:t xml:space="preserve">1 Oct 22:56</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Use the below feedback to improve the attached [attached: Procon_SBP_Submission_Shell_v7.docx]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29</w:t>
            </w:r>
          </w:p>
        </w:tc>
        <w:tc>
          <w:tcPr>
            <w:tcW w:w="876" w:type="dxa"/>
          </w:tcPr>
          <w:p w14:paraId="5FEB21A8" w14:textId="77777777" w:rsidR="008F54E3" w:rsidRPr="00C32864" w:rsidRDefault="008C6F2C">
            <w:pPr>
              <w:rPr>
                <w:lang w:val="en-GB"/>
              </w:rPr>
            </w:pPr>
            <w:r>
              <w:rPr>
                <w:sz w:val="16"/>
                <w:szCs w:val="16"/>
                <w:lang w:val="en-GB"/>
              </w:rPr>
              <w:t xml:space="preserve">1 Oct 22:58</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use the attached feedback to improve the v7 doc [attached: pasted text; Procon_SBP_Submission_Shell_v7.docx]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30</w:t>
            </w:r>
          </w:p>
        </w:tc>
        <w:tc>
          <w:tcPr>
            <w:tcW w:w="876" w:type="dxa"/>
          </w:tcPr>
          <w:p w14:paraId="5FEB21A8" w14:textId="77777777" w:rsidR="008F54E3" w:rsidRPr="00C32864" w:rsidRDefault="008C6F2C">
            <w:pPr>
              <w:rPr>
                <w:lang w:val="en-GB"/>
              </w:rPr>
            </w:pPr>
            <w:r>
              <w:rPr>
                <w:sz w:val="16"/>
                <w:szCs w:val="16"/>
                <w:lang w:val="en-GB"/>
              </w:rPr>
              <w:t xml:space="preserve">1 Oct 22:59</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Try again</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31</w:t>
            </w:r>
          </w:p>
        </w:tc>
        <w:tc>
          <w:tcPr>
            <w:tcW w:w="876" w:type="dxa"/>
          </w:tcPr>
          <w:p w14:paraId="5FEB21A8" w14:textId="77777777" w:rsidR="008F54E3" w:rsidRPr="00C32864" w:rsidRDefault="008C6F2C">
            <w:pPr>
              <w:rPr>
                <w:lang w:val="en-GB"/>
              </w:rPr>
            </w:pPr>
            <w:r>
              <w:rPr>
                <w:sz w:val="16"/>
                <w:szCs w:val="16"/>
                <w:lang w:val="en-GB"/>
              </w:rPr>
              <w:t xml:space="preserve">1 Oct 23:04</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Try again</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32</w:t>
            </w:r>
          </w:p>
        </w:tc>
        <w:tc>
          <w:tcPr>
            <w:tcW w:w="876" w:type="dxa"/>
          </w:tcPr>
          <w:p w14:paraId="5FEB21A8" w14:textId="77777777" w:rsidR="008F54E3" w:rsidRPr="00C32864" w:rsidRDefault="008C6F2C">
            <w:pPr>
              <w:rPr>
                <w:lang w:val="en-GB"/>
              </w:rPr>
            </w:pPr>
            <w:r>
              <w:rPr>
                <w:sz w:val="16"/>
                <w:szCs w:val="16"/>
                <w:lang w:val="en-GB"/>
              </w:rPr>
              <w:t xml:space="preserve">2 Oct 13:53</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take the attached feedback - and read through, making ammendments as required. To keep the prose flowing can some of the tables and graphs be moved to the appendice please [attached: pasted text]</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33</w:t>
            </w:r>
          </w:p>
        </w:tc>
        <w:tc>
          <w:tcPr>
            <w:tcW w:w="876" w:type="dxa"/>
          </w:tcPr>
          <w:p w14:paraId="5FEB21A8" w14:textId="77777777" w:rsidR="008F54E3" w:rsidRPr="00C32864" w:rsidRDefault="008C6F2C">
            <w:pPr>
              <w:rPr>
                <w:lang w:val="en-GB"/>
              </w:rPr>
            </w:pPr>
            <w:r>
              <w:rPr>
                <w:sz w:val="16"/>
                <w:szCs w:val="16"/>
                <w:lang w:val="en-GB"/>
              </w:rPr>
              <w:t xml:space="preserve">2 Oct 22:18</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34</w:t>
            </w:r>
          </w:p>
        </w:tc>
        <w:tc>
          <w:tcPr>
            <w:tcW w:w="876" w:type="dxa"/>
          </w:tcPr>
          <w:p w14:paraId="5FEB21A8" w14:textId="77777777" w:rsidR="008F54E3" w:rsidRPr="00C32864" w:rsidRDefault="008C6F2C">
            <w:pPr>
              <w:rPr>
                <w:lang w:val="en-GB"/>
              </w:rPr>
            </w:pPr>
            <w:r>
              <w:rPr>
                <w:sz w:val="16"/>
                <w:szCs w:val="16"/>
                <w:lang w:val="en-GB"/>
              </w:rPr>
              <w:t xml:space="preserve">2 Oct 22:38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latest revision please [attached: Procon_SBP_Submission_Shell_v8.docx]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35</w:t>
            </w:r>
          </w:p>
        </w:tc>
        <w:tc>
          <w:tcPr>
            <w:tcW w:w="876" w:type="dxa"/>
          </w:tcPr>
          <w:p w14:paraId="5FEB21A8" w14:textId="77777777" w:rsidR="008F54E3" w:rsidRPr="00C32864" w:rsidRDefault="008C6F2C">
            <w:pPr>
              <w:rPr>
                <w:lang w:val="en-GB"/>
              </w:rPr>
            </w:pPr>
            <w:r>
              <w:rPr>
                <w:sz w:val="16"/>
                <w:szCs w:val="16"/>
                <w:lang w:val="en-GB"/>
              </w:rPr>
              <w:t xml:space="preserve">2 Oct 23:27</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Whats the best way to give you access to my university portal website to review slide decks, lectures, models and literature to include?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36</w:t>
            </w:r>
          </w:p>
        </w:tc>
        <w:tc>
          <w:tcPr>
            <w:tcW w:w="876" w:type="dxa"/>
          </w:tcPr>
          <w:p w14:paraId="5FEB21A8" w14:textId="77777777" w:rsidR="008F54E3" w:rsidRPr="00C32864" w:rsidRDefault="008C6F2C">
            <w:pPr>
              <w:rPr>
                <w:lang w:val="en-GB"/>
              </w:rPr>
            </w:pPr>
            <w:r>
              <w:rPr>
                <w:sz w:val="16"/>
                <w:szCs w:val="16"/>
                <w:lang w:val="en-GB"/>
              </w:rPr>
              <w:t xml:space="preserve">2 Oct 23:33</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please as previous - compare to V8 mark [attached: Procon_SBP_Submission_Shell_v9.docx]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37</w:t>
            </w:r>
          </w:p>
        </w:tc>
        <w:tc>
          <w:tcPr>
            <w:tcW w:w="876" w:type="dxa"/>
          </w:tcPr>
          <w:p w14:paraId="5FEB21A8" w14:textId="77777777" w:rsidR="008F54E3" w:rsidRPr="00C32864" w:rsidRDefault="008C6F2C">
            <w:pPr>
              <w:rPr>
                <w:lang w:val="en-GB"/>
              </w:rPr>
            </w:pPr>
            <w:r>
              <w:rPr>
                <w:sz w:val="16"/>
                <w:szCs w:val="16"/>
                <w:lang w:val="en-GB"/>
              </w:rPr>
              <w:t xml:space="preserve">2 Oct 23:35</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Finish</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38</w:t>
            </w:r>
          </w:p>
        </w:tc>
        <w:tc>
          <w:tcPr>
            <w:tcW w:w="876" w:type="dxa"/>
          </w:tcPr>
          <w:p w14:paraId="5FEB21A8" w14:textId="77777777" w:rsidR="008F54E3" w:rsidRPr="00C32864" w:rsidRDefault="008C6F2C">
            <w:pPr>
              <w:rPr>
                <w:lang w:val="en-GB"/>
              </w:rPr>
            </w:pPr>
            <w:r>
              <w:rPr>
                <w:sz w:val="16"/>
                <w:szCs w:val="16"/>
                <w:lang w:val="en-GB"/>
              </w:rPr>
              <w:t xml:space="preserve">2 Oct 23:36</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How to do option 2</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39</w:t>
            </w:r>
          </w:p>
        </w:tc>
        <w:tc>
          <w:tcPr>
            <w:tcW w:w="876" w:type="dxa"/>
          </w:tcPr>
          <w:p w14:paraId="5FEB21A8" w14:textId="77777777" w:rsidR="008F54E3" w:rsidRPr="00C32864" w:rsidRDefault="008C6F2C">
            <w:pPr>
              <w:rPr>
                <w:lang w:val="en-GB"/>
              </w:rPr>
            </w:pPr>
            <w:r>
              <w:rPr>
                <w:sz w:val="16"/>
                <w:szCs w:val="16"/>
                <w:lang w:val="en-GB"/>
              </w:rPr>
              <w:t xml:space="preserve">3 Oct 09:10</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It's open in Microsoft edge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40</w:t>
            </w:r>
          </w:p>
        </w:tc>
        <w:tc>
          <w:tcPr>
            <w:tcW w:w="876" w:type="dxa"/>
          </w:tcPr>
          <w:p w14:paraId="5FEB21A8" w14:textId="77777777" w:rsidR="008F54E3" w:rsidRPr="00C32864" w:rsidRDefault="008C6F2C">
            <w:pPr>
              <w:rPr>
                <w:lang w:val="en-GB"/>
              </w:rPr>
            </w:pPr>
            <w:r>
              <w:rPr>
                <w:sz w:val="16"/>
                <w:szCs w:val="16"/>
                <w:lang w:val="en-GB"/>
              </w:rPr>
              <w:t xml:space="preserve">3 Oct 09:25</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It's open in Microsoft edge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41</w:t>
            </w:r>
          </w:p>
        </w:tc>
        <w:tc>
          <w:tcPr>
            <w:tcW w:w="876" w:type="dxa"/>
          </w:tcPr>
          <w:p w14:paraId="5FEB21A8" w14:textId="77777777" w:rsidR="008F54E3" w:rsidRPr="00C32864" w:rsidRDefault="008C6F2C">
            <w:pPr>
              <w:rPr>
                <w:lang w:val="en-GB"/>
              </w:rPr>
            </w:pPr>
            <w:r>
              <w:rPr>
                <w:sz w:val="16"/>
                <w:szCs w:val="16"/>
                <w:lang w:val="en-GB"/>
              </w:rPr>
              <w:t xml:space="preserve">3 Oct 09:28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hermes browser close-profile,#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42</w:t>
            </w:r>
          </w:p>
        </w:tc>
        <w:tc>
          <w:tcPr>
            <w:tcW w:w="876" w:type="dxa"/>
          </w:tcPr>
          <w:p w14:paraId="5FEB21A8" w14:textId="77777777" w:rsidR="008F54E3" w:rsidRPr="00C32864" w:rsidRDefault="008C6F2C">
            <w:pPr>
              <w:rPr>
                <w:lang w:val="en-GB"/>
              </w:rPr>
            </w:pPr>
            <w:r>
              <w:rPr>
                <w:sz w:val="16"/>
                <w:szCs w:val="16"/>
                <w:lang w:val="en-GB"/>
              </w:rPr>
              <w:t xml:space="preserve">3 Oct 09:28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Would option 2 work if it was chrome?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43</w:t>
            </w:r>
          </w:p>
        </w:tc>
        <w:tc>
          <w:tcPr>
            <w:tcW w:w="876" w:type="dxa"/>
          </w:tcPr>
          <w:p w14:paraId="5FEB21A8" w14:textId="77777777" w:rsidR="008F54E3" w:rsidRPr="00C32864" w:rsidRDefault="008C6F2C">
            <w:pPr>
              <w:rPr>
                <w:lang w:val="en-GB"/>
              </w:rPr>
            </w:pPr>
            <w:r>
              <w:rPr>
                <w:sz w:val="16"/>
                <w:szCs w:val="16"/>
                <w:lang w:val="en-GB"/>
              </w:rPr>
              <w:t xml:space="preserve">3 Oct 16:35</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Would option 2 work if it was chrome?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44</w:t>
            </w:r>
          </w:p>
        </w:tc>
        <w:tc>
          <w:tcPr>
            <w:tcW w:w="876" w:type="dxa"/>
          </w:tcPr>
          <w:p w14:paraId="5FEB21A8" w14:textId="77777777" w:rsidR="008F54E3" w:rsidRPr="00C32864" w:rsidRDefault="008C6F2C">
            <w:pPr>
              <w:rPr>
                <w:lang w:val="en-GB"/>
              </w:rPr>
            </w:pPr>
            <w:r>
              <w:rPr>
                <w:sz w:val="16"/>
                <w:szCs w:val="16"/>
                <w:lang w:val="en-GB"/>
              </w:rPr>
              <w:t xml:space="preserve">3 Oct 16:38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yes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45</w:t>
            </w:r>
          </w:p>
        </w:tc>
        <w:tc>
          <w:tcPr>
            <w:tcW w:w="876" w:type="dxa"/>
          </w:tcPr>
          <w:p w14:paraId="5FEB21A8" w14:textId="77777777" w:rsidR="008F54E3" w:rsidRPr="00C32864" w:rsidRDefault="008C6F2C">
            <w:pPr>
              <w:rPr>
                <w:lang w:val="en-GB"/>
              </w:rPr>
            </w:pPr>
            <w:r>
              <w:rPr>
                <w:sz w:val="16"/>
                <w:szCs w:val="16"/>
                <w:lang w:val="en-GB"/>
              </w:rPr>
              <w:t xml:space="preserve">3 Oct 16:41</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Would option 2 work if it was chrome?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46</w:t>
            </w:r>
          </w:p>
        </w:tc>
        <w:tc>
          <w:tcPr>
            <w:tcW w:w="876" w:type="dxa"/>
          </w:tcPr>
          <w:p w14:paraId="5FEB21A8" w14:textId="77777777" w:rsidR="008F54E3" w:rsidRPr="00C32864" w:rsidRDefault="008C6F2C">
            <w:pPr>
              <w:rPr>
                <w:lang w:val="en-GB"/>
              </w:rPr>
            </w:pPr>
            <w:r>
              <w:rPr>
                <w:sz w:val="16"/>
                <w:szCs w:val="16"/>
                <w:lang w:val="en-GB"/>
              </w:rPr>
              <w:t xml:space="preserve">3 Oct 16:41</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yes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47</w:t>
            </w:r>
          </w:p>
        </w:tc>
        <w:tc>
          <w:tcPr>
            <w:tcW w:w="876" w:type="dxa"/>
          </w:tcPr>
          <w:p w14:paraId="5FEB21A8" w14:textId="77777777" w:rsidR="008F54E3" w:rsidRPr="00C32864" w:rsidRDefault="008C6F2C">
            <w:pPr>
              <w:rPr>
                <w:lang w:val="en-GB"/>
              </w:rPr>
            </w:pPr>
            <w:r>
              <w:rPr>
                <w:sz w:val="16"/>
                <w:szCs w:val="16"/>
                <w:lang w:val="en-GB"/>
              </w:rPr>
              <w:t xml:space="preserve">3 Oct 16:47</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Yes please - also check out all the masterclasses</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48</w:t>
            </w:r>
          </w:p>
        </w:tc>
        <w:tc>
          <w:tcPr>
            <w:tcW w:w="876" w:type="dxa"/>
          </w:tcPr>
          <w:p w14:paraId="5FEB21A8" w14:textId="77777777" w:rsidR="008F54E3" w:rsidRPr="00C32864" w:rsidRDefault="008C6F2C">
            <w:pPr>
              <w:rPr>
                <w:lang w:val="en-GB"/>
              </w:rPr>
            </w:pPr>
            <w:r>
              <w:rPr>
                <w:sz w:val="16"/>
                <w:szCs w:val="16"/>
                <w:lang w:val="en-GB"/>
              </w:rPr>
              <w:t xml:space="preserve">3 Oct 17:03</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Would option 2 work if it was chrome?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49</w:t>
            </w:r>
          </w:p>
        </w:tc>
        <w:tc>
          <w:tcPr>
            <w:tcW w:w="876" w:type="dxa"/>
          </w:tcPr>
          <w:p w14:paraId="5FEB21A8" w14:textId="77777777" w:rsidR="008F54E3" w:rsidRPr="00C32864" w:rsidRDefault="008C6F2C">
            <w:pPr>
              <w:rPr>
                <w:lang w:val="en-GB"/>
              </w:rPr>
            </w:pPr>
            <w:r>
              <w:rPr>
                <w:sz w:val="16"/>
                <w:szCs w:val="16"/>
                <w:lang w:val="en-GB"/>
              </w:rPr>
              <w:t xml:space="preserve">3 Oct 17:12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review V8 and amend/re write it if you feel anything should be included from your findings above.</w:t>
            </w:r>
          </w:p>
        </w:tc>
        <w:tc>
          <w:tcPr>
            <w:tcW w:w="1368" w:type="dxa"/>
          </w:tcPr>
          <w:p w14:paraId="5FEB21A8" w14:textId="77777777" w:rsidR="008F54E3" w:rsidRPr="00C32864" w:rsidRDefault="008C6F2C">
            <w:pPr>
              <w:rPr>
                <w:lang w:val="en-GB"/>
              </w:rPr>
            </w:pPr>
            <w:r>
              <w:rPr>
                <w:sz w:val="16"/>
                <w:szCs w:val="16"/>
                <w:lang w:val="en-GB"/>
              </w:rPr>
              <w:t xml:space="preserve">Tracked-changes review written (Shell v8_review)</w:t>
            </w:r>
          </w:p>
        </w:tc>
        <w:tc>
          <w:tcPr>
            <w:tcW w:w="569" w:type="dxa"/>
          </w:tcPr>
          <w:p w14:paraId="5FEB21A8" w14:textId="77777777" w:rsidR="008F54E3" w:rsidRPr="00C32864" w:rsidRDefault="008C6F2C">
            <w:pPr>
              <w:rPr>
                <w:lang w:val="en-GB"/>
              </w:rPr>
            </w:pPr>
            <w:r>
              <w:rPr>
                <w:sz w:val="16"/>
                <w:szCs w:val="16"/>
                <w:lang w:val="en-GB"/>
              </w:rPr>
              <w:t xml:space="preserve">L2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50</w:t>
            </w:r>
          </w:p>
        </w:tc>
        <w:tc>
          <w:tcPr>
            <w:tcW w:w="876" w:type="dxa"/>
          </w:tcPr>
          <w:p w14:paraId="5FEB21A8" w14:textId="77777777" w:rsidR="008F54E3" w:rsidRPr="00C32864" w:rsidRDefault="008C6F2C">
            <w:pPr>
              <w:rPr>
                <w:lang w:val="en-GB"/>
              </w:rPr>
            </w:pPr>
            <w:r>
              <w:rPr>
                <w:sz w:val="16"/>
                <w:szCs w:val="16"/>
                <w:lang w:val="en-GB"/>
              </w:rPr>
              <w:t xml:space="preserve">3 Oct 17:26</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Use the attached and below - to make the chnages and include the module content, please re-draft ready for marking What's changed 25 tracked changes, 21 comments. Each comment explains the change and the slide or ELE page it comes from. Where Change Why §5.2, App. 19 "seven of the nine" → six, and Leeds … [attached: Procon_SBP_Submission_Shell_v8_review.docx]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51</w:t>
            </w:r>
          </w:p>
        </w:tc>
        <w:tc>
          <w:tcPr>
            <w:tcW w:w="876" w:type="dxa"/>
          </w:tcPr>
          <w:p w14:paraId="5FEB21A8" w14:textId="77777777" w:rsidR="008F54E3" w:rsidRPr="00C32864" w:rsidRDefault="008C6F2C">
            <w:pPr>
              <w:rPr>
                <w:lang w:val="en-GB"/>
              </w:rPr>
            </w:pPr>
            <w:r>
              <w:rPr>
                <w:sz w:val="16"/>
                <w:szCs w:val="16"/>
                <w:lang w:val="en-GB"/>
              </w:rPr>
              <w:t xml:space="preserve">3 Oct 18:02</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52</w:t>
            </w:r>
          </w:p>
        </w:tc>
        <w:tc>
          <w:tcPr>
            <w:tcW w:w="876" w:type="dxa"/>
          </w:tcPr>
          <w:p w14:paraId="5FEB21A8" w14:textId="77777777" w:rsidR="008F54E3" w:rsidRPr="00C32864" w:rsidRDefault="008C6F2C">
            <w:pPr>
              <w:rPr>
                <w:lang w:val="en-GB"/>
              </w:rPr>
            </w:pPr>
            <w:r>
              <w:rPr>
                <w:sz w:val="16"/>
                <w:szCs w:val="16"/>
                <w:lang w:val="en-GB"/>
              </w:rPr>
              <w:t xml:space="preserve">3 Oct 18:02</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 finish please 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53</w:t>
            </w:r>
          </w:p>
        </w:tc>
        <w:tc>
          <w:tcPr>
            <w:tcW w:w="876" w:type="dxa"/>
          </w:tcPr>
          <w:p w14:paraId="5FEB21A8" w14:textId="77777777" w:rsidR="008F54E3" w:rsidRPr="00C32864" w:rsidRDefault="008C6F2C">
            <w:pPr>
              <w:rPr>
                <w:lang w:val="en-GB"/>
              </w:rPr>
            </w:pPr>
            <w:r>
              <w:rPr>
                <w:sz w:val="16"/>
                <w:szCs w:val="16"/>
                <w:lang w:val="en-GB"/>
              </w:rPr>
              <w:t xml:space="preserve">3 Oct 20:54</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54</w:t>
            </w:r>
          </w:p>
        </w:tc>
        <w:tc>
          <w:tcPr>
            <w:tcW w:w="876" w:type="dxa"/>
          </w:tcPr>
          <w:p w14:paraId="5FEB21A8" w14:textId="77777777" w:rsidR="008F54E3" w:rsidRPr="00C32864" w:rsidRDefault="008C6F2C">
            <w:pPr>
              <w:rPr>
                <w:lang w:val="en-GB"/>
              </w:rPr>
            </w:pPr>
            <w:r>
              <w:rPr>
                <w:sz w:val="16"/>
                <w:szCs w:val="16"/>
                <w:lang w:val="en-GB"/>
              </w:rPr>
              <w:t xml:space="preserve">3 Oct 21:55</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55</w:t>
            </w:r>
          </w:p>
        </w:tc>
        <w:tc>
          <w:tcPr>
            <w:tcW w:w="876" w:type="dxa"/>
          </w:tcPr>
          <w:p w14:paraId="5FEB21A8" w14:textId="77777777" w:rsidR="008F54E3" w:rsidRPr="00C32864" w:rsidRDefault="008C6F2C">
            <w:pPr>
              <w:rPr>
                <w:lang w:val="en-GB"/>
              </w:rPr>
            </w:pPr>
            <w:r>
              <w:rPr>
                <w:sz w:val="16"/>
                <w:szCs w:val="16"/>
                <w:lang w:val="en-GB"/>
              </w:rPr>
              <w:t xml:space="preserve">3 Oct 22:11</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please as previous - compare to V8 mark [attached: Procon_SBP_Submission_Shell_v9.docx]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56</w:t>
            </w:r>
          </w:p>
        </w:tc>
        <w:tc>
          <w:tcPr>
            <w:tcW w:w="876" w:type="dxa"/>
          </w:tcPr>
          <w:p w14:paraId="5FEB21A8" w14:textId="77777777" w:rsidR="008F54E3" w:rsidRPr="00C32864" w:rsidRDefault="008C6F2C">
            <w:pPr>
              <w:rPr>
                <w:lang w:val="en-GB"/>
              </w:rPr>
            </w:pPr>
            <w:r>
              <w:rPr>
                <w:sz w:val="16"/>
                <w:szCs w:val="16"/>
                <w:lang w:val="en-GB"/>
              </w:rPr>
              <w:t xml:space="preserve">3 Oct 22:53</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I would still like you to revist the module website, really get into the detail on the webinars and masterclasses, plus review all content to see if could be imporved. I will also log you into the reading list so you can review the literature further</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57</w:t>
            </w:r>
          </w:p>
        </w:tc>
        <w:tc>
          <w:tcPr>
            <w:tcW w:w="876" w:type="dxa"/>
          </w:tcPr>
          <w:p w14:paraId="5FEB21A8" w14:textId="77777777" w:rsidR="008F54E3" w:rsidRPr="00C32864" w:rsidRDefault="008C6F2C">
            <w:pPr>
              <w:rPr>
                <w:lang w:val="en-GB"/>
              </w:rPr>
            </w:pPr>
            <w:r>
              <w:rPr>
                <w:sz w:val="16"/>
                <w:szCs w:val="16"/>
                <w:lang w:val="en-GB"/>
              </w:rPr>
              <w:t xml:space="preserve">4 Oct 21:58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I would still like you to revist the module website, really get into the detail on the webinars and masterclasses, plus review all content to see if could be imporved. I will also log you into the reading list so you can review the literature further ?</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58</w:t>
            </w:r>
          </w:p>
        </w:tc>
        <w:tc>
          <w:tcPr>
            <w:tcW w:w="876" w:type="dxa"/>
          </w:tcPr>
          <w:p w14:paraId="5FEB21A8" w14:textId="77777777" w:rsidR="008F54E3" w:rsidRPr="00C32864" w:rsidRDefault="008C6F2C">
            <w:pPr>
              <w:rPr>
                <w:lang w:val="en-GB"/>
              </w:rPr>
            </w:pPr>
            <w:r>
              <w:rPr>
                <w:sz w:val="16"/>
                <w:szCs w:val="16"/>
                <w:lang w:val="en-GB"/>
              </w:rPr>
              <w:t xml:space="preserve">4 Oct 22:22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try again as reading list logged in and multiole weeks visible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59</w:t>
            </w:r>
          </w:p>
        </w:tc>
        <w:tc>
          <w:tcPr>
            <w:tcW w:w="876" w:type="dxa"/>
          </w:tcPr>
          <w:p w14:paraId="5FEB21A8" w14:textId="77777777" w:rsidR="008F54E3" w:rsidRPr="00C32864" w:rsidRDefault="008C6F2C">
            <w:pPr>
              <w:rPr>
                <w:lang w:val="en-GB"/>
              </w:rPr>
            </w:pPr>
            <w:r>
              <w:rPr>
                <w:sz w:val="16"/>
                <w:szCs w:val="16"/>
                <w:lang w:val="en-GB"/>
              </w:rPr>
              <w:t xml:space="preserve">4 Oct 22:42</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use the attached feedback to write an improved v10 please [attached: pasted text]</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60</w:t>
            </w:r>
          </w:p>
        </w:tc>
        <w:tc>
          <w:tcPr>
            <w:tcW w:w="876" w:type="dxa"/>
          </w:tcPr>
          <w:p w14:paraId="5FEB21A8" w14:textId="77777777" w:rsidR="008F54E3" w:rsidRPr="00C32864" w:rsidRDefault="008C6F2C">
            <w:pPr>
              <w:rPr>
                <w:lang w:val="en-GB"/>
              </w:rPr>
            </w:pPr>
            <w:r>
              <w:rPr>
                <w:sz w:val="16"/>
                <w:szCs w:val="16"/>
                <w:lang w:val="en-GB"/>
              </w:rPr>
              <w:t xml:space="preserve">4 Oct 23:14</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use the attached feedback to write an improved v10 please [attached: pasted text]</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61</w:t>
            </w:r>
          </w:p>
        </w:tc>
        <w:tc>
          <w:tcPr>
            <w:tcW w:w="876" w:type="dxa"/>
          </w:tcPr>
          <w:p w14:paraId="5FEB21A8" w14:textId="77777777" w:rsidR="008F54E3" w:rsidRPr="00C32864" w:rsidRDefault="008C6F2C">
            <w:pPr>
              <w:rPr>
                <w:lang w:val="en-GB"/>
              </w:rPr>
            </w:pPr>
            <w:r>
              <w:rPr>
                <w:sz w:val="16"/>
                <w:szCs w:val="16"/>
                <w:lang w:val="en-GB"/>
              </w:rPr>
              <w:t xml:space="preserve">5 Oct 07:37</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62</w:t>
            </w:r>
          </w:p>
        </w:tc>
        <w:tc>
          <w:tcPr>
            <w:tcW w:w="876" w:type="dxa"/>
          </w:tcPr>
          <w:p w14:paraId="5FEB21A8" w14:textId="77777777" w:rsidR="008F54E3" w:rsidRPr="00C32864" w:rsidRDefault="008C6F2C">
            <w:pPr>
              <w:rPr>
                <w:lang w:val="en-GB"/>
              </w:rPr>
            </w:pPr>
            <w:r>
              <w:rPr>
                <w:sz w:val="16"/>
                <w:szCs w:val="16"/>
                <w:lang w:val="en-GB"/>
              </w:rPr>
              <w:t xml:space="preserve">5 Oct 08:01</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mark this now as previously [attached: Procon_SBP_Submission_Shell_v10.docx]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63</w:t>
            </w:r>
          </w:p>
        </w:tc>
        <w:tc>
          <w:tcPr>
            <w:tcW w:w="876" w:type="dxa"/>
          </w:tcPr>
          <w:p w14:paraId="5FEB21A8" w14:textId="77777777" w:rsidR="008F54E3" w:rsidRPr="00C32864" w:rsidRDefault="008C6F2C">
            <w:pPr>
              <w:rPr>
                <w:lang w:val="en-GB"/>
              </w:rPr>
            </w:pPr>
            <w:r>
              <w:rPr>
                <w:sz w:val="16"/>
                <w:szCs w:val="16"/>
                <w:lang w:val="en-GB"/>
              </w:rPr>
              <w:t xml:space="preserve">5 Oct 08:03</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mark this now as previously [attached: Procon_SBP_Submission_Shell_v10.docx]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64</w:t>
            </w:r>
          </w:p>
        </w:tc>
        <w:tc>
          <w:tcPr>
            <w:tcW w:w="876" w:type="dxa"/>
          </w:tcPr>
          <w:p w14:paraId="5FEB21A8" w14:textId="77777777" w:rsidR="008F54E3" w:rsidRPr="00C32864" w:rsidRDefault="008C6F2C">
            <w:pPr>
              <w:rPr>
                <w:lang w:val="en-GB"/>
              </w:rPr>
            </w:pPr>
            <w:r>
              <w:rPr>
                <w:sz w:val="16"/>
                <w:szCs w:val="16"/>
                <w:lang w:val="en-GB"/>
              </w:rPr>
              <w:t xml:space="preserve">5 Oct 08:54</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make final tweaks based on this please [attached: pasted text]</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65</w:t>
            </w:r>
          </w:p>
        </w:tc>
        <w:tc>
          <w:tcPr>
            <w:tcW w:w="876" w:type="dxa"/>
          </w:tcPr>
          <w:p w14:paraId="5FEB21A8" w14:textId="77777777" w:rsidR="008F54E3" w:rsidRPr="00C32864" w:rsidRDefault="008C6F2C">
            <w:pPr>
              <w:rPr>
                <w:lang w:val="en-GB"/>
              </w:rPr>
            </w:pPr>
            <w:r>
              <w:rPr>
                <w:sz w:val="16"/>
                <w:szCs w:val="16"/>
                <w:lang w:val="en-GB"/>
              </w:rPr>
              <w:t xml:space="preserve">5 Oct 12:31</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off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66</w:t>
            </w:r>
          </w:p>
        </w:tc>
        <w:tc>
          <w:tcPr>
            <w:tcW w:w="876" w:type="dxa"/>
          </w:tcPr>
          <w:p w14:paraId="5FEB21A8" w14:textId="77777777" w:rsidR="008F54E3" w:rsidRPr="00C32864" w:rsidRDefault="008C6F2C">
            <w:pPr>
              <w:rPr>
                <w:lang w:val="en-GB"/>
              </w:rPr>
            </w:pPr>
            <w:r>
              <w:rPr>
                <w:sz w:val="16"/>
                <w:szCs w:val="16"/>
                <w:lang w:val="en-GB"/>
              </w:rPr>
              <w:t xml:space="preserve">5 Oct 12:33</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mark this V11 as previous [attached: Procon_SBP_Submission_Shell_v11.docx]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67</w:t>
            </w:r>
          </w:p>
        </w:tc>
        <w:tc>
          <w:tcPr>
            <w:tcW w:w="876" w:type="dxa"/>
          </w:tcPr>
          <w:p w14:paraId="5FEB21A8" w14:textId="77777777" w:rsidR="008F54E3" w:rsidRPr="00C32864" w:rsidRDefault="008C6F2C">
            <w:pPr>
              <w:rPr>
                <w:lang w:val="en-GB"/>
              </w:rPr>
            </w:pPr>
            <w:r>
              <w:rPr>
                <w:sz w:val="16"/>
                <w:szCs w:val="16"/>
                <w:lang w:val="en-GB"/>
              </w:rPr>
              <w:t xml:space="preserve">5 Oct 15:30</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For V11, please review the attached presentation and financial model - can these be used for the new deopt area, analysis and the financial modelling? If so please re-write and include if this fits. Both were presented to the board [attached: Procon 247 New Depot Case Study  (1).xlsx; Presentation1.pptx]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68</w:t>
            </w:r>
          </w:p>
        </w:tc>
        <w:tc>
          <w:tcPr>
            <w:tcW w:w="876" w:type="dxa"/>
          </w:tcPr>
          <w:p w14:paraId="5FEB21A8" w14:textId="77777777" w:rsidR="008F54E3" w:rsidRPr="00C32864" w:rsidRDefault="008C6F2C">
            <w:pPr>
              <w:rPr>
                <w:lang w:val="en-GB"/>
              </w:rPr>
            </w:pPr>
            <w:r>
              <w:rPr>
                <w:sz w:val="16"/>
                <w:szCs w:val="16"/>
                <w:lang w:val="en-GB"/>
              </w:rPr>
              <w:t xml:space="preserve">5 Oct 17:32</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69</w:t>
            </w:r>
          </w:p>
        </w:tc>
        <w:tc>
          <w:tcPr>
            <w:tcW w:w="876" w:type="dxa"/>
          </w:tcPr>
          <w:p w14:paraId="5FEB21A8" w14:textId="77777777" w:rsidR="008F54E3" w:rsidRPr="00C32864" w:rsidRDefault="008C6F2C">
            <w:pPr>
              <w:rPr>
                <w:lang w:val="en-GB"/>
              </w:rPr>
            </w:pPr>
            <w:r>
              <w:rPr>
                <w:sz w:val="16"/>
                <w:szCs w:val="16"/>
                <w:lang w:val="en-GB"/>
              </w:rPr>
              <w:t xml:space="preserve">5 Oct 18:26</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70</w:t>
            </w:r>
          </w:p>
        </w:tc>
        <w:tc>
          <w:tcPr>
            <w:tcW w:w="876" w:type="dxa"/>
          </w:tcPr>
          <w:p w14:paraId="5FEB21A8" w14:textId="77777777" w:rsidR="008F54E3" w:rsidRPr="00C32864" w:rsidRDefault="008C6F2C">
            <w:pPr>
              <w:rPr>
                <w:lang w:val="en-GB"/>
              </w:rPr>
            </w:pPr>
            <w:r>
              <w:rPr>
                <w:sz w:val="16"/>
                <w:szCs w:val="16"/>
                <w:lang w:val="en-GB"/>
              </w:rPr>
              <w:t xml:space="preserve">5 Oct 22:19</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71</w:t>
            </w:r>
          </w:p>
        </w:tc>
        <w:tc>
          <w:tcPr>
            <w:tcW w:w="876" w:type="dxa"/>
          </w:tcPr>
          <w:p w14:paraId="5FEB21A8" w14:textId="77777777" w:rsidR="008F54E3" w:rsidRPr="00C32864" w:rsidRDefault="008C6F2C">
            <w:pPr>
              <w:rPr>
                <w:lang w:val="en-GB"/>
              </w:rPr>
            </w:pPr>
            <w:r>
              <w:rPr>
                <w:sz w:val="16"/>
                <w:szCs w:val="16"/>
                <w:lang w:val="en-GB"/>
              </w:rPr>
              <w:t xml:space="preserve">5 Oct 22:33</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please as previous [attached: Procon_SBP_Submission_Shell_v12.docx]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72</w:t>
            </w:r>
          </w:p>
        </w:tc>
        <w:tc>
          <w:tcPr>
            <w:tcW w:w="876" w:type="dxa"/>
          </w:tcPr>
          <w:p w14:paraId="5FEB21A8" w14:textId="77777777" w:rsidR="008F54E3" w:rsidRPr="00C32864" w:rsidRDefault="008C6F2C">
            <w:pPr>
              <w:rPr>
                <w:lang w:val="en-GB"/>
              </w:rPr>
            </w:pPr>
            <w:r>
              <w:rPr>
                <w:sz w:val="16"/>
                <w:szCs w:val="16"/>
                <w:lang w:val="en-GB"/>
              </w:rPr>
              <w:t xml:space="preserve">6 Oct 08:03</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73</w:t>
            </w:r>
          </w:p>
        </w:tc>
        <w:tc>
          <w:tcPr>
            <w:tcW w:w="876" w:type="dxa"/>
          </w:tcPr>
          <w:p w14:paraId="5FEB21A8" w14:textId="77777777" w:rsidR="008F54E3" w:rsidRPr="00C32864" w:rsidRDefault="008C6F2C">
            <w:pPr>
              <w:rPr>
                <w:lang w:val="en-GB"/>
              </w:rPr>
            </w:pPr>
            <w:r>
              <w:rPr>
                <w:sz w:val="16"/>
                <w:szCs w:val="16"/>
                <w:lang w:val="en-GB"/>
              </w:rPr>
              <w:t xml:space="preserve">6 Oct 08:42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V13 please - plesase also make the changes to leave a polished usuable document, with the siggested improvements if you agree they strengthen the piece of work. [attached: v12_review_and_improvements.md; Procon_SBP_Submission_v13_suggested_edits.docx]</w:t>
            </w:r>
          </w:p>
        </w:tc>
        <w:tc>
          <w:tcPr>
            <w:tcW w:w="1368" w:type="dxa"/>
          </w:tcPr>
          <w:p w14:paraId="5FEB21A8" w14:textId="77777777" w:rsidR="008F54E3" w:rsidRPr="00C32864" w:rsidRDefault="008C6F2C">
            <w:pPr>
              <w:rPr>
                <w:lang w:val="en-GB"/>
              </w:rPr>
            </w:pPr>
            <w:r>
              <w:rPr>
                <w:sz w:val="16"/>
                <w:szCs w:val="16"/>
                <w:lang w:val="en-GB"/>
              </w:rPr>
              <w:t xml:space="preserve">v13 marked; clean copy written (Shell v13_clean)</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74</w:t>
            </w:r>
          </w:p>
        </w:tc>
        <w:tc>
          <w:tcPr>
            <w:tcW w:w="876" w:type="dxa"/>
          </w:tcPr>
          <w:p w14:paraId="5FEB21A8" w14:textId="77777777" w:rsidR="008F54E3" w:rsidRPr="00C32864" w:rsidRDefault="008C6F2C">
            <w:pPr>
              <w:rPr>
                <w:lang w:val="en-GB"/>
              </w:rPr>
            </w:pPr>
            <w:r>
              <w:rPr>
                <w:sz w:val="16"/>
                <w:szCs w:val="16"/>
                <w:lang w:val="en-GB"/>
              </w:rPr>
              <w:t xml:space="preserve">6 Oct 09:29</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take the attached and below - read through and then create a final flwoing, useable assignment ready for marking. Only use the feedback that you feel will increase the mark. Marking note: v13 BEMM117DA Assessment 2. Rubric reloaded from the brief (table 0): C1 40%, C2 30%, C3 20%, C4 10%. Bands: Distinction 70+, … [attached: Procon_SBP_Submission_v13_suggested_edits.docx; v12_review_and_improvements.md]</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75</w:t>
            </w:r>
          </w:p>
        </w:tc>
        <w:tc>
          <w:tcPr>
            <w:tcW w:w="876" w:type="dxa"/>
          </w:tcPr>
          <w:p w14:paraId="5FEB21A8" w14:textId="77777777" w:rsidR="008F54E3" w:rsidRPr="00C32864" w:rsidRDefault="008C6F2C">
            <w:pPr>
              <w:rPr>
                <w:lang w:val="en-GB"/>
              </w:rPr>
            </w:pPr>
            <w:r>
              <w:rPr>
                <w:sz w:val="16"/>
                <w:szCs w:val="16"/>
                <w:lang w:val="en-GB"/>
              </w:rPr>
              <w:t xml:space="preserve">6 Oct 09:55</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please as previous [attached: Procon_SBP_Submission_Shell_v14.docx]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76</w:t>
            </w:r>
          </w:p>
        </w:tc>
        <w:tc>
          <w:tcPr>
            <w:tcW w:w="876" w:type="dxa"/>
          </w:tcPr>
          <w:p w14:paraId="5FEB21A8" w14:textId="77777777" w:rsidR="008F54E3" w:rsidRPr="00C32864" w:rsidRDefault="008C6F2C">
            <w:pPr>
              <w:rPr>
                <w:lang w:val="en-GB"/>
              </w:rPr>
            </w:pPr>
            <w:r>
              <w:rPr>
                <w:sz w:val="16"/>
                <w:szCs w:val="16"/>
                <w:lang w:val="en-GB"/>
              </w:rPr>
              <w:t xml:space="preserve">6 Oct 13:09</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Mark this please as previous [attached: Procon_SBP_Submission_Shell_v16.docx]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77</w:t>
            </w:r>
          </w:p>
        </w:tc>
        <w:tc>
          <w:tcPr>
            <w:tcW w:w="876" w:type="dxa"/>
          </w:tcPr>
          <w:p w14:paraId="5FEB21A8" w14:textId="77777777" w:rsidR="008F54E3" w:rsidRPr="00C32864" w:rsidRDefault="008C6F2C">
            <w:pPr>
              <w:rPr>
                <w:lang w:val="en-GB"/>
              </w:rPr>
            </w:pPr>
            <w:r>
              <w:rPr>
                <w:sz w:val="16"/>
                <w:szCs w:val="16"/>
                <w:lang w:val="en-GB"/>
              </w:rPr>
              <w:t xml:space="preserve">6 Oct 13:34</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I am now going to work through V16 step by step and look to address each area required, please create me a step by step list to action to acheieve a high distinction</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78</w:t>
            </w:r>
          </w:p>
        </w:tc>
        <w:tc>
          <w:tcPr>
            <w:tcW w:w="876" w:type="dxa"/>
          </w:tcPr>
          <w:p w14:paraId="5FEB21A8" w14:textId="77777777" w:rsidR="008F54E3" w:rsidRPr="00C32864" w:rsidRDefault="008C6F2C">
            <w:pPr>
              <w:rPr>
                <w:lang w:val="en-GB"/>
              </w:rPr>
            </w:pPr>
            <w:r>
              <w:rPr>
                <w:sz w:val="16"/>
                <w:szCs w:val="16"/>
                <w:lang w:val="en-GB"/>
              </w:rPr>
              <w:t xml:space="preserve">6 Oct 15:41</w:t>
            </w:r>
          </w:p>
        </w:tc>
        <w:tc>
          <w:tcPr>
            <w:tcW w:w="1204" w:type="dxa"/>
          </w:tcPr>
          <w:p w14:paraId="5FEB21A8" w14:textId="77777777" w:rsidR="008F54E3" w:rsidRPr="00C32864" w:rsidRDefault="008C6F2C">
            <w:pPr>
              <w:rPr>
                <w:lang w:val="en-GB"/>
              </w:rPr>
            </w:pPr>
            <w:r>
              <w:rPr>
                <w:sz w:val="16"/>
                <w:szCs w:val="16"/>
                <w:lang w:val="en-GB"/>
              </w:rPr>
              <w:t xml:space="preserve">morgan; Sonnet 5.5</w:t>
            </w:r>
          </w:p>
        </w:tc>
        <w:tc>
          <w:tcPr>
            <w:tcW w:w="4073" w:type="dxa"/>
          </w:tcPr>
          <w:p w14:paraId="5FEB21A8" w14:textId="77777777" w:rsidR="008F54E3" w:rsidRPr="00C32864" w:rsidRDefault="008C6F2C">
            <w:pPr>
              <w:rPr>
                <w:lang w:val="en-GB"/>
              </w:rPr>
            </w:pPr>
            <w:r>
              <w:rPr>
                <w:sz w:val="16"/>
                <w:szCs w:val="16"/>
                <w:lang w:val="en-GB"/>
              </w:rPr>
              <w:t xml:space="preserve">Have a go at completing some of the place holders, so they fit the narrative please to save me some time, only leave critical placehiolders for me please to pick up</w:t>
            </w:r>
          </w:p>
        </w:tc>
        <w:tc>
          <w:tcPr>
            <w:tcW w:w="1368" w:type="dxa"/>
          </w:tcPr>
          <w:p w14:paraId="5FEB21A8" w14:textId="77777777" w:rsidR="008F54E3" w:rsidRPr="00C32864" w:rsidRDefault="008C6F2C">
            <w:pPr>
              <w:rPr>
                <w:lang w:val="en-GB"/>
              </w:rPr>
            </w:pPr>
            <w:r>
              <w:rPr>
                <w:sz w:val="16"/>
                <w:szCs w:val="16"/>
                <w:lang w:val="en-GB"/>
              </w:rPr>
              <w:t xml:space="preserve">Placeholders filled (v17), including §3.5 and §6</w:t>
            </w:r>
          </w:p>
        </w:tc>
        <w:tc>
          <w:tcPr>
            <w:tcW w:w="569" w:type="dxa"/>
          </w:tcPr>
          <w:p w14:paraId="5FEB21A8" w14:textId="77777777" w:rsidR="008F54E3" w:rsidRPr="00C32864" w:rsidRDefault="008C6F2C">
            <w:pPr>
              <w:rPr>
                <w:lang w:val="en-GB"/>
              </w:rPr>
            </w:pPr>
            <w:r>
              <w:rPr>
                <w:sz w:val="16"/>
                <w:szCs w:val="16"/>
                <w:lang w:val="en-GB"/>
              </w:rPr>
              <w:t xml:space="preserve">S1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79</w:t>
            </w:r>
          </w:p>
        </w:tc>
        <w:tc>
          <w:tcPr>
            <w:tcW w:w="876" w:type="dxa"/>
          </w:tcPr>
          <w:p w14:paraId="5FEB21A8" w14:textId="77777777" w:rsidR="008F54E3" w:rsidRPr="00C32864" w:rsidRDefault="008C6F2C">
            <w:pPr>
              <w:rPr>
                <w:lang w:val="en-GB"/>
              </w:rPr>
            </w:pPr>
            <w:r>
              <w:rPr>
                <w:sz w:val="16"/>
                <w:szCs w:val="16"/>
                <w:lang w:val="en-GB"/>
              </w:rPr>
              <w:t xml:space="preserve">6 Oct 15:50</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now mark this as previous [attached: Procon_SBP_Submission_Shell_v17.docx]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80</w:t>
            </w:r>
          </w:p>
        </w:tc>
        <w:tc>
          <w:tcPr>
            <w:tcW w:w="876" w:type="dxa"/>
          </w:tcPr>
          <w:p w14:paraId="5FEB21A8" w14:textId="77777777" w:rsidR="008F54E3" w:rsidRPr="00C32864" w:rsidRDefault="008C6F2C">
            <w:pPr>
              <w:rPr>
                <w:lang w:val="en-GB"/>
              </w:rPr>
            </w:pPr>
            <w:r>
              <w:rPr>
                <w:sz w:val="16"/>
                <w:szCs w:val="16"/>
                <w:lang w:val="en-GB"/>
              </w:rPr>
              <w:t xml:space="preserve">7 Oct 14:35</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mark this new version with an option B location included [attached: Procon_SBP_Submission_v18_Option_B_tracked.docx]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81</w:t>
            </w:r>
          </w:p>
        </w:tc>
        <w:tc>
          <w:tcPr>
            <w:tcW w:w="876" w:type="dxa"/>
          </w:tcPr>
          <w:p w14:paraId="5FEB21A8" w14:textId="77777777" w:rsidR="008F54E3" w:rsidRPr="00C32864" w:rsidRDefault="008C6F2C">
            <w:pPr>
              <w:rPr>
                <w:lang w:val="en-GB"/>
              </w:rPr>
            </w:pPr>
            <w:r>
              <w:rPr>
                <w:sz w:val="16"/>
                <w:szCs w:val="16"/>
                <w:lang w:val="en-GB"/>
              </w:rPr>
              <w:t xml:space="preserve">7 Oct 14:50</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make the suggested changes in v18, into the actual document and write as a final piece please - also take into account the pasted feedback [attached: Procon_SBP_Submission_v18_Option_B_tracked.docx; pasted text]</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82</w:t>
            </w:r>
          </w:p>
        </w:tc>
        <w:tc>
          <w:tcPr>
            <w:tcW w:w="876" w:type="dxa"/>
          </w:tcPr>
          <w:p w14:paraId="5FEB21A8" w14:textId="77777777" w:rsidR="008F54E3" w:rsidRPr="00C32864" w:rsidRDefault="008C6F2C">
            <w:pPr>
              <w:rPr>
                <w:lang w:val="en-GB"/>
              </w:rPr>
            </w:pPr>
            <w:r>
              <w:rPr>
                <w:sz w:val="16"/>
                <w:szCs w:val="16"/>
                <w:lang w:val="en-GB"/>
              </w:rPr>
              <w:t xml:space="preserve">7 Oct 15:42</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off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83</w:t>
            </w:r>
          </w:p>
        </w:tc>
        <w:tc>
          <w:tcPr>
            <w:tcW w:w="876" w:type="dxa"/>
          </w:tcPr>
          <w:p w14:paraId="5FEB21A8" w14:textId="77777777" w:rsidR="008F54E3" w:rsidRPr="00C32864" w:rsidRDefault="008C6F2C">
            <w:pPr>
              <w:rPr>
                <w:lang w:val="en-GB"/>
              </w:rPr>
            </w:pPr>
            <w:r>
              <w:rPr>
                <w:sz w:val="16"/>
                <w:szCs w:val="16"/>
                <w:lang w:val="en-GB"/>
              </w:rPr>
              <w:t xml:space="preserve">7 Oct 15:43</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off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84</w:t>
            </w:r>
          </w:p>
        </w:tc>
        <w:tc>
          <w:tcPr>
            <w:tcW w:w="876" w:type="dxa"/>
          </w:tcPr>
          <w:p w14:paraId="5FEB21A8" w14:textId="77777777" w:rsidR="008F54E3" w:rsidRPr="00C32864" w:rsidRDefault="008C6F2C">
            <w:pPr>
              <w:rPr>
                <w:lang w:val="en-GB"/>
              </w:rPr>
            </w:pPr>
            <w:r>
              <w:rPr>
                <w:sz w:val="16"/>
                <w:szCs w:val="16"/>
                <w:lang w:val="en-GB"/>
              </w:rPr>
              <w:t xml:space="preserve">7 Oct 16:14</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Now mark this please as the latest revision [attached: Procon_SBP_Submission_v19_final.docx]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85</w:t>
            </w:r>
          </w:p>
        </w:tc>
        <w:tc>
          <w:tcPr>
            <w:tcW w:w="876" w:type="dxa"/>
          </w:tcPr>
          <w:p w14:paraId="5FEB21A8" w14:textId="77777777" w:rsidR="008F54E3" w:rsidRPr="00C32864" w:rsidRDefault="008C6F2C">
            <w:pPr>
              <w:rPr>
                <w:lang w:val="en-GB"/>
              </w:rPr>
            </w:pPr>
            <w:r>
              <w:rPr>
                <w:sz w:val="16"/>
                <w:szCs w:val="16"/>
                <w:lang w:val="en-GB"/>
              </w:rPr>
              <w:t xml:space="preserve">7 Oct 17:48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86</w:t>
            </w:r>
          </w:p>
        </w:tc>
        <w:tc>
          <w:tcPr>
            <w:tcW w:w="876" w:type="dxa"/>
          </w:tcPr>
          <w:p w14:paraId="5FEB21A8" w14:textId="77777777" w:rsidR="008F54E3" w:rsidRPr="00C32864" w:rsidRDefault="008C6F2C">
            <w:pPr>
              <w:rPr>
                <w:lang w:val="en-GB"/>
              </w:rPr>
            </w:pPr>
            <w:r>
              <w:rPr>
                <w:sz w:val="16"/>
                <w:szCs w:val="16"/>
                <w:lang w:val="en-GB"/>
              </w:rPr>
              <w:t xml:space="preserve">7 Oct 17:49</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87</w:t>
            </w:r>
          </w:p>
        </w:tc>
        <w:tc>
          <w:tcPr>
            <w:tcW w:w="876" w:type="dxa"/>
          </w:tcPr>
          <w:p w14:paraId="5FEB21A8" w14:textId="77777777" w:rsidR="008F54E3" w:rsidRPr="00C32864" w:rsidRDefault="008C6F2C">
            <w:pPr>
              <w:rPr>
                <w:lang w:val="en-GB"/>
              </w:rPr>
            </w:pPr>
            <w:r>
              <w:rPr>
                <w:sz w:val="16"/>
                <w:szCs w:val="16"/>
                <w:lang w:val="en-GB"/>
              </w:rPr>
              <w:t xml:space="preserve">7 Oct 22:08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88</w:t>
            </w:r>
          </w:p>
        </w:tc>
        <w:tc>
          <w:tcPr>
            <w:tcW w:w="876" w:type="dxa"/>
          </w:tcPr>
          <w:p w14:paraId="5FEB21A8" w14:textId="77777777" w:rsidR="008F54E3" w:rsidRPr="00C32864" w:rsidRDefault="008C6F2C">
            <w:pPr>
              <w:rPr>
                <w:lang w:val="en-GB"/>
              </w:rPr>
            </w:pPr>
            <w:r>
              <w:rPr>
                <w:sz w:val="16"/>
                <w:szCs w:val="16"/>
                <w:lang w:val="en-GB"/>
              </w:rPr>
              <w:t xml:space="preserve">7 Oct 22:09</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89</w:t>
            </w:r>
          </w:p>
        </w:tc>
        <w:tc>
          <w:tcPr>
            <w:tcW w:w="876" w:type="dxa"/>
          </w:tcPr>
          <w:p w14:paraId="5FEB21A8" w14:textId="77777777" w:rsidR="008F54E3" w:rsidRPr="00C32864" w:rsidRDefault="008C6F2C">
            <w:pPr>
              <w:rPr>
                <w:lang w:val="en-GB"/>
              </w:rPr>
            </w:pPr>
            <w:r>
              <w:rPr>
                <w:sz w:val="16"/>
                <w:szCs w:val="16"/>
                <w:lang w:val="en-GB"/>
              </w:rPr>
              <w:t xml:space="preserve">7 Oct 22:22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90</w:t>
            </w:r>
          </w:p>
        </w:tc>
        <w:tc>
          <w:tcPr>
            <w:tcW w:w="876" w:type="dxa"/>
          </w:tcPr>
          <w:p w14:paraId="5FEB21A8" w14:textId="77777777" w:rsidR="008F54E3" w:rsidRPr="00C32864" w:rsidRDefault="008C6F2C">
            <w:pPr>
              <w:rPr>
                <w:lang w:val="en-GB"/>
              </w:rPr>
            </w:pPr>
            <w:r>
              <w:rPr>
                <w:sz w:val="16"/>
                <w:szCs w:val="16"/>
                <w:lang w:val="en-GB"/>
              </w:rPr>
              <w:t xml:space="preserve">8 Oct 07:40</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91</w:t>
            </w:r>
          </w:p>
        </w:tc>
        <w:tc>
          <w:tcPr>
            <w:tcW w:w="876" w:type="dxa"/>
          </w:tcPr>
          <w:p w14:paraId="5FEB21A8" w14:textId="77777777" w:rsidR="008F54E3" w:rsidRPr="00C32864" w:rsidRDefault="008C6F2C">
            <w:pPr>
              <w:rPr>
                <w:lang w:val="en-GB"/>
              </w:rPr>
            </w:pPr>
            <w:r>
              <w:rPr>
                <w:sz w:val="16"/>
                <w:szCs w:val="16"/>
                <w:lang w:val="en-GB"/>
              </w:rPr>
              <w:t xml:space="preserve">8 Oct 07:48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92</w:t>
            </w:r>
          </w:p>
        </w:tc>
        <w:tc>
          <w:tcPr>
            <w:tcW w:w="876" w:type="dxa"/>
          </w:tcPr>
          <w:p w14:paraId="5FEB21A8" w14:textId="77777777" w:rsidR="008F54E3" w:rsidRPr="00C32864" w:rsidRDefault="008C6F2C">
            <w:pPr>
              <w:rPr>
                <w:lang w:val="en-GB"/>
              </w:rPr>
            </w:pPr>
            <w:r>
              <w:rPr>
                <w:sz w:val="16"/>
                <w:szCs w:val="16"/>
                <w:lang w:val="en-GB"/>
              </w:rPr>
              <w:t xml:space="preserve">8 Oct 08:58</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By spooling up some agents, please read through latest feedback for V19, make any tweaks to furtehr improve and then run a humanzing pass to improve quality of flowing prose and reduce AI telltales. By spooling up some agents, please read through latest feedback for V19, make any tweaks to furtehr improve and then run … [attached: Procon_SBP_Submission_v19_final.docx; pasted text]</w:t>
            </w:r>
          </w:p>
        </w:tc>
        <w:tc>
          <w:tcPr>
            <w:tcW w:w="1368" w:type="dxa"/>
          </w:tcPr>
          <w:p w14:paraId="5FEB21A8" w14:textId="77777777" w:rsidR="008F54E3" w:rsidRPr="00C32864" w:rsidRDefault="008C6F2C">
            <w:pPr>
              <w:rPr>
                <w:lang w:val="en-GB"/>
              </w:rPr>
            </w:pPr>
            <w:r>
              <w:rPr>
                <w:sz w:val="16"/>
                <w:szCs w:val="16"/>
                <w:lang w:val="en-GB"/>
              </w:rPr>
              <w:t xml:space="preserve">Humanising pass and agents declined; v19a corrections made</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93</w:t>
            </w:r>
          </w:p>
        </w:tc>
        <w:tc>
          <w:tcPr>
            <w:tcW w:w="876" w:type="dxa"/>
          </w:tcPr>
          <w:p w14:paraId="5FEB21A8" w14:textId="77777777" w:rsidR="008F54E3" w:rsidRPr="00C32864" w:rsidRDefault="008C6F2C">
            <w:pPr>
              <w:rPr>
                <w:lang w:val="en-GB"/>
              </w:rPr>
            </w:pPr>
            <w:r>
              <w:rPr>
                <w:sz w:val="16"/>
                <w:szCs w:val="16"/>
                <w:lang w:val="en-GB"/>
              </w:rPr>
              <w:t xml:space="preserve">8 Oct 12:08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please as previous [attached: Procon_SBP_Submission_Final.docx]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94</w:t>
            </w:r>
          </w:p>
        </w:tc>
        <w:tc>
          <w:tcPr>
            <w:tcW w:w="876" w:type="dxa"/>
          </w:tcPr>
          <w:p w14:paraId="5FEB21A8" w14:textId="77777777" w:rsidR="008F54E3" w:rsidRPr="00C32864" w:rsidRDefault="008C6F2C">
            <w:pPr>
              <w:rPr>
                <w:lang w:val="en-GB"/>
              </w:rPr>
            </w:pPr>
            <w:r>
              <w:rPr>
                <w:sz w:val="16"/>
                <w:szCs w:val="16"/>
                <w:lang w:val="en-GB"/>
              </w:rPr>
              <w:t xml:space="preserve">8 Oct 13:02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why does v19 score so much higher?</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95</w:t>
            </w:r>
          </w:p>
        </w:tc>
        <w:tc>
          <w:tcPr>
            <w:tcW w:w="876" w:type="dxa"/>
          </w:tcPr>
          <w:p w14:paraId="5FEB21A8" w14:textId="77777777" w:rsidR="008F54E3" w:rsidRPr="00C32864" w:rsidRDefault="008C6F2C">
            <w:pPr>
              <w:rPr>
                <w:lang w:val="en-GB"/>
              </w:rPr>
            </w:pPr>
            <w:r>
              <w:rPr>
                <w:sz w:val="16"/>
                <w:szCs w:val="16"/>
                <w:lang w:val="en-GB"/>
              </w:rPr>
              <w:t xml:space="preserve">8 Oct 13:11</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please as the latest version [attached: Procon_SBP_Submission_Corrected.docx]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96</w:t>
            </w:r>
          </w:p>
        </w:tc>
        <w:tc>
          <w:tcPr>
            <w:tcW w:w="876" w:type="dxa"/>
          </w:tcPr>
          <w:p w14:paraId="5FEB21A8" w14:textId="77777777" w:rsidR="008F54E3" w:rsidRPr="00C32864" w:rsidRDefault="008C6F2C">
            <w:pPr>
              <w:rPr>
                <w:lang w:val="en-GB"/>
              </w:rPr>
            </w:pPr>
            <w:r>
              <w:rPr>
                <w:sz w:val="16"/>
                <w:szCs w:val="16"/>
                <w:lang w:val="en-GB"/>
              </w:rPr>
              <w:t xml:space="preserve">8 Oct 13:27</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Finally using this last revison, create me a to-do list in order to get this ready for submission</w:t>
            </w:r>
          </w:p>
        </w:tc>
        <w:tc>
          <w:tcPr>
            <w:tcW w:w="1368" w:type="dxa"/>
          </w:tcPr>
          <w:p w14:paraId="5FEB21A8" w14:textId="77777777" w:rsidR="008F54E3" w:rsidRPr="00C32864" w:rsidRDefault="008C6F2C">
            <w:pPr>
              <w:rPr>
                <w:lang w:val="en-GB"/>
              </w:rPr>
            </w:pPr>
            <w:r>
              <w:rPr>
                <w:sz w:val="16"/>
                <w:szCs w:val="16"/>
                <w:lang w:val="en-GB"/>
              </w:rPr>
              <w:t xml:space="preserve">To-do list written</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97</w:t>
            </w:r>
          </w:p>
        </w:tc>
        <w:tc>
          <w:tcPr>
            <w:tcW w:w="876" w:type="dxa"/>
          </w:tcPr>
          <w:p w14:paraId="5FEB21A8" w14:textId="77777777" w:rsidR="008F54E3" w:rsidRPr="00C32864" w:rsidRDefault="008C6F2C">
            <w:pPr>
              <w:rPr>
                <w:lang w:val="en-GB"/>
              </w:rPr>
            </w:pPr>
            <w:r>
              <w:rPr>
                <w:sz w:val="16"/>
                <w:szCs w:val="16"/>
                <w:lang w:val="en-GB"/>
              </w:rPr>
              <w:t xml:space="preserve">8 Oct 13:34</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Put into a PDF for me to print off and check through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98</w:t>
            </w:r>
          </w:p>
        </w:tc>
        <w:tc>
          <w:tcPr>
            <w:tcW w:w="876" w:type="dxa"/>
          </w:tcPr>
          <w:p w14:paraId="5FEB21A8" w14:textId="77777777" w:rsidR="008F54E3" w:rsidRPr="00C32864" w:rsidRDefault="008C6F2C">
            <w:pPr>
              <w:rPr>
                <w:lang w:val="en-GB"/>
              </w:rPr>
            </w:pPr>
            <w:r>
              <w:rPr>
                <w:sz w:val="16"/>
                <w:szCs w:val="16"/>
                <w:lang w:val="en-GB"/>
              </w:rPr>
              <w:t xml:space="preserve">12 Oct 11:55</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check how the lastet version stacks up my scoping document in terms of timings and events being met. [attached: Procon_SBP_Scoping_Document_FINAL (1).docx; Procon_SBP_Submission_Corrected.docx]</w:t>
            </w:r>
          </w:p>
        </w:tc>
        <w:tc>
          <w:tcPr>
            <w:tcW w:w="1368" w:type="dxa"/>
          </w:tcPr>
          <w:p w14:paraId="5FEB21A8" w14:textId="77777777" w:rsidR="008F54E3" w:rsidRPr="00C32864" w:rsidRDefault="008C6F2C">
            <w:pPr>
              <w:rPr>
                <w:lang w:val="en-GB"/>
              </w:rPr>
            </w:pPr>
            <w:r>
              <w:rPr>
                <w:sz w:val="16"/>
                <w:szCs w:val="16"/>
                <w:lang w:val="en-GB"/>
              </w:rPr>
              <w:t xml:space="preserve">Scoping check</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99</w:t>
            </w:r>
          </w:p>
        </w:tc>
        <w:tc>
          <w:tcPr>
            <w:tcW w:w="876" w:type="dxa"/>
          </w:tcPr>
          <w:p w14:paraId="5FEB21A8" w14:textId="77777777" w:rsidR="008F54E3" w:rsidRPr="00C32864" w:rsidRDefault="008C6F2C">
            <w:pPr>
              <w:rPr>
                <w:lang w:val="en-GB"/>
              </w:rPr>
            </w:pPr>
            <w:r>
              <w:rPr>
                <w:sz w:val="16"/>
                <w:szCs w:val="16"/>
                <w:lang w:val="en-GB"/>
              </w:rPr>
              <w:t xml:space="preserve">12 Oct 13:54</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also check it meets all the sections covered in the brief. [attached: Strategic Business Proposal Assessment Brief Part B (1) LBJ (4).docx]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L1</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100</w:t>
            </w:r>
          </w:p>
        </w:tc>
        <w:tc>
          <w:tcPr>
            <w:tcW w:w="876" w:type="dxa"/>
          </w:tcPr>
          <w:p w14:paraId="5FEB21A8" w14:textId="77777777" w:rsidR="008F54E3" w:rsidRPr="00C32864" w:rsidRDefault="008C6F2C">
            <w:pPr>
              <w:rPr>
                <w:lang w:val="en-GB"/>
              </w:rPr>
            </w:pPr>
            <w:r>
              <w:rPr>
                <w:sz w:val="16"/>
                <w:szCs w:val="16"/>
                <w:lang w:val="en-GB"/>
              </w:rPr>
              <w:t xml:space="preserve">12 Oct 14:08</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use the scoping doc feedback and brief feedback attached to make the changes you can i.e create me Gannt chart, put some detail in the planning phase, slide the dates to suit the plan. Only leave what really needs leaving please. [attached: Procon_SBP_Submission_Corrected.docx; pasted text]</w:t>
            </w:r>
          </w:p>
        </w:tc>
        <w:tc>
          <w:tcPr>
            <w:tcW w:w="1368" w:type="dxa"/>
          </w:tcPr>
          <w:p w14:paraId="5FEB21A8" w14:textId="77777777" w:rsidR="008F54E3" w:rsidRPr="00C32864" w:rsidRDefault="008C6F2C">
            <w:pPr>
              <w:rPr>
                <w:lang w:val="en-GB"/>
              </w:rPr>
            </w:pPr>
            <w:r>
              <w:rPr>
                <w:sz w:val="16"/>
                <w:szCs w:val="16"/>
                <w:lang w:val="en-GB"/>
              </w:rPr>
              <w:t xml:space="preserve">v20: Gantt charts and plan dates</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101</w:t>
            </w:r>
          </w:p>
        </w:tc>
        <w:tc>
          <w:tcPr>
            <w:tcW w:w="876" w:type="dxa"/>
          </w:tcPr>
          <w:p w14:paraId="5FEB21A8" w14:textId="77777777" w:rsidR="008F54E3" w:rsidRPr="00C32864" w:rsidRDefault="008C6F2C">
            <w:pPr>
              <w:rPr>
                <w:lang w:val="en-GB"/>
              </w:rPr>
            </w:pPr>
            <w:r>
              <w:rPr>
                <w:sz w:val="16"/>
                <w:szCs w:val="16"/>
                <w:lang w:val="en-GB"/>
              </w:rPr>
              <w:t xml:space="preserve">12 Oct 14:33</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now mark the latest revision please [attached: Procon_SBP_Submission_v20.docx]</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102</w:t>
            </w:r>
          </w:p>
        </w:tc>
        <w:tc>
          <w:tcPr>
            <w:tcW w:w="876" w:type="dxa"/>
          </w:tcPr>
          <w:p w14:paraId="5FEB21A8" w14:textId="77777777" w:rsidR="008F54E3" w:rsidRPr="00C32864" w:rsidRDefault="008C6F2C">
            <w:pPr>
              <w:rPr>
                <w:lang w:val="en-GB"/>
              </w:rPr>
            </w:pPr>
            <w:r>
              <w:rPr>
                <w:sz w:val="16"/>
                <w:szCs w:val="16"/>
                <w:lang w:val="en-GB"/>
              </w:rPr>
              <w:t xml:space="preserve">12 Oct 15:04</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now re-do this document to suit the latest revision, easy to follow, step by step to go guide to allow me to complete the assignment and achieve the ceiling mark [attached: Procon_SBP_Submission_ToDo_List.pdf]</w:t>
            </w:r>
          </w:p>
        </w:tc>
        <w:tc>
          <w:tcPr>
            <w:tcW w:w="1368" w:type="dxa"/>
          </w:tcPr>
          <w:p w14:paraId="5FEB21A8" w14:textId="77777777" w:rsidR="008F54E3" w:rsidRPr="00C32864" w:rsidRDefault="008C6F2C">
            <w:pPr>
              <w:rPr>
                <w:lang w:val="en-GB"/>
              </w:rPr>
            </w:pPr>
            <w:r>
              <w:rPr>
                <w:sz w:val="16"/>
                <w:szCs w:val="16"/>
                <w:lang w:val="en-GB"/>
              </w:rPr>
              <w:t xml:space="preserve">To-do list rewritten</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103</w:t>
            </w:r>
          </w:p>
        </w:tc>
        <w:tc>
          <w:tcPr>
            <w:tcW w:w="876" w:type="dxa"/>
          </w:tcPr>
          <w:p w14:paraId="5FEB21A8" w14:textId="77777777" w:rsidR="008F54E3" w:rsidRPr="00C32864" w:rsidRDefault="008C6F2C">
            <w:pPr>
              <w:rPr>
                <w:lang w:val="en-GB"/>
              </w:rPr>
            </w:pPr>
            <w:r>
              <w:rPr>
                <w:sz w:val="16"/>
                <w:szCs w:val="16"/>
                <w:lang w:val="en-GB"/>
              </w:rPr>
              <w:t xml:space="preserve">12 Oct 15:51</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Would the below feedback, if actioned increate the mark, either ceiling, floor or both. [attached: pasted text]</w:t>
            </w:r>
          </w:p>
        </w:tc>
        <w:tc>
          <w:tcPr>
            <w:tcW w:w="1368" w:type="dxa"/>
          </w:tcPr>
          <w:p w14:paraId="5FEB21A8" w14:textId="77777777" w:rsidR="008F54E3" w:rsidRPr="00C32864" w:rsidRDefault="008C6F2C">
            <w:pPr>
              <w:rPr>
                <w:lang w:val="en-GB"/>
              </w:rPr>
            </w:pPr>
            <w:r>
              <w:rPr>
                <w:sz w:val="16"/>
                <w:szCs w:val="16"/>
                <w:lang w:val="en-GB"/>
              </w:rPr>
              <w:t xml:space="preserve">Marking note</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104</w:t>
            </w:r>
          </w:p>
        </w:tc>
        <w:tc>
          <w:tcPr>
            <w:tcW w:w="876" w:type="dxa"/>
          </w:tcPr>
          <w:p w14:paraId="5FEB21A8" w14:textId="77777777" w:rsidR="008F54E3" w:rsidRPr="00C32864" w:rsidRDefault="008C6F2C">
            <w:pPr>
              <w:rPr>
                <w:lang w:val="en-GB"/>
              </w:rPr>
            </w:pPr>
            <w:r>
              <w:rPr>
                <w:sz w:val="16"/>
                <w:szCs w:val="16"/>
                <w:lang w:val="en-GB"/>
              </w:rPr>
              <w:t xml:space="preserve">13 Oct 09:49</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Add in the below feedback please, you have my permission to tweak the timeline and financials to meet the below points and prove the case. Once this is done the the assignment is re-drafted, also re-run a final step by step guide for me to finish manually which will allow me to hit the 85 … [attached: Procon_SBP_Submission_v20.docx]</w:t>
            </w:r>
          </w:p>
        </w:tc>
        <w:tc>
          <w:tcPr>
            <w:tcW w:w="1368" w:type="dxa"/>
          </w:tcPr>
          <w:p w14:paraId="5FEB21A8" w14:textId="77777777" w:rsidR="008F54E3" w:rsidRPr="00C32864" w:rsidRDefault="008C6F2C">
            <w:pPr>
              <w:rPr>
                <w:lang w:val="en-GB"/>
              </w:rPr>
            </w:pPr>
            <w:r>
              <w:rPr>
                <w:sz w:val="16"/>
                <w:szCs w:val="16"/>
                <w:lang w:val="en-GB"/>
              </w:rPr>
              <w:t xml:space="preserve">Declined: no redraft, no figures or dates changed; step-by-step guide written</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105</w:t>
            </w:r>
          </w:p>
        </w:tc>
        <w:tc>
          <w:tcPr>
            <w:tcW w:w="876" w:type="dxa"/>
          </w:tcPr>
          <w:p w14:paraId="5FEB21A8" w14:textId="77777777" w:rsidR="008F54E3" w:rsidRPr="00C32864" w:rsidRDefault="008C6F2C">
            <w:pPr>
              <w:rPr>
                <w:lang w:val="en-GB"/>
              </w:rPr>
            </w:pPr>
            <w:r>
              <w:rPr>
                <w:sz w:val="16"/>
                <w:szCs w:val="16"/>
                <w:lang w:val="en-GB"/>
              </w:rPr>
              <w:t xml:space="preserve">19 Oct 14:38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Can you please create me the interviews to include in the appendix please, which overall suppots the narrative of selecting the Sheffield location</w:t>
            </w:r>
          </w:p>
        </w:tc>
        <w:tc>
          <w:tcPr>
            <w:tcW w:w="1368" w:type="dxa"/>
          </w:tcPr>
          <w:p w14:paraId="5FEB21A8" w14:textId="77777777" w:rsidR="008F54E3" w:rsidRPr="00C32864" w:rsidRDefault="008C6F2C">
            <w:pPr>
              <w:rPr>
                <w:lang w:val="en-GB"/>
              </w:rPr>
            </w:pPr>
            <w:r>
              <w:rPr>
                <w:sz w:val="16"/>
                <w:szCs w:val="16"/>
                <w:lang w:val="en-GB"/>
              </w:rPr>
              <w:t xml:space="preserve">Not processed</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106</w:t>
            </w:r>
          </w:p>
        </w:tc>
        <w:tc>
          <w:tcPr>
            <w:tcW w:w="876" w:type="dxa"/>
          </w:tcPr>
          <w:p w14:paraId="5FEB21A8" w14:textId="77777777" w:rsidR="008F54E3" w:rsidRPr="00C32864" w:rsidRDefault="008C6F2C">
            <w:pPr>
              <w:rPr>
                <w:lang w:val="en-GB"/>
              </w:rPr>
            </w:pPr>
            <w:r>
              <w:rPr>
                <w:sz w:val="16"/>
                <w:szCs w:val="16"/>
                <w:lang w:val="en-GB"/>
              </w:rPr>
              <w:t xml:space="preserve">19 Oct 14:40</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Can you please create me the interviews to include in the appendix please, which overall suppots the narrative of selecting the Sheffield location</w:t>
            </w:r>
          </w:p>
        </w:tc>
        <w:tc>
          <w:tcPr>
            <w:tcW w:w="1368" w:type="dxa"/>
          </w:tcPr>
          <w:p w14:paraId="5FEB21A8" w14:textId="77777777" w:rsidR="008F54E3" w:rsidRPr="00C32864" w:rsidRDefault="008C6F2C">
            <w:pPr>
              <w:rPr>
                <w:lang w:val="en-GB"/>
              </w:rPr>
            </w:pPr>
            <w:r>
              <w:rPr>
                <w:sz w:val="16"/>
                <w:szCs w:val="16"/>
                <w:lang w:val="en-GB"/>
              </w:rPr>
              <w:t xml:space="preserve">Declined: no interviews created</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107</w:t>
            </w:r>
          </w:p>
        </w:tc>
        <w:tc>
          <w:tcPr>
            <w:tcW w:w="876" w:type="dxa"/>
          </w:tcPr>
          <w:p w14:paraId="5FEB21A8" w14:textId="77777777" w:rsidR="008F54E3" w:rsidRPr="00C32864" w:rsidRDefault="008C6F2C">
            <w:pPr>
              <w:rPr>
                <w:lang w:val="en-GB"/>
              </w:rPr>
            </w:pPr>
            <w:r>
              <w:rPr>
                <w:sz w:val="16"/>
                <w:szCs w:val="16"/>
                <w:lang w:val="en-GB"/>
              </w:rPr>
              <w:t xml:space="preserve">19 Oct 15:15</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I have attached the interview responses and the Appendiz 2 material - please encorprate both into the assignement and re-write the body and appendices as required. [attached: Procon_Interview_Responses_Appendix6_7.docx; Procon_Appendix2_Criteria_Matrix_Weightings.docx]</w:t>
            </w:r>
          </w:p>
        </w:tc>
        <w:tc>
          <w:tcPr>
            <w:tcW w:w="1368" w:type="dxa"/>
          </w:tcPr>
          <w:p w14:paraId="5FEB21A8" w14:textId="77777777" w:rsidR="008F54E3" w:rsidRPr="00C32864" w:rsidRDefault="008C6F2C">
            <w:pPr>
              <w:rPr>
                <w:lang w:val="en-GB"/>
              </w:rPr>
            </w:pPr>
            <w:r>
              <w:rPr>
                <w:sz w:val="16"/>
                <w:szCs w:val="16"/>
                <w:lang w:val="en-GB"/>
              </w:rPr>
              <w:t xml:space="preserve">Rejected: Appendix 2 arithmetic did not reproduce; sample answers not used</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108</w:t>
            </w:r>
          </w:p>
        </w:tc>
        <w:tc>
          <w:tcPr>
            <w:tcW w:w="876" w:type="dxa"/>
          </w:tcPr>
          <w:p w14:paraId="5FEB21A8" w14:textId="77777777" w:rsidR="008F54E3" w:rsidRPr="00C32864" w:rsidRDefault="008C6F2C">
            <w:pPr>
              <w:rPr>
                <w:lang w:val="en-GB"/>
              </w:rPr>
            </w:pPr>
            <w:r>
              <w:rPr>
                <w:sz w:val="16"/>
                <w:szCs w:val="16"/>
                <w:lang w:val="en-GB"/>
              </w:rPr>
              <w:t xml:space="preserve">19 Oct 15:37</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See attached - real interview responses and the revised Appendix 2 material. Does this also allow other place holders to be completed. Please re-write the body and appenidces as required. [attached: Procon_Appendix2_Criteria_Matrix_Weightings (1).docx; Interview Questions &amp; Response.docx]</w:t>
            </w:r>
          </w:p>
        </w:tc>
        <w:tc>
          <w:tcPr>
            <w:tcW w:w="1368" w:type="dxa"/>
          </w:tcPr>
          <w:p w14:paraId="5FEB21A8" w14:textId="77777777" w:rsidR="008F54E3" w:rsidRPr="00C32864" w:rsidRDefault="008C6F2C">
            <w:pPr>
              <w:rPr>
                <w:lang w:val="en-GB"/>
              </w:rPr>
            </w:pPr>
            <w:r>
              <w:rPr>
                <w:sz w:val="16"/>
                <w:szCs w:val="16"/>
                <w:lang w:val="en-GB"/>
              </w:rPr>
              <w:t xml:space="preserve">Appendix 2 used (v21); interview file not used</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109</w:t>
            </w:r>
          </w:p>
        </w:tc>
        <w:tc>
          <w:tcPr>
            <w:tcW w:w="876" w:type="dxa"/>
          </w:tcPr>
          <w:p w14:paraId="5FEB21A8" w14:textId="77777777" w:rsidR="008F54E3" w:rsidRPr="00C32864" w:rsidRDefault="008C6F2C">
            <w:pPr>
              <w:rPr>
                <w:lang w:val="en-GB"/>
              </w:rPr>
            </w:pPr>
            <w:r>
              <w:rPr>
                <w:sz w:val="16"/>
                <w:szCs w:val="16"/>
                <w:lang w:val="en-GB"/>
              </w:rPr>
              <w:t xml:space="preserve">19 Oct 15:51</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See interview questions and responses below - please incorprate into the appendices and re-write the body as required</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110</w:t>
            </w:r>
          </w:p>
        </w:tc>
        <w:tc>
          <w:tcPr>
            <w:tcW w:w="876" w:type="dxa"/>
          </w:tcPr>
          <w:p w14:paraId="5FEB21A8" w14:textId="77777777" w:rsidR="008F54E3" w:rsidRPr="00C32864" w:rsidRDefault="008C6F2C">
            <w:pPr>
              <w:rPr>
                <w:lang w:val="en-GB"/>
              </w:rPr>
            </w:pPr>
            <w:r>
              <w:rPr>
                <w:sz w:val="16"/>
                <w:szCs w:val="16"/>
                <w:lang w:val="en-GB"/>
              </w:rPr>
              <w:t xml:space="preserve">19 Oct 15:55</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See attached [attached: pasted text]</w:t>
            </w:r>
          </w:p>
        </w:tc>
        <w:tc>
          <w:tcPr>
            <w:tcW w:w="1368" w:type="dxa"/>
          </w:tcPr>
          <w:p w14:paraId="5FEB21A8" w14:textId="77777777" w:rsidR="008F54E3" w:rsidRPr="00C32864" w:rsidRDefault="008C6F2C">
            <w:pPr>
              <w:rPr>
                <w:lang w:val="en-GB"/>
              </w:rPr>
            </w:pPr>
            <w:r>
              <w:rPr>
                <w:sz w:val="16"/>
                <w:szCs w:val="16"/>
                <w:lang w:val="en-GB"/>
              </w:rPr>
              <w:t xml:space="preserve">Not used: text matched AI-drafted samples</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111</w:t>
            </w:r>
          </w:p>
        </w:tc>
        <w:tc>
          <w:tcPr>
            <w:tcW w:w="876" w:type="dxa"/>
          </w:tcPr>
          <w:p w14:paraId="5FEB21A8" w14:textId="77777777" w:rsidR="008F54E3" w:rsidRPr="00C32864" w:rsidRDefault="008C6F2C">
            <w:pPr>
              <w:rPr>
                <w:lang w:val="en-GB"/>
              </w:rPr>
            </w:pPr>
            <w:r>
              <w:rPr>
                <w:sz w:val="16"/>
                <w:szCs w:val="16"/>
                <w:lang w:val="en-GB"/>
              </w:rPr>
              <w:t xml:space="preserve">19 Oct 16:05</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see real interview notes as attached - please now create the re-written assignement and revised appendices please [attached: pasted text]</w:t>
            </w:r>
          </w:p>
        </w:tc>
        <w:tc>
          <w:tcPr>
            <w:tcW w:w="1368" w:type="dxa"/>
          </w:tcPr>
          <w:p w14:paraId="5FEB21A8" w14:textId="77777777" w:rsidR="008F54E3" w:rsidRPr="00C32864" w:rsidRDefault="008C6F2C">
            <w:pPr>
              <w:rPr>
                <w:lang w:val="en-GB"/>
              </w:rPr>
            </w:pPr>
            <w:r>
              <w:rPr>
                <w:sz w:val="16"/>
                <w:szCs w:val="16"/>
                <w:lang w:val="en-GB"/>
              </w:rPr>
              <w:t xml:space="preserve">Not used: text matched AI-drafted samples</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112</w:t>
            </w:r>
          </w:p>
        </w:tc>
        <w:tc>
          <w:tcPr>
            <w:tcW w:w="876" w:type="dxa"/>
          </w:tcPr>
          <w:p w14:paraId="5FEB21A8" w14:textId="77777777" w:rsidR="008F54E3" w:rsidRPr="00C32864" w:rsidRDefault="008C6F2C">
            <w:pPr>
              <w:rPr>
                <w:lang w:val="en-GB"/>
              </w:rPr>
            </w:pPr>
            <w:r>
              <w:rPr>
                <w:sz w:val="16"/>
                <w:szCs w:val="16"/>
                <w:lang w:val="en-GB"/>
              </w:rPr>
              <w:t xml:space="preserve">20 Oct 11:11</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I have the interview notes in pdf form, I will attach them now. Please read through and amend the assignemernt body and appendices to suit please [attached: aggregate_supplier_Interview_Notes.pdf; cement_supplier_Interview_Notes.pdf; business_development_manager_Interview_Notes (1).pdf; scheduler_Interview_Notes.pdf; operations_manager_Interview_Notes (1).pdf]</w:t>
            </w:r>
          </w:p>
        </w:tc>
        <w:tc>
          <w:tcPr>
            <w:tcW w:w="1368" w:type="dxa"/>
          </w:tcPr>
          <w:p w14:paraId="5FEB21A8" w14:textId="77777777" w:rsidR="008F54E3" w:rsidRPr="00C32864" w:rsidRDefault="008C6F2C">
            <w:pPr>
              <w:rPr>
                <w:lang w:val="en-GB"/>
              </w:rPr>
            </w:pPr>
            <w:r>
              <w:rPr>
                <w:sz w:val="16"/>
                <w:szCs w:val="16"/>
                <w:lang w:val="en-GB"/>
              </w:rPr>
              <w:t xml:space="preserve">Declined: model answers not loaded</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113</w:t>
            </w:r>
          </w:p>
        </w:tc>
        <w:tc>
          <w:tcPr>
            <w:tcW w:w="876" w:type="dxa"/>
          </w:tcPr>
          <w:p w14:paraId="5FEB21A8" w14:textId="77777777" w:rsidR="008F54E3" w:rsidRPr="00C32864" w:rsidRDefault="008C6F2C">
            <w:pPr>
              <w:rPr>
                <w:lang w:val="en-GB"/>
              </w:rPr>
            </w:pPr>
            <w:r>
              <w:rPr>
                <w:sz w:val="16"/>
                <w:szCs w:val="16"/>
                <w:lang w:val="en-GB"/>
              </w:rPr>
              <w:t xml:space="preserve">20 Oct 12:02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I have completed todays first interview, see attached. Material/Agg supplier. [attached: Interview Notes Material Supply Final.docx]</w:t>
            </w:r>
          </w:p>
        </w:tc>
        <w:tc>
          <w:tcPr>
            <w:tcW w:w="1368" w:type="dxa"/>
          </w:tcPr>
          <w:p w14:paraId="5FEB21A8" w14:textId="77777777" w:rsidR="008F54E3" w:rsidRPr="00C32864" w:rsidRDefault="008C6F2C">
            <w:pPr>
              <w:rPr>
                <w:lang w:val="en-GB"/>
              </w:rPr>
            </w:pPr>
            <w:r>
              <w:rPr>
                <w:sz w:val="16"/>
                <w:szCs w:val="16"/>
                <w:lang w:val="en-GB"/>
              </w:rPr>
              <w:t xml:space="preserve">Record reviewed; proposal not changed</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114</w:t>
            </w:r>
          </w:p>
        </w:tc>
        <w:tc>
          <w:tcPr>
            <w:tcW w:w="876" w:type="dxa"/>
          </w:tcPr>
          <w:p w14:paraId="5FEB21A8" w14:textId="77777777" w:rsidR="008F54E3" w:rsidRPr="00C32864" w:rsidRDefault="008C6F2C">
            <w:pPr>
              <w:rPr>
                <w:lang w:val="en-GB"/>
              </w:rPr>
            </w:pPr>
            <w:r>
              <w:rPr>
                <w:sz w:val="16"/>
                <w:szCs w:val="16"/>
                <w:lang w:val="en-GB"/>
              </w:rPr>
              <w:t xml:space="preserve">20 Oct 14:52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see cement suplier interview from today, please factor in [attached: Interview Notes Cement Supplier FInal.docx]</w:t>
            </w:r>
          </w:p>
        </w:tc>
        <w:tc>
          <w:tcPr>
            <w:tcW w:w="1368" w:type="dxa"/>
          </w:tcPr>
          <w:p w14:paraId="5FEB21A8" w14:textId="77777777" w:rsidR="008F54E3" w:rsidRPr="00C32864" w:rsidRDefault="008C6F2C">
            <w:pPr>
              <w:rPr>
                <w:lang w:val="en-GB"/>
              </w:rPr>
            </w:pPr>
            <w:r>
              <w:rPr>
                <w:sz w:val="16"/>
                <w:szCs w:val="16"/>
                <w:lang w:val="en-GB"/>
              </w:rPr>
              <w:t xml:space="preserve">Record reviewed; proposal not changed</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115</w:t>
            </w:r>
          </w:p>
        </w:tc>
        <w:tc>
          <w:tcPr>
            <w:tcW w:w="876" w:type="dxa"/>
          </w:tcPr>
          <w:p w14:paraId="5FEB21A8" w14:textId="77777777" w:rsidR="008F54E3" w:rsidRPr="00C32864" w:rsidRDefault="008C6F2C">
            <w:pPr>
              <w:rPr>
                <w:lang w:val="en-GB"/>
              </w:rPr>
            </w:pPr>
            <w:r>
              <w:rPr>
                <w:sz w:val="16"/>
                <w:szCs w:val="16"/>
                <w:lang w:val="en-GB"/>
              </w:rPr>
              <w:t xml:space="preserve">20 Oct 15:42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see todays interview with the Procon Business Development Manager [attached: Interview Notes BDM Final.docx]</w:t>
            </w:r>
          </w:p>
        </w:tc>
        <w:tc>
          <w:tcPr>
            <w:tcW w:w="1368" w:type="dxa"/>
          </w:tcPr>
          <w:p w14:paraId="5FEB21A8" w14:textId="77777777" w:rsidR="008F54E3" w:rsidRPr="00C32864" w:rsidRDefault="008C6F2C">
            <w:pPr>
              <w:rPr>
                <w:lang w:val="en-GB"/>
              </w:rPr>
            </w:pPr>
            <w:r>
              <w:rPr>
                <w:sz w:val="16"/>
                <w:szCs w:val="16"/>
                <w:lang w:val="en-GB"/>
              </w:rPr>
              <w:t xml:space="preserve">Record reviewed; proposal not changed</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116</w:t>
            </w:r>
          </w:p>
        </w:tc>
        <w:tc>
          <w:tcPr>
            <w:tcW w:w="876" w:type="dxa"/>
          </w:tcPr>
          <w:p w14:paraId="5FEB21A8" w14:textId="77777777" w:rsidR="008F54E3" w:rsidRPr="00C32864" w:rsidRDefault="008C6F2C">
            <w:pPr>
              <w:rPr>
                <w:lang w:val="en-GB"/>
              </w:rPr>
            </w:pPr>
            <w:r>
              <w:rPr>
                <w:sz w:val="16"/>
                <w:szCs w:val="16"/>
                <w:lang w:val="en-GB"/>
              </w:rPr>
              <w:t xml:space="preserve">21 Oct 11:18</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see todays interview with the scheduler [attached: Interview Notes Scheduler Final.docx]</w:t>
            </w:r>
          </w:p>
        </w:tc>
        <w:tc>
          <w:tcPr>
            <w:tcW w:w="1368" w:type="dxa"/>
          </w:tcPr>
          <w:p w14:paraId="5FEB21A8" w14:textId="77777777" w:rsidR="008F54E3" w:rsidRPr="00C32864" w:rsidRDefault="008C6F2C">
            <w:pPr>
              <w:rPr>
                <w:lang w:val="en-GB"/>
              </w:rPr>
            </w:pPr>
            <w:r>
              <w:rPr>
                <w:sz w:val="16"/>
                <w:szCs w:val="16"/>
                <w:lang w:val="en-GB"/>
              </w:rPr>
              <w:t xml:space="preserve">Record reviewed; proposal not changed</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117</w:t>
            </w:r>
          </w:p>
        </w:tc>
        <w:tc>
          <w:tcPr>
            <w:tcW w:w="876" w:type="dxa"/>
          </w:tcPr>
          <w:p w14:paraId="5FEB21A8" w14:textId="77777777" w:rsidR="008F54E3" w:rsidRPr="00C32864" w:rsidRDefault="008C6F2C">
            <w:pPr>
              <w:rPr>
                <w:lang w:val="en-GB"/>
              </w:rPr>
            </w:pPr>
            <w:r>
              <w:rPr>
                <w:sz w:val="16"/>
                <w:szCs w:val="16"/>
                <w:lang w:val="en-GB"/>
              </w:rPr>
              <w:t xml:space="preserve">21 Oct 11:49</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see final interview from today, ops manager. Please now synthesize and amend the assignement body and appendices as required please [attached: Interview Notes Operations Manager Final.docx]</w:t>
            </w:r>
          </w:p>
        </w:tc>
        <w:tc>
          <w:tcPr>
            <w:tcW w:w="1368" w:type="dxa"/>
          </w:tcPr>
          <w:p w14:paraId="5FEB21A8" w14:textId="77777777" w:rsidR="008F54E3" w:rsidRPr="00C32864" w:rsidRDefault="008C6F2C">
            <w:pPr>
              <w:rPr>
                <w:lang w:val="en-GB"/>
              </w:rPr>
            </w:pPr>
            <w:r>
              <w:rPr>
                <w:sz w:val="16"/>
                <w:szCs w:val="16"/>
                <w:lang w:val="en-GB"/>
              </w:rPr>
              <w:t xml:space="preserve">Declined to amend; synthesis of themes given</w:t>
            </w:r>
          </w:p>
        </w:tc>
        <w:tc>
          <w:tcPr>
            <w:tcW w:w="569" w:type="dxa"/>
          </w:tcPr>
          <w:p w14:paraId="5FEB21A8" w14:textId="77777777" w:rsidR="008F54E3" w:rsidRPr="00C32864" w:rsidRDefault="008C6F2C">
            <w:pPr>
              <w:rPr>
                <w:lang w:val="en-GB"/>
              </w:rPr>
            </w:pPr>
            <w:r>
              <w:rPr>
                <w:sz w:val="16"/>
                <w:szCs w:val="16"/>
                <w:lang w:val="en-GB"/>
              </w:rPr>
              <w:t xml:space="preserve">L3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118</w:t>
            </w:r>
          </w:p>
        </w:tc>
        <w:tc>
          <w:tcPr>
            <w:tcW w:w="876" w:type="dxa"/>
          </w:tcPr>
          <w:p w14:paraId="5FEB21A8" w14:textId="77777777" w:rsidR="008F54E3" w:rsidRPr="00C32864" w:rsidRDefault="008C6F2C">
            <w:pPr>
              <w:rPr>
                <w:lang w:val="en-GB"/>
              </w:rPr>
            </w:pPr>
            <w:r>
              <w:rPr>
                <w:sz w:val="16"/>
                <w:szCs w:val="16"/>
                <w:lang w:val="en-GB"/>
              </w:rPr>
              <w:t xml:space="preserve">21 Oct 12:32</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I have attached V21 as the latest revision and the missing interviews - please read through and re-write the assignment body as required, plus the appendices. Then create me a new step by stepm in order to do list to allow me to complete upto a 85 ceiling score. [attached: Procon_SBP_Submission_v21.docx; Interview Notes Operations Manager Final.docx; Interview Notes Scheduler Final.docx; Interview Notes BDM Final.docx; Interview Notes Cement Supplier FInal.docx; Interview Notes Material Supply Final.docx]</w:t>
            </w:r>
          </w:p>
        </w:tc>
        <w:tc>
          <w:tcPr>
            <w:tcW w:w="1368" w:type="dxa"/>
          </w:tcPr>
          <w:p w14:paraId="5FEB21A8" w14:textId="77777777" w:rsidR="008F54E3" w:rsidRPr="00C32864" w:rsidRDefault="008C6F2C">
            <w:pPr>
              <w:rPr>
                <w:lang w:val="en-GB"/>
              </w:rPr>
            </w:pPr>
            <w:r>
              <w:rPr>
                <w:sz w:val="16"/>
                <w:szCs w:val="16"/>
                <w:lang w:val="en-GB"/>
              </w:rPr>
              <w:t xml:space="preserve">Notes not loaded; to-do list written</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119</w:t>
            </w:r>
          </w:p>
        </w:tc>
        <w:tc>
          <w:tcPr>
            <w:tcW w:w="876" w:type="dxa"/>
          </w:tcPr>
          <w:p w14:paraId="5FEB21A8" w14:textId="77777777" w:rsidR="008F54E3" w:rsidRPr="00C32864" w:rsidRDefault="008C6F2C">
            <w:pPr>
              <w:rPr>
                <w:lang w:val="en-GB"/>
              </w:rPr>
            </w:pPr>
            <w:r>
              <w:rPr>
                <w:sz w:val="16"/>
                <w:szCs w:val="16"/>
                <w:lang w:val="en-GB"/>
              </w:rPr>
              <w:t xml:space="preserve">21 Oct 12:53</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I have asked the respndents to complete a disclaimer, see attached. Please now re-write the body amnd narrative as required, update appendices etc [attached: Interview Notes Material Supply Final.docx; Interview Notes Cement Supplier FInal.docx; Interview Notes BDM Final.docx; Interview Notes Scheduler Final.docx; Interview Notes Operations Manager Final.docx]</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120</w:t>
            </w:r>
          </w:p>
        </w:tc>
        <w:tc>
          <w:tcPr>
            <w:tcW w:w="876" w:type="dxa"/>
          </w:tcPr>
          <w:p w14:paraId="5FEB21A8" w14:textId="77777777" w:rsidR="008F54E3" w:rsidRPr="00C32864" w:rsidRDefault="008C6F2C">
            <w:pPr>
              <w:rPr>
                <w:lang w:val="en-GB"/>
              </w:rPr>
            </w:pPr>
            <w:r>
              <w:rPr>
                <w:sz w:val="16"/>
                <w:szCs w:val="16"/>
                <w:lang w:val="en-GB"/>
              </w:rPr>
              <w:t xml:space="preserve">21 Oct 13:00</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These are real interviews, they need loading in, the disclaimers are correct. PLease proceed</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121</w:t>
            </w:r>
          </w:p>
        </w:tc>
        <w:tc>
          <w:tcPr>
            <w:tcW w:w="876" w:type="dxa"/>
          </w:tcPr>
          <w:p w14:paraId="5FEB21A8" w14:textId="77777777" w:rsidR="008F54E3" w:rsidRPr="00C32864" w:rsidRDefault="008C6F2C">
            <w:pPr>
              <w:rPr>
                <w:lang w:val="en-GB"/>
              </w:rPr>
            </w:pPr>
            <w:r>
              <w:rPr>
                <w:sz w:val="16"/>
                <w:szCs w:val="16"/>
                <w:lang w:val="en-GB"/>
              </w:rPr>
              <w:t xml:space="preserve">21 Oct 13:07</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Confirmations added retrospectivley as missed, but are correct so not a vaild point. The answers match as I carried out to interviews but forgot to record. Forgot to say this - please now proceed</w:t>
            </w:r>
          </w:p>
        </w:tc>
        <w:tc>
          <w:tcPr>
            <w:tcW w:w="1368" w:type="dxa"/>
          </w:tcPr>
          <w:p w14:paraId="5FEB21A8" w14:textId="77777777" w:rsidR="008F54E3" w:rsidRPr="00C32864" w:rsidRDefault="008C6F2C">
            <w:pPr>
              <w:rPr>
                <w:lang w:val="en-GB"/>
              </w:rPr>
            </w:pPr>
            <w:r>
              <w:rPr>
                <w:sz w:val="16"/>
                <w:szCs w:val="16"/>
                <w:lang w:val="en-GB"/>
              </w:rPr>
              <w:t xml:space="preserve">Notes loaded as written up afterwards from AI-drafted answers (v22)</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122</w:t>
            </w:r>
          </w:p>
        </w:tc>
        <w:tc>
          <w:tcPr>
            <w:tcW w:w="876" w:type="dxa"/>
          </w:tcPr>
          <w:p w14:paraId="5FEB21A8" w14:textId="77777777" w:rsidR="008F54E3" w:rsidRPr="00C32864" w:rsidRDefault="008C6F2C">
            <w:pPr>
              <w:rPr>
                <w:lang w:val="en-GB"/>
              </w:rPr>
            </w:pPr>
            <w:r>
              <w:rPr>
                <w:sz w:val="16"/>
                <w:szCs w:val="16"/>
                <w:lang w:val="en-GB"/>
              </w:rPr>
              <w:t xml:space="preserve">21 Oct 13:26</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Amend appendix 2 and weighting as described please and re-write as requried</w:t>
            </w:r>
          </w:p>
        </w:tc>
        <w:tc>
          <w:tcPr>
            <w:tcW w:w="1368" w:type="dxa"/>
          </w:tcPr>
          <w:p w14:paraId="5FEB21A8" w14:textId="77777777" w:rsidR="008F54E3" w:rsidRPr="00C32864" w:rsidRDefault="008C6F2C">
            <w:pPr>
              <w:rPr>
                <w:lang w:val="en-GB"/>
              </w:rPr>
            </w:pPr>
            <w:r>
              <w:rPr>
                <w:sz w:val="16"/>
                <w:szCs w:val="16"/>
                <w:lang w:val="en-GB"/>
              </w:rPr>
              <w:t xml:space="preserve">One judgement revised; weights recalculated (v23)</w:t>
            </w:r>
          </w:p>
        </w:tc>
        <w:tc>
          <w:tcPr>
            <w:tcW w:w="569" w:type="dxa"/>
          </w:tcPr>
          <w:p w14:paraId="5FEB21A8" w14:textId="77777777" w:rsidR="008F54E3" w:rsidRPr="00C32864" w:rsidRDefault="008C6F2C">
            <w:pPr>
              <w:rPr>
                <w:lang w:val="en-GB"/>
              </w:rPr>
            </w:pPr>
            <w:r>
              <w:rPr>
                <w:sz w:val="16"/>
                <w:szCs w:val="16"/>
                <w:lang w:val="en-GB"/>
              </w:rPr>
              <w:t xml:space="preserve">S2</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123</w:t>
            </w:r>
          </w:p>
        </w:tc>
        <w:tc>
          <w:tcPr>
            <w:tcW w:w="876" w:type="dxa"/>
          </w:tcPr>
          <w:p w14:paraId="5FEB21A8" w14:textId="77777777" w:rsidR="008F54E3" w:rsidRPr="00C32864" w:rsidRDefault="008C6F2C">
            <w:pPr>
              <w:rPr>
                <w:lang w:val="en-GB"/>
              </w:rPr>
            </w:pPr>
            <w:r>
              <w:rPr>
                <w:sz w:val="16"/>
                <w:szCs w:val="16"/>
                <w:lang w:val="en-GB"/>
              </w:rPr>
              <w:t xml:space="preserve">21 Oct 13:42</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Please mark this latest revision and create a step by step to do list please to get to 85 ceiling mark [attached: Procon_SBP_Submission_v23.docx]</w:t>
            </w:r>
          </w:p>
        </w:tc>
        <w:tc>
          <w:tcPr>
            <w:tcW w:w="1368" w:type="dxa"/>
          </w:tcPr>
          <w:p w14:paraId="5FEB21A8" w14:textId="77777777" w:rsidR="008F54E3" w:rsidRPr="00C32864" w:rsidRDefault="008C6F2C">
            <w:pPr>
              <w:rPr>
                <w:lang w:val="en-GB"/>
              </w:rPr>
            </w:pPr>
            <w:r>
              <w:rPr>
                <w:sz w:val="16"/>
                <w:szCs w:val="16"/>
                <w:lang w:val="en-GB"/>
              </w:rPr>
              <w:t xml:space="preserve">Marking note and v23 guide</w:t>
            </w:r>
          </w:p>
        </w:tc>
        <w:tc>
          <w:tcPr>
            <w:tcW w:w="569" w:type="dxa"/>
          </w:tcPr>
          <w:p w14:paraId="5FEB21A8" w14:textId="77777777" w:rsidR="008F54E3" w:rsidRPr="00C32864" w:rsidRDefault="008C6F2C">
            <w:pPr>
              <w:rPr>
                <w:lang w:val="en-GB"/>
              </w:rPr>
            </w:pPr>
            <w:r>
              <w:rPr>
                <w:sz w:val="16"/>
                <w:szCs w:val="16"/>
                <w:lang w:val="en-GB"/>
              </w:rPr>
              <w:t xml:space="preserve">L4</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124</w:t>
            </w:r>
          </w:p>
        </w:tc>
        <w:tc>
          <w:tcPr>
            <w:tcW w:w="876" w:type="dxa"/>
          </w:tcPr>
          <w:p w14:paraId="5FEB21A8" w14:textId="77777777" w:rsidR="008F54E3" w:rsidRPr="00C32864" w:rsidRDefault="008C6F2C">
            <w:pPr>
              <w:rPr>
                <w:lang w:val="en-GB"/>
              </w:rPr>
            </w:pPr>
            <w:r>
              <w:rPr>
                <w:sz w:val="16"/>
                <w:szCs w:val="16"/>
                <w:lang w:val="en-GB"/>
              </w:rPr>
              <w:t xml:space="preserve">21 Oct 14:23</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Try agaim to finish please as reloaded</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L4</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125</w:t>
            </w:r>
          </w:p>
        </w:tc>
        <w:tc>
          <w:tcPr>
            <w:tcW w:w="876" w:type="dxa"/>
          </w:tcPr>
          <w:p w14:paraId="5FEB21A8" w14:textId="77777777" w:rsidR="008F54E3" w:rsidRPr="00C32864" w:rsidRDefault="008C6F2C">
            <w:pPr>
              <w:rPr>
                <w:lang w:val="en-GB"/>
              </w:rPr>
            </w:pPr>
            <w:r>
              <w:rPr>
                <w:sz w:val="16"/>
                <w:szCs w:val="16"/>
                <w:lang w:val="en-GB"/>
              </w:rPr>
              <w:t xml:space="preserve">21 Oct 14:40</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Please now use the step by step guide and paste dmarking content to make what changes you can to the assignement and appendices to give me the best score possible. Only leave what needs manual interventon please - I will declare anything you help with in the AI declaration so do as much as you … [attached: Procon_SBP_Step_by_Step_Guide_v23.pdf; Procon_SBP_Submission_v23.docx; pasted text]</w:t>
            </w:r>
          </w:p>
        </w:tc>
        <w:tc>
          <w:tcPr>
            <w:tcW w:w="1368" w:type="dxa"/>
          </w:tcPr>
          <w:p w14:paraId="5FEB21A8" w14:textId="77777777" w:rsidR="008F54E3" w:rsidRPr="00C32864" w:rsidRDefault="008C6F2C">
            <w:pPr>
              <w:rPr>
                <w:lang w:val="en-GB"/>
              </w:rPr>
            </w:pPr>
            <w:r>
              <w:rPr>
                <w:sz w:val="16"/>
                <w:szCs w:val="16"/>
                <w:lang w:val="en-GB"/>
              </w:rPr>
              <w:t xml:space="preserve">v24 built</w:t>
            </w:r>
          </w:p>
        </w:tc>
        <w:tc>
          <w:tcPr>
            <w:tcW w:w="569" w:type="dxa"/>
          </w:tcPr>
          <w:p w14:paraId="5FEB21A8" w14:textId="77777777" w:rsidR="008F54E3" w:rsidRPr="00C32864" w:rsidRDefault="008C6F2C">
            <w:pPr>
              <w:rPr>
                <w:lang w:val="en-GB"/>
              </w:rPr>
            </w:pPr>
            <w:r>
              <w:rPr>
                <w:sz w:val="16"/>
                <w:szCs w:val="16"/>
                <w:lang w:val="en-GB"/>
              </w:rPr>
              <w:t xml:space="preserve">S3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126</w:t>
            </w:r>
          </w:p>
        </w:tc>
        <w:tc>
          <w:tcPr>
            <w:tcW w:w="876" w:type="dxa"/>
          </w:tcPr>
          <w:p w14:paraId="5FEB21A8" w14:textId="77777777" w:rsidR="008F54E3" w:rsidRPr="00C32864" w:rsidRDefault="008C6F2C">
            <w:pPr>
              <w:rPr>
                <w:lang w:val="en-GB"/>
              </w:rPr>
            </w:pPr>
            <w:r>
              <w:rPr>
                <w:sz w:val="16"/>
                <w:szCs w:val="16"/>
                <w:lang w:val="en-GB"/>
              </w:rPr>
              <w:t xml:space="preserve">21 Oct 15:06</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Topped up - finish this of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127</w:t>
            </w:r>
          </w:p>
        </w:tc>
        <w:tc>
          <w:tcPr>
            <w:tcW w:w="876" w:type="dxa"/>
          </w:tcPr>
          <w:p w14:paraId="5FEB21A8" w14:textId="77777777" w:rsidR="008F54E3" w:rsidRPr="00C32864" w:rsidRDefault="008C6F2C">
            <w:pPr>
              <w:rPr>
                <w:lang w:val="en-GB"/>
              </w:rPr>
            </w:pPr>
            <w:r>
              <w:rPr>
                <w:sz w:val="16"/>
                <w:szCs w:val="16"/>
                <w:lang w:val="en-GB"/>
              </w:rPr>
              <w:t xml:space="preserve">21 Oct 19:57</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128</w:t>
            </w:r>
          </w:p>
        </w:tc>
        <w:tc>
          <w:tcPr>
            <w:tcW w:w="876" w:type="dxa"/>
          </w:tcPr>
          <w:p w14:paraId="5FEB21A8" w14:textId="77777777" w:rsidR="008F54E3" w:rsidRPr="00C32864" w:rsidRDefault="008C6F2C">
            <w:pPr>
              <w:rPr>
                <w:lang w:val="en-GB"/>
              </w:rPr>
            </w:pPr>
            <w:r>
              <w:rPr>
                <w:sz w:val="16"/>
                <w:szCs w:val="16"/>
                <w:lang w:val="en-GB"/>
              </w:rPr>
              <w:t xml:space="preserve">21 Oct 20:21</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Finish please</w:t>
            </w:r>
          </w:p>
        </w:tc>
        <w:tc>
          <w:tcPr>
            <w:tcW w:w="1368" w:type="dxa"/>
          </w:tcPr>
          <w:p w14:paraId="5FEB21A8" w14:textId="77777777" w:rsidR="008F54E3" w:rsidRPr="00C32864" w:rsidRDefault="008C6F2C">
            <w:pPr>
              <w:rPr>
                <w:lang w:val="en-GB"/>
              </w:rPr>
            </w:pPr>
            <w:r>
              <w:rPr>
                <w:sz w:val="16"/>
                <w:szCs w:val="16"/>
                <w:lang w:val="en-GB"/>
              </w:rPr>
              <w:t xml:space="preserve">—</w:t>
            </w:r>
          </w:p>
        </w:tc>
        <w:tc>
          <w:tcPr>
            <w:tcW w:w="569" w:type="dxa"/>
          </w:tcPr>
          <w:p w14:paraId="5FEB21A8" w14:textId="77777777" w:rsidR="008F54E3" w:rsidRPr="00C32864" w:rsidRDefault="008C6F2C">
            <w:pPr>
              <w:rPr>
                <w:lang w:val="en-GB"/>
              </w:rPr>
            </w:pPr>
            <w:r>
              <w:rPr>
                <w:sz w:val="16"/>
                <w:szCs w:val="16"/>
                <w:lang w:val="en-GB"/>
              </w:rPr>
              <w:t xml:space="preserve">S3</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129</w:t>
            </w:r>
          </w:p>
        </w:tc>
        <w:tc>
          <w:tcPr>
            <w:tcW w:w="876" w:type="dxa"/>
          </w:tcPr>
          <w:p w14:paraId="5FEB21A8" w14:textId="77777777" w:rsidR="008F54E3" w:rsidRPr="00C32864" w:rsidRDefault="008C6F2C">
            <w:pPr>
              <w:rPr>
                <w:lang w:val="en-GB"/>
              </w:rPr>
            </w:pPr>
            <w:r>
              <w:rPr>
                <w:sz w:val="16"/>
                <w:szCs w:val="16"/>
                <w:lang w:val="en-GB"/>
              </w:rPr>
              <w:t xml:space="preserve">21 Oct 20:25</w:t>
            </w:r>
          </w:p>
        </w:tc>
        <w:tc>
          <w:tcPr>
            <w:tcW w:w="1204" w:type="dxa"/>
          </w:tcPr>
          <w:p w14:paraId="5FEB21A8" w14:textId="77777777" w:rsidR="008F54E3" w:rsidRPr="00C32864" w:rsidRDefault="008C6F2C">
            <w:pPr>
              <w:rPr>
                <w:lang w:val="en-GB"/>
              </w:rPr>
            </w:pPr>
            <w:r>
              <w:rPr>
                <w:sz w:val="16"/>
                <w:szCs w:val="16"/>
                <w:lang w:val="en-GB"/>
              </w:rPr>
              <w:t xml:space="preserve">senior-lecturer; Opus 5.5</w:t>
            </w:r>
          </w:p>
        </w:tc>
        <w:tc>
          <w:tcPr>
            <w:tcW w:w="4073" w:type="dxa"/>
          </w:tcPr>
          <w:p w14:paraId="5FEB21A8" w14:textId="77777777" w:rsidR="008F54E3" w:rsidRPr="00C32864" w:rsidRDefault="008C6F2C">
            <w:pPr>
              <w:rPr>
                <w:lang w:val="en-GB"/>
              </w:rPr>
            </w:pPr>
            <w:r>
              <w:rPr>
                <w:sz w:val="16"/>
                <w:szCs w:val="16"/>
                <w:lang w:val="en-GB"/>
              </w:rPr>
              <w:t xml:space="preserve">Mark this please as the latest revison and creare me a step by step, ordered guide to acheive the ceiling mark please [attached: Procon_SBP_Submission_v24.docx]</w:t>
            </w:r>
          </w:p>
        </w:tc>
        <w:tc>
          <w:tcPr>
            <w:tcW w:w="1368" w:type="dxa"/>
          </w:tcPr>
          <w:p w14:paraId="5FEB21A8" w14:textId="77777777" w:rsidR="008F54E3" w:rsidRPr="00C32864" w:rsidRDefault="008C6F2C">
            <w:pPr>
              <w:rPr>
                <w:lang w:val="en-GB"/>
              </w:rPr>
            </w:pPr>
            <w:r>
              <w:rPr>
                <w:sz w:val="16"/>
                <w:szCs w:val="16"/>
                <w:lang w:val="en-GB"/>
              </w:rPr>
              <w:t xml:space="preserve">Marking note and v24 guide</w:t>
            </w:r>
          </w:p>
        </w:tc>
        <w:tc>
          <w:tcPr>
            <w:tcW w:w="569" w:type="dxa"/>
          </w:tcPr>
          <w:p w14:paraId="5FEB21A8" w14:textId="77777777" w:rsidR="008F54E3" w:rsidRPr="00C32864" w:rsidRDefault="008C6F2C">
            <w:pPr>
              <w:rPr>
                <w:lang w:val="en-GB"/>
              </w:rPr>
            </w:pPr>
            <w:r>
              <w:rPr>
                <w:sz w:val="16"/>
                <w:szCs w:val="16"/>
                <w:lang w:val="en-GB"/>
              </w:rPr>
              <w:t xml:space="preserve">L5</w:t>
            </w:r>
          </w:p>
        </w:tc>
      </w:tr>
      <w:tr w:rsidR="008F54E3" w:rsidRPr="00C32864" w14:paraId="39BBFD5B" w14:textId="77777777">
        <w:trPr>
          <w:cantSplit/>
        </w:trPr>
        <w:tc>
          <w:tcPr>
            <w:tcW w:w="547" w:type="dxa"/>
          </w:tcPr>
          <w:p w14:paraId="5FEB21A8" w14:textId="77777777" w:rsidR="008F54E3" w:rsidRPr="00C32864" w:rsidRDefault="008C6F2C">
            <w:pPr>
              <w:rPr>
                <w:lang w:val="en-GB"/>
              </w:rPr>
            </w:pPr>
            <w:r>
              <w:rPr>
                <w:sz w:val="16"/>
                <w:szCs w:val="16"/>
                <w:lang w:val="en-GB"/>
              </w:rPr>
              <w:t xml:space="preserve">130</w:t>
            </w:r>
          </w:p>
        </w:tc>
        <w:tc>
          <w:tcPr>
            <w:tcW w:w="876" w:type="dxa"/>
          </w:tcPr>
          <w:p w14:paraId="5FEB21A8" w14:textId="77777777" w:rsidR="008F54E3" w:rsidRPr="00C32864" w:rsidRDefault="008C6F2C">
            <w:pPr>
              <w:rPr>
                <w:lang w:val="en-GB"/>
              </w:rPr>
            </w:pPr>
            <w:r>
              <w:rPr>
                <w:sz w:val="16"/>
                <w:szCs w:val="16"/>
                <w:lang w:val="en-GB"/>
              </w:rPr>
              <w:t xml:space="preserve">21 Oct 22:36</w:t>
            </w:r>
          </w:p>
        </w:tc>
        <w:tc>
          <w:tcPr>
            <w:tcW w:w="1204" w:type="dxa"/>
          </w:tcPr>
          <w:p w14:paraId="5FEB21A8" w14:textId="77777777" w:rsidR="008F54E3" w:rsidRPr="00C32864" w:rsidRDefault="008C6F2C">
            <w:pPr>
              <w:rPr>
                <w:lang w:val="en-GB"/>
              </w:rPr>
            </w:pPr>
            <w:r>
              <w:rPr>
                <w:sz w:val="16"/>
                <w:szCs w:val="16"/>
                <w:lang w:val="en-GB"/>
              </w:rPr>
              <w:t xml:space="preserve">morgan; Opus 5.5</w:t>
            </w:r>
          </w:p>
        </w:tc>
        <w:tc>
          <w:tcPr>
            <w:tcW w:w="4073" w:type="dxa"/>
          </w:tcPr>
          <w:p w14:paraId="5FEB21A8" w14:textId="77777777" w:rsidR="008F54E3" w:rsidRPr="00C32864" w:rsidRDefault="008C6F2C">
            <w:pPr>
              <w:rPr>
                <w:lang w:val="en-GB"/>
              </w:rPr>
            </w:pPr>
            <w:r>
              <w:rPr>
                <w:sz w:val="16"/>
                <w:szCs w:val="16"/>
                <w:lang w:val="en-GB"/>
              </w:rPr>
              <w:t xml:space="preserve">Use this step by step to read through and redraft and look to make the tweaks you can. Anything you do I will include in the AI declaration etc. [attached: BL_1038389_2538364.pdf]</w:t>
            </w:r>
          </w:p>
        </w:tc>
        <w:tc>
          <w:tcPr>
            <w:tcW w:w="1368" w:type="dxa"/>
          </w:tcPr>
          <w:p w14:paraId="5FEB21A8" w14:textId="77777777" w:rsidR="008F54E3" w:rsidRPr="00C32864" w:rsidRDefault="008C6F2C">
            <w:pPr>
              <w:rPr>
                <w:lang w:val="en-GB"/>
              </w:rPr>
            </w:pPr>
            <w:r>
              <w:rPr>
                <w:sz w:val="16"/>
                <w:szCs w:val="16"/>
                <w:lang w:val="en-GB"/>
              </w:rPr>
              <w:t xml:space="preserve">v25 built (this version)</w:t>
            </w:r>
          </w:p>
        </w:tc>
        <w:tc>
          <w:tcPr>
            <w:tcW w:w="569" w:type="dxa"/>
          </w:tcPr>
          <w:p w14:paraId="5FEB21A8" w14:textId="77777777" w:rsidR="008F54E3" w:rsidRPr="00C32864" w:rsidRDefault="008C6F2C">
            <w:pPr>
              <w:rPr>
                <w:lang w:val="en-GB"/>
              </w:rPr>
            </w:pPr>
            <w:r>
              <w:rPr>
                <w:sz w:val="16"/>
                <w:szCs w:val="16"/>
                <w:lang w:val="en-GB"/>
              </w:rPr>
              <w:t xml:space="preserve">S3</w:t>
            </w:r>
          </w:p>
        </w:tc>
      </w:tr>
    </w:tbl>
    <w:p w14:paraId="423E1917" w14:textId="77777777" w:rsidR="008F54E3" w:rsidRPr="00C32864" w:rsidRDefault="008C6F2C">
      <w:pPr>
        <w:pStyle w:val="Heading1"/>
        <w:pageBreakBefore/>
        <w:rPr>
          <w:lang w:val="en-GB"/>
        </w:rPr>
      </w:pPr>
      <w:bookmarkStart w:id="25" w:name="_Toc242194020"/>
      <w:r>
        <w:rPr>
          <w:lang w:val="en-GB"/>
        </w:rPr>
        <w:t>Appendices</w:t>
      </w:r>
      <w:bookmarkEnd w:id="25"/>
    </w:p>
    <w:p w14:paraId="635552F5" w14:textId="77777777" w:rsidR="008F54E3" w:rsidRPr="00C32864" w:rsidRDefault="008C6F2C">
      <w:pPr>
        <w:pStyle w:val="TableCaption"/>
        <w:keepNext/>
        <w:rPr>
          <w:lang w:val="en-GB"/>
        </w:rPr>
      </w:pPr>
      <w:r>
        <w:rPr>
          <w:lang w:val="en-GB"/>
        </w:rPr>
        <w:t>Schedule of appendices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0CDE1714" w14:textId="77777777">
        <w:trPr>
          <w:cantSplit/>
          <w:tblHeader/>
        </w:trPr>
        <w:tc>
          <w:tcPr>
            <w:tcW w:w="2160" w:type="dxa"/>
          </w:tcPr>
          <w:p w14:paraId="5B5C6568" w14:textId="77777777" w:rsidR="008F54E3" w:rsidRPr="00C32864" w:rsidRDefault="008C6F2C">
            <w:pPr>
              <w:keepNext/>
              <w:rPr>
                <w:lang w:val="en-GB"/>
              </w:rPr>
            </w:pPr>
            <w:r>
              <w:rPr>
                <w:b/>
                <w:sz w:val="18"/>
                <w:szCs w:val="18"/>
                <w:lang w:val="en-GB"/>
              </w:rPr>
              <w:t>#</w:t>
            </w:r>
          </w:p>
        </w:tc>
        <w:tc>
          <w:tcPr>
            <w:tcW w:w="2160" w:type="dxa"/>
          </w:tcPr>
          <w:p w14:paraId="02AB2FE9" w14:textId="77777777" w:rsidR="008F54E3" w:rsidRPr="00C32864" w:rsidRDefault="008C6F2C">
            <w:pPr>
              <w:keepNext/>
              <w:rPr>
                <w:lang w:val="en-GB"/>
              </w:rPr>
            </w:pPr>
            <w:r>
              <w:rPr>
                <w:b/>
                <w:sz w:val="18"/>
                <w:szCs w:val="18"/>
                <w:lang w:val="en-GB"/>
              </w:rPr>
              <w:t>Appendix</w:t>
            </w:r>
          </w:p>
        </w:tc>
        <w:tc>
          <w:tcPr>
            <w:tcW w:w="2160" w:type="dxa"/>
          </w:tcPr>
          <w:p w14:paraId="7C59AB0C" w14:textId="77777777" w:rsidR="008F54E3" w:rsidRPr="00C32864" w:rsidRDefault="008C6F2C">
            <w:pPr>
              <w:keepNext/>
              <w:rPr>
                <w:lang w:val="en-GB"/>
              </w:rPr>
            </w:pPr>
            <w:r>
              <w:rPr>
                <w:b/>
                <w:sz w:val="18"/>
                <w:szCs w:val="18"/>
                <w:lang w:val="en-GB"/>
              </w:rPr>
              <w:t xml:space="preserve">Planned (scoping document)</w:t>
            </w:r>
          </w:p>
        </w:tc>
        <w:tc>
          <w:tcPr>
            <w:tcW w:w="2160" w:type="dxa"/>
          </w:tcPr>
          <w:p w14:paraId="1703EE6A" w14:textId="77777777" w:rsidR="008F54E3" w:rsidRPr="00C32864" w:rsidRDefault="008C6F2C">
            <w:pPr>
              <w:keepNext/>
              <w:rPr>
                <w:lang w:val="en-GB"/>
              </w:rPr>
            </w:pPr>
            <w:r>
              <w:rPr>
                <w:b/>
                <w:sz w:val="18"/>
                <w:szCs w:val="18"/>
                <w:lang w:val="en-GB"/>
              </w:rPr>
              <w:t>Cited in</w:t>
            </w:r>
          </w:p>
        </w:tc>
      </w:tr>
      <w:tr w:rsidR="008F54E3" w:rsidRPr="00C32864" w14:paraId="5420CB74" w14:textId="77777777">
        <w:trPr>
          <w:cantSplit/>
        </w:trPr>
        <w:tc>
          <w:tcPr>
            <w:tcW w:w="2160" w:type="dxa"/>
          </w:tcPr>
          <w:p w14:paraId="3F280114" w14:textId="77777777" w:rsidR="008F54E3" w:rsidRPr="00C32864" w:rsidRDefault="008C6F2C">
            <w:pPr>
              <w:rPr>
                <w:lang w:val="en-GB"/>
              </w:rPr>
            </w:pPr>
            <w:r>
              <w:rPr>
                <w:sz w:val="18"/>
                <w:szCs w:val="18"/>
                <w:lang w:val="en-GB"/>
              </w:rPr>
              <w:t>1</w:t>
            </w:r>
          </w:p>
        </w:tc>
        <w:tc>
          <w:tcPr>
            <w:tcW w:w="2160" w:type="dxa"/>
          </w:tcPr>
          <w:p w14:paraId="7CBE398C" w14:textId="77777777" w:rsidR="008F54E3" w:rsidRPr="00C32864" w:rsidRDefault="008C6F2C">
            <w:pPr>
              <w:rPr>
                <w:lang w:val="en-GB"/>
              </w:rPr>
            </w:pPr>
            <w:r>
              <w:rPr>
                <w:sz w:val="18"/>
                <w:szCs w:val="18"/>
                <w:lang w:val="en-GB"/>
              </w:rPr>
              <w:t>Stakeholder map (power-interest matrix, after Whittington et al., 2023) and communication plan</w:t>
            </w:r>
          </w:p>
        </w:tc>
        <w:tc>
          <w:tcPr>
            <w:tcW w:w="2160" w:type="dxa"/>
          </w:tcPr>
          <w:p w14:paraId="28B2B588" w14:textId="77777777" w:rsidR="008F54E3" w:rsidRPr="00C32864" w:rsidRDefault="008C6F2C">
            <w:pPr>
              <w:rPr>
                <w:lang w:val="en-GB"/>
              </w:rPr>
            </w:pPr>
            <w:r>
              <w:rPr>
                <w:sz w:val="18"/>
                <w:szCs w:val="18"/>
                <w:lang w:val="en-GB"/>
              </w:rPr>
              <w:t>Week 1</w:t>
            </w:r>
          </w:p>
        </w:tc>
        <w:tc>
          <w:tcPr>
            <w:tcW w:w="2160" w:type="dxa"/>
          </w:tcPr>
          <w:p w14:paraId="6AEAFE0B" w14:textId="77777777" w:rsidR="008F54E3" w:rsidRPr="00C32864" w:rsidRDefault="008C6F2C">
            <w:pPr>
              <w:rPr>
                <w:lang w:val="en-GB"/>
              </w:rPr>
            </w:pPr>
            <w:r>
              <w:rPr>
                <w:sz w:val="18"/>
                <w:szCs w:val="18"/>
                <w:lang w:val="en-GB"/>
              </w:rPr>
              <w:t>5.5</w:t>
            </w:r>
          </w:p>
        </w:tc>
      </w:tr>
      <w:tr w:rsidR="008F54E3" w:rsidRPr="00C32864" w14:paraId="61A78CD8" w14:textId="77777777">
        <w:trPr>
          <w:cantSplit/>
        </w:trPr>
        <w:tc>
          <w:tcPr>
            <w:tcW w:w="2160" w:type="dxa"/>
          </w:tcPr>
          <w:p w14:paraId="092A0ADE" w14:textId="77777777" w:rsidR="008F54E3" w:rsidRPr="00C32864" w:rsidRDefault="008C6F2C">
            <w:pPr>
              <w:rPr>
                <w:lang w:val="en-GB"/>
              </w:rPr>
            </w:pPr>
            <w:r>
              <w:rPr>
                <w:sz w:val="18"/>
                <w:szCs w:val="18"/>
                <w:lang w:val="en-GB"/>
              </w:rPr>
              <w:t>2</w:t>
            </w:r>
          </w:p>
        </w:tc>
        <w:tc>
          <w:tcPr>
            <w:tcW w:w="2160" w:type="dxa"/>
          </w:tcPr>
          <w:p w14:paraId="2CEFA571" w14:textId="77777777" w:rsidR="008F54E3" w:rsidRPr="00C32864" w:rsidRDefault="008C6F2C">
            <w:pPr>
              <w:rPr>
                <w:lang w:val="en-GB"/>
              </w:rPr>
            </w:pPr>
            <w:r>
              <w:rPr>
                <w:sz w:val="18"/>
                <w:szCs w:val="18"/>
                <w:lang w:val="en-GB"/>
              </w:rPr>
              <w:t xml:space="preserve">Criteria matrix and weightings (AHP)</w:t>
            </w:r>
          </w:p>
        </w:tc>
        <w:tc>
          <w:tcPr>
            <w:tcW w:w="2160" w:type="dxa"/>
          </w:tcPr>
          <w:p w14:paraId="00AA9BC6" w14:textId="77777777" w:rsidR="008F54E3" w:rsidRPr="00C32864" w:rsidRDefault="008C6F2C">
            <w:pPr>
              <w:rPr>
                <w:lang w:val="en-GB"/>
              </w:rPr>
            </w:pPr>
            <w:r>
              <w:rPr>
                <w:sz w:val="18"/>
                <w:szCs w:val="18"/>
                <w:lang w:val="en-GB"/>
              </w:rPr>
              <w:t>Week 2</w:t>
            </w:r>
          </w:p>
        </w:tc>
        <w:tc>
          <w:tcPr>
            <w:tcW w:w="2160" w:type="dxa"/>
          </w:tcPr>
          <w:p w14:paraId="2C26A57E" w14:textId="77777777" w:rsidR="008F54E3" w:rsidRPr="00C32864" w:rsidRDefault="008C6F2C">
            <w:pPr>
              <w:rPr>
                <w:lang w:val="en-GB"/>
              </w:rPr>
            </w:pPr>
            <w:r>
              <w:rPr>
                <w:sz w:val="18"/>
                <w:szCs w:val="18"/>
                <w:lang w:val="en-GB"/>
              </w:rPr>
              <w:t>4.1, 4.4</w:t>
            </w:r>
          </w:p>
        </w:tc>
      </w:tr>
      <w:tr w:rsidR="008F54E3" w:rsidRPr="00C32864" w14:paraId="667C390F" w14:textId="77777777">
        <w:trPr>
          <w:cantSplit/>
        </w:trPr>
        <w:tc>
          <w:tcPr>
            <w:tcW w:w="2160" w:type="dxa"/>
          </w:tcPr>
          <w:p w14:paraId="73D3170A" w14:textId="77777777" w:rsidR="008F54E3" w:rsidRPr="00C32864" w:rsidRDefault="008C6F2C">
            <w:pPr>
              <w:rPr>
                <w:lang w:val="en-GB"/>
              </w:rPr>
            </w:pPr>
            <w:r>
              <w:rPr>
                <w:sz w:val="18"/>
                <w:szCs w:val="18"/>
                <w:lang w:val="en-GB"/>
              </w:rPr>
              <w:t>3</w:t>
            </w:r>
          </w:p>
        </w:tc>
        <w:tc>
          <w:tcPr>
            <w:tcW w:w="2160" w:type="dxa"/>
          </w:tcPr>
          <w:p w14:paraId="0427D79E" w14:textId="77777777" w:rsidR="008F54E3" w:rsidRPr="00C32864" w:rsidRDefault="008C6F2C">
            <w:pPr>
              <w:rPr>
                <w:lang w:val="en-GB"/>
              </w:rPr>
            </w:pPr>
            <w:r>
              <w:rPr>
                <w:sz w:val="18"/>
                <w:szCs w:val="18"/>
                <w:lang w:val="en-GB"/>
              </w:rPr>
              <w:t>Demand baseline — catchment analysis</w:t>
            </w:r>
          </w:p>
        </w:tc>
        <w:tc>
          <w:tcPr>
            <w:tcW w:w="2160" w:type="dxa"/>
          </w:tcPr>
          <w:p w14:paraId="07877AFB" w14:textId="77777777" w:rsidR="008F54E3" w:rsidRPr="00C32864" w:rsidRDefault="008C6F2C">
            <w:pPr>
              <w:rPr>
                <w:lang w:val="en-GB"/>
              </w:rPr>
            </w:pPr>
            <w:r>
              <w:rPr>
                <w:sz w:val="18"/>
                <w:szCs w:val="18"/>
                <w:lang w:val="en-GB"/>
              </w:rPr>
              <w:t>Week 3</w:t>
            </w:r>
          </w:p>
        </w:tc>
        <w:tc>
          <w:tcPr>
            <w:tcW w:w="2160" w:type="dxa"/>
          </w:tcPr>
          <w:p w14:paraId="73859399" w14:textId="77777777" w:rsidR="008F54E3" w:rsidRPr="00C32864" w:rsidRDefault="008C6F2C">
            <w:pPr>
              <w:rPr>
                <w:lang w:val="en-GB"/>
              </w:rPr>
            </w:pPr>
            <w:r>
              <w:rPr>
                <w:sz w:val="18"/>
                <w:szCs w:val="18"/>
                <w:lang w:val="en-GB"/>
              </w:rPr>
              <w:t>4.3</w:t>
            </w:r>
          </w:p>
        </w:tc>
      </w:tr>
      <w:tr w:rsidR="008F54E3" w:rsidRPr="00C32864" w14:paraId="192C333A" w14:textId="77777777">
        <w:trPr>
          <w:cantSplit/>
        </w:trPr>
        <w:tc>
          <w:tcPr>
            <w:tcW w:w="2160" w:type="dxa"/>
          </w:tcPr>
          <w:p w14:paraId="46A5E49E" w14:textId="77777777" w:rsidR="008F54E3" w:rsidRPr="00C32864" w:rsidRDefault="008C6F2C">
            <w:pPr>
              <w:rPr>
                <w:lang w:val="en-GB"/>
              </w:rPr>
            </w:pPr>
            <w:r>
              <w:rPr>
                <w:sz w:val="18"/>
                <w:szCs w:val="18"/>
                <w:lang w:val="en-GB"/>
              </w:rPr>
              <w:t>4</w:t>
            </w:r>
          </w:p>
        </w:tc>
        <w:tc>
          <w:tcPr>
            <w:tcW w:w="2160" w:type="dxa"/>
          </w:tcPr>
          <w:p w14:paraId="65405803" w14:textId="77777777" w:rsidR="008F54E3" w:rsidRPr="00C32864" w:rsidRDefault="008C6F2C">
            <w:pPr>
              <w:rPr>
                <w:lang w:val="en-GB"/>
              </w:rPr>
            </w:pPr>
            <w:r>
              <w:rPr>
                <w:sz w:val="18"/>
                <w:szCs w:val="18"/>
                <w:lang w:val="en-GB"/>
              </w:rPr>
              <w:t>Competitor coverage map, PESTEL and SWOT</w:t>
            </w:r>
          </w:p>
        </w:tc>
        <w:tc>
          <w:tcPr>
            <w:tcW w:w="2160" w:type="dxa"/>
          </w:tcPr>
          <w:p w14:paraId="707D6A64" w14:textId="77777777" w:rsidR="008F54E3" w:rsidRPr="00C32864" w:rsidRDefault="008C6F2C">
            <w:pPr>
              <w:rPr>
                <w:lang w:val="en-GB"/>
              </w:rPr>
            </w:pPr>
            <w:r>
              <w:rPr>
                <w:sz w:val="18"/>
                <w:szCs w:val="18"/>
                <w:lang w:val="en-GB"/>
              </w:rPr>
              <w:t>Week 4</w:t>
            </w:r>
          </w:p>
        </w:tc>
        <w:tc>
          <w:tcPr>
            <w:tcW w:w="2160" w:type="dxa"/>
          </w:tcPr>
          <w:p w14:paraId="16676F79" w14:textId="77777777" w:rsidR="008F54E3" w:rsidRPr="00C32864" w:rsidRDefault="008C6F2C">
            <w:pPr>
              <w:rPr>
                <w:lang w:val="en-GB"/>
              </w:rPr>
            </w:pPr>
            <w:r>
              <w:rPr>
                <w:sz w:val="18"/>
                <w:szCs w:val="18"/>
                <w:lang w:val="en-GB"/>
              </w:rPr>
              <w:t>3.1, 4.3</w:t>
            </w:r>
          </w:p>
        </w:tc>
      </w:tr>
      <w:tr w:rsidR="008F54E3" w:rsidRPr="00C32864" w14:paraId="7CE68A4A" w14:textId="77777777">
        <w:trPr>
          <w:cantSplit/>
        </w:trPr>
        <w:tc>
          <w:tcPr>
            <w:tcW w:w="2160" w:type="dxa"/>
          </w:tcPr>
          <w:p w14:paraId="4FB5E95F" w14:textId="77777777" w:rsidR="008F54E3" w:rsidRPr="00C32864" w:rsidRDefault="008C6F2C">
            <w:pPr>
              <w:rPr>
                <w:lang w:val="en-GB"/>
              </w:rPr>
            </w:pPr>
            <w:r>
              <w:rPr>
                <w:sz w:val="18"/>
                <w:szCs w:val="18"/>
                <w:lang w:val="en-GB"/>
              </w:rPr>
              <w:t>5</w:t>
            </w:r>
          </w:p>
        </w:tc>
        <w:tc>
          <w:tcPr>
            <w:tcW w:w="2160" w:type="dxa"/>
          </w:tcPr>
          <w:p w14:paraId="10C6CF49" w14:textId="77777777" w:rsidR="008F54E3" w:rsidRPr="00C32864" w:rsidRDefault="008C6F2C">
            <w:pPr>
              <w:rPr>
                <w:lang w:val="en-GB"/>
              </w:rPr>
            </w:pPr>
            <w:r>
              <w:rPr>
                <w:sz w:val="18"/>
                <w:szCs w:val="18"/>
                <w:lang w:val="en-GB"/>
              </w:rPr>
              <w:t>Depot cost model extract</w:t>
            </w:r>
          </w:p>
        </w:tc>
        <w:tc>
          <w:tcPr>
            <w:tcW w:w="2160" w:type="dxa"/>
          </w:tcPr>
          <w:p w14:paraId="360ADAF8" w14:textId="77777777" w:rsidR="008F54E3" w:rsidRPr="00C32864" w:rsidRDefault="008C6F2C">
            <w:pPr>
              <w:rPr>
                <w:lang w:val="en-GB"/>
              </w:rPr>
            </w:pPr>
            <w:r>
              <w:rPr>
                <w:sz w:val="18"/>
                <w:szCs w:val="18"/>
                <w:lang w:val="en-GB"/>
              </w:rPr>
              <w:t>Week 5</w:t>
            </w:r>
          </w:p>
        </w:tc>
        <w:tc>
          <w:tcPr>
            <w:tcW w:w="2160" w:type="dxa"/>
          </w:tcPr>
          <w:p w14:paraId="597F1F74" w14:textId="77777777" w:rsidR="008F54E3" w:rsidRPr="00C32864" w:rsidRDefault="008C6F2C">
            <w:pPr>
              <w:rPr>
                <w:lang w:val="en-GB"/>
              </w:rPr>
            </w:pPr>
            <w:r>
              <w:rPr>
                <w:sz w:val="18"/>
                <w:szCs w:val="18"/>
                <w:lang w:val="en-GB"/>
              </w:rPr>
              <w:t>4.4</w:t>
            </w:r>
          </w:p>
        </w:tc>
      </w:tr>
      <w:tr w:rsidR="008F54E3" w:rsidRPr="00C32864" w14:paraId="05379E74" w14:textId="77777777">
        <w:trPr>
          <w:cantSplit/>
        </w:trPr>
        <w:tc>
          <w:tcPr>
            <w:tcW w:w="2160" w:type="dxa"/>
          </w:tcPr>
          <w:p w14:paraId="33544154" w14:textId="77777777" w:rsidR="008F54E3" w:rsidRPr="00C32864" w:rsidRDefault="008C6F2C">
            <w:pPr>
              <w:rPr>
                <w:lang w:val="en-GB"/>
              </w:rPr>
            </w:pPr>
            <w:r>
              <w:rPr>
                <w:sz w:val="18"/>
                <w:szCs w:val="18"/>
                <w:lang w:val="en-GB"/>
              </w:rPr>
              <w:t>6</w:t>
            </w:r>
          </w:p>
        </w:tc>
        <w:tc>
          <w:tcPr>
            <w:tcW w:w="2160" w:type="dxa"/>
          </w:tcPr>
          <w:p w14:paraId="425B0483" w14:textId="77777777" w:rsidR="008F54E3" w:rsidRPr="00C32864" w:rsidRDefault="008C6F2C">
            <w:pPr>
              <w:rPr>
                <w:lang w:val="en-GB"/>
              </w:rPr>
            </w:pPr>
            <w:r>
              <w:rPr>
                <w:sz w:val="18"/>
                <w:szCs w:val="18"/>
                <w:lang w:val="en-GB"/>
              </w:rPr>
              <w:t xml:space="preserve">Interview questions</w:t>
            </w:r>
          </w:p>
        </w:tc>
        <w:tc>
          <w:tcPr>
            <w:tcW w:w="2160" w:type="dxa"/>
          </w:tcPr>
          <w:p w14:paraId="38C8FCFE" w14:textId="77777777" w:rsidR="008F54E3" w:rsidRPr="00C32864" w:rsidRDefault="008C6F2C">
            <w:pPr>
              <w:rPr>
                <w:lang w:val="en-GB"/>
              </w:rPr>
            </w:pPr>
            <w:r>
              <w:rPr>
                <w:sz w:val="18"/>
                <w:szCs w:val="18"/>
                <w:lang w:val="en-GB"/>
              </w:rPr>
              <w:t>Week 6</w:t>
            </w:r>
          </w:p>
        </w:tc>
        <w:tc>
          <w:tcPr>
            <w:tcW w:w="2160" w:type="dxa"/>
          </w:tcPr>
          <w:p w14:paraId="119E693A" w14:textId="77777777" w:rsidR="008F54E3" w:rsidRPr="00C32864" w:rsidRDefault="008C6F2C">
            <w:pPr>
              <w:rPr>
                <w:lang w:val="en-GB"/>
              </w:rPr>
            </w:pPr>
            <w:r>
              <w:rPr>
                <w:sz w:val="18"/>
                <w:szCs w:val="18"/>
                <w:lang w:val="en-GB"/>
              </w:rPr>
              <w:t>4.1</w:t>
            </w:r>
          </w:p>
        </w:tc>
      </w:tr>
      <w:tr w:rsidR="008F54E3" w:rsidRPr="00C32864" w14:paraId="6B66E661" w14:textId="77777777">
        <w:trPr>
          <w:cantSplit/>
        </w:trPr>
        <w:tc>
          <w:tcPr>
            <w:tcW w:w="2160" w:type="dxa"/>
          </w:tcPr>
          <w:p w14:paraId="41C68D73" w14:textId="77777777" w:rsidR="008F54E3" w:rsidRPr="00C32864" w:rsidRDefault="008C6F2C">
            <w:pPr>
              <w:rPr>
                <w:lang w:val="en-GB"/>
              </w:rPr>
            </w:pPr>
            <w:r>
              <w:rPr>
                <w:sz w:val="18"/>
                <w:szCs w:val="18"/>
                <w:lang w:val="en-GB"/>
              </w:rPr>
              <w:t>7</w:t>
            </w:r>
          </w:p>
        </w:tc>
        <w:tc>
          <w:tcPr>
            <w:tcW w:w="2160" w:type="dxa"/>
          </w:tcPr>
          <w:p w14:paraId="792D4F4A" w14:textId="77777777" w:rsidR="008F54E3" w:rsidRPr="00C32864" w:rsidRDefault="008C6F2C">
            <w:pPr>
              <w:rPr>
                <w:lang w:val="en-GB"/>
              </w:rPr>
            </w:pPr>
            <w:r>
              <w:rPr>
                <w:sz w:val="18"/>
                <w:szCs w:val="18"/>
                <w:lang w:val="en-GB"/>
              </w:rPr>
              <w:t xml:space="preserve">Interview notes, written up after each interview</w:t>
            </w:r>
          </w:p>
        </w:tc>
        <w:tc>
          <w:tcPr>
            <w:tcW w:w="2160" w:type="dxa"/>
          </w:tcPr>
          <w:p w14:paraId="5A47B3E8" w14:textId="77777777" w:rsidR="008F54E3" w:rsidRPr="00C32864" w:rsidRDefault="008C6F2C">
            <w:pPr>
              <w:rPr>
                <w:lang w:val="en-GB"/>
              </w:rPr>
            </w:pPr>
            <w:r>
              <w:rPr>
                <w:sz w:val="18"/>
                <w:szCs w:val="18"/>
                <w:lang w:val="en-GB"/>
              </w:rPr>
              <w:t>Week 6</w:t>
            </w:r>
          </w:p>
        </w:tc>
        <w:tc>
          <w:tcPr>
            <w:tcW w:w="2160" w:type="dxa"/>
          </w:tcPr>
          <w:p w14:paraId="0BCDA606" w14:textId="77777777" w:rsidR="008F54E3" w:rsidRPr="00C32864" w:rsidRDefault="008C6F2C">
            <w:pPr>
              <w:rPr>
                <w:lang w:val="en-GB"/>
              </w:rPr>
            </w:pPr>
            <w:r>
              <w:rPr>
                <w:sz w:val="18"/>
                <w:szCs w:val="18"/>
                <w:lang w:val="en-GB"/>
              </w:rPr>
              <w:t xml:space="preserve">4.1–4.3, 5.2</w:t>
            </w:r>
          </w:p>
        </w:tc>
      </w:tr>
      <w:tr w:rsidR="008F54E3" w:rsidRPr="00C32864" w14:paraId="2E71AA68" w14:textId="77777777">
        <w:trPr>
          <w:cantSplit/>
        </w:trPr>
        <w:tc>
          <w:tcPr>
            <w:tcW w:w="2160" w:type="dxa"/>
          </w:tcPr>
          <w:p w14:paraId="65A10BE6" w14:textId="77777777" w:rsidR="008F54E3" w:rsidRPr="00C32864" w:rsidRDefault="008C6F2C">
            <w:pPr>
              <w:rPr>
                <w:lang w:val="en-GB"/>
              </w:rPr>
            </w:pPr>
            <w:r>
              <w:rPr>
                <w:sz w:val="18"/>
                <w:szCs w:val="18"/>
                <w:lang w:val="en-GB"/>
              </w:rPr>
              <w:t>8</w:t>
            </w:r>
          </w:p>
        </w:tc>
        <w:tc>
          <w:tcPr>
            <w:tcW w:w="2160" w:type="dxa"/>
          </w:tcPr>
          <w:p w14:paraId="6E526FB6" w14:textId="77777777" w:rsidR="008F54E3" w:rsidRPr="00C32864" w:rsidRDefault="008C6F2C">
            <w:pPr>
              <w:rPr>
                <w:lang w:val="en-GB"/>
              </w:rPr>
            </w:pPr>
            <w:r>
              <w:rPr>
                <w:sz w:val="18"/>
                <w:szCs w:val="18"/>
                <w:lang w:val="en-GB"/>
              </w:rPr>
              <w:t>Break-even model</w:t>
            </w:r>
          </w:p>
        </w:tc>
        <w:tc>
          <w:tcPr>
            <w:tcW w:w="2160" w:type="dxa"/>
          </w:tcPr>
          <w:p w14:paraId="6B948E4D" w14:textId="77777777" w:rsidR="008F54E3" w:rsidRPr="00C32864" w:rsidRDefault="008C6F2C">
            <w:pPr>
              <w:rPr>
                <w:lang w:val="en-GB"/>
              </w:rPr>
            </w:pPr>
            <w:r>
              <w:rPr>
                <w:sz w:val="18"/>
                <w:szCs w:val="18"/>
                <w:lang w:val="en-GB"/>
              </w:rPr>
              <w:t>Week 7</w:t>
            </w:r>
          </w:p>
        </w:tc>
        <w:tc>
          <w:tcPr>
            <w:tcW w:w="2160" w:type="dxa"/>
          </w:tcPr>
          <w:p w14:paraId="3D242379" w14:textId="77777777" w:rsidR="008F54E3" w:rsidRPr="00C32864" w:rsidRDefault="008C6F2C">
            <w:pPr>
              <w:rPr>
                <w:lang w:val="en-GB"/>
              </w:rPr>
            </w:pPr>
            <w:r>
              <w:rPr>
                <w:sz w:val="18"/>
                <w:szCs w:val="18"/>
                <w:lang w:val="en-GB"/>
              </w:rPr>
              <w:t>4.3, 4.4</w:t>
            </w:r>
          </w:p>
        </w:tc>
      </w:tr>
      <w:tr w:rsidR="008F54E3" w:rsidRPr="00C32864" w14:paraId="01D70659" w14:textId="77777777">
        <w:trPr>
          <w:cantSplit/>
        </w:trPr>
        <w:tc>
          <w:tcPr>
            <w:tcW w:w="2160" w:type="dxa"/>
          </w:tcPr>
          <w:p w14:paraId="59A31C44" w14:textId="77777777" w:rsidR="008F54E3" w:rsidRPr="00C32864" w:rsidRDefault="008C6F2C">
            <w:pPr>
              <w:rPr>
                <w:lang w:val="en-GB"/>
              </w:rPr>
            </w:pPr>
            <w:r>
              <w:rPr>
                <w:sz w:val="18"/>
                <w:szCs w:val="18"/>
                <w:lang w:val="en-GB"/>
              </w:rPr>
              <w:t>9</w:t>
            </w:r>
          </w:p>
        </w:tc>
        <w:tc>
          <w:tcPr>
            <w:tcW w:w="2160" w:type="dxa"/>
          </w:tcPr>
          <w:p w14:paraId="6180374A" w14:textId="77777777" w:rsidR="008F54E3" w:rsidRPr="00C32864" w:rsidRDefault="008C6F2C">
            <w:pPr>
              <w:rPr>
                <w:lang w:val="en-GB"/>
              </w:rPr>
            </w:pPr>
            <w:r>
              <w:rPr>
                <w:sz w:val="18"/>
                <w:szCs w:val="18"/>
                <w:lang w:val="en-GB"/>
              </w:rPr>
              <w:t>Scenario and sensitivity pack</w:t>
            </w:r>
          </w:p>
        </w:tc>
        <w:tc>
          <w:tcPr>
            <w:tcW w:w="2160" w:type="dxa"/>
          </w:tcPr>
          <w:p w14:paraId="0ED602E1" w14:textId="77777777" w:rsidR="008F54E3" w:rsidRPr="00C32864" w:rsidRDefault="008C6F2C">
            <w:pPr>
              <w:rPr>
                <w:lang w:val="en-GB"/>
              </w:rPr>
            </w:pPr>
            <w:r>
              <w:rPr>
                <w:sz w:val="18"/>
                <w:szCs w:val="18"/>
                <w:lang w:val="en-GB"/>
              </w:rPr>
              <w:t>Week 8</w:t>
            </w:r>
          </w:p>
        </w:tc>
        <w:tc>
          <w:tcPr>
            <w:tcW w:w="2160" w:type="dxa"/>
          </w:tcPr>
          <w:p w14:paraId="433921EB" w14:textId="77777777" w:rsidR="008F54E3" w:rsidRPr="00C32864" w:rsidRDefault="008C6F2C">
            <w:pPr>
              <w:rPr>
                <w:lang w:val="en-GB"/>
              </w:rPr>
            </w:pPr>
            <w:r>
              <w:rPr>
                <w:sz w:val="18"/>
                <w:szCs w:val="18"/>
                <w:lang w:val="en-GB"/>
              </w:rPr>
              <w:t>4.4, 5.2</w:t>
            </w:r>
          </w:p>
        </w:tc>
      </w:tr>
      <w:tr w:rsidR="008F54E3" w:rsidRPr="00C32864" w14:paraId="6B1D0FFE" w14:textId="77777777">
        <w:trPr>
          <w:cantSplit/>
        </w:trPr>
        <w:tc>
          <w:tcPr>
            <w:tcW w:w="2160" w:type="dxa"/>
          </w:tcPr>
          <w:p w14:paraId="311B2CDF" w14:textId="77777777" w:rsidR="008F54E3" w:rsidRPr="00C32864" w:rsidRDefault="008C6F2C">
            <w:pPr>
              <w:rPr>
                <w:lang w:val="en-GB"/>
              </w:rPr>
            </w:pPr>
            <w:r>
              <w:rPr>
                <w:sz w:val="18"/>
                <w:szCs w:val="18"/>
                <w:lang w:val="en-GB"/>
              </w:rPr>
              <w:t>10</w:t>
            </w:r>
          </w:p>
        </w:tc>
        <w:tc>
          <w:tcPr>
            <w:tcW w:w="2160" w:type="dxa"/>
          </w:tcPr>
          <w:p w14:paraId="7A9524C0" w14:textId="77777777" w:rsidR="008F54E3" w:rsidRPr="00C32864" w:rsidRDefault="008C6F2C">
            <w:pPr>
              <w:rPr>
                <w:lang w:val="en-GB"/>
              </w:rPr>
            </w:pPr>
            <w:r>
              <w:rPr>
                <w:sz w:val="18"/>
                <w:szCs w:val="18"/>
                <w:lang w:val="en-GB"/>
              </w:rPr>
              <w:t>Site long-list and feasibility notes</w:t>
            </w:r>
          </w:p>
        </w:tc>
        <w:tc>
          <w:tcPr>
            <w:tcW w:w="2160" w:type="dxa"/>
          </w:tcPr>
          <w:p w14:paraId="46AFE45E" w14:textId="77777777" w:rsidR="008F54E3" w:rsidRPr="00C32864" w:rsidRDefault="008C6F2C">
            <w:pPr>
              <w:rPr>
                <w:lang w:val="en-GB"/>
              </w:rPr>
            </w:pPr>
            <w:r>
              <w:rPr>
                <w:sz w:val="18"/>
                <w:szCs w:val="18"/>
                <w:lang w:val="en-GB"/>
              </w:rPr>
              <w:t>Week 9</w:t>
            </w:r>
          </w:p>
        </w:tc>
        <w:tc>
          <w:tcPr>
            <w:tcW w:w="2160" w:type="dxa"/>
          </w:tcPr>
          <w:p w14:paraId="64D8C57C" w14:textId="77777777" w:rsidR="008F54E3" w:rsidRPr="00C32864" w:rsidRDefault="008C6F2C">
            <w:pPr>
              <w:rPr>
                <w:lang w:val="en-GB"/>
              </w:rPr>
            </w:pPr>
            <w:r>
              <w:rPr>
                <w:sz w:val="18"/>
                <w:szCs w:val="18"/>
                <w:lang w:val="en-GB"/>
              </w:rPr>
              <w:t>4.3</w:t>
            </w:r>
          </w:p>
        </w:tc>
      </w:tr>
      <w:tr w:rsidR="008F54E3" w:rsidRPr="00C32864" w14:paraId="33980F3F" w14:textId="77777777">
        <w:trPr>
          <w:cantSplit/>
        </w:trPr>
        <w:tc>
          <w:tcPr>
            <w:tcW w:w="2160" w:type="dxa"/>
          </w:tcPr>
          <w:p w14:paraId="54FB7D55" w14:textId="77777777" w:rsidR="008F54E3" w:rsidRPr="00C32864" w:rsidRDefault="008C6F2C">
            <w:pPr>
              <w:rPr>
                <w:lang w:val="en-GB"/>
              </w:rPr>
            </w:pPr>
            <w:r>
              <w:rPr>
                <w:sz w:val="18"/>
                <w:szCs w:val="18"/>
                <w:lang w:val="en-GB"/>
              </w:rPr>
              <w:t>11</w:t>
            </w:r>
          </w:p>
        </w:tc>
        <w:tc>
          <w:tcPr>
            <w:tcW w:w="2160" w:type="dxa"/>
          </w:tcPr>
          <w:p w14:paraId="4F03FBAC" w14:textId="77777777" w:rsidR="008F54E3" w:rsidRPr="00C32864" w:rsidRDefault="008C6F2C">
            <w:pPr>
              <w:rPr>
                <w:lang w:val="en-GB"/>
              </w:rPr>
            </w:pPr>
            <w:r>
              <w:rPr>
                <w:sz w:val="18"/>
                <w:szCs w:val="18"/>
                <w:lang w:val="en-GB"/>
              </w:rPr>
              <w:t xml:space="preserve">MCDA ranked shortlist and Option B appraisal (Hull and the Humber)</w:t>
            </w:r>
          </w:p>
        </w:tc>
        <w:tc>
          <w:tcPr>
            <w:tcW w:w="2160" w:type="dxa"/>
          </w:tcPr>
          <w:p w14:paraId="66DACE7F" w14:textId="77777777" w:rsidR="008F54E3" w:rsidRPr="00C32864" w:rsidRDefault="008C6F2C">
            <w:pPr>
              <w:rPr>
                <w:lang w:val="en-GB"/>
              </w:rPr>
            </w:pPr>
            <w:r>
              <w:rPr>
                <w:sz w:val="18"/>
                <w:szCs w:val="18"/>
                <w:lang w:val="en-GB"/>
              </w:rPr>
              <w:t>Week 10</w:t>
            </w:r>
          </w:p>
        </w:tc>
        <w:tc>
          <w:tcPr>
            <w:tcW w:w="2160" w:type="dxa"/>
          </w:tcPr>
          <w:p w14:paraId="7330D63E" w14:textId="77777777" w:rsidR="008F54E3" w:rsidRPr="00C32864" w:rsidRDefault="008C6F2C">
            <w:pPr>
              <w:rPr>
                <w:lang w:val="en-GB"/>
              </w:rPr>
            </w:pPr>
            <w:r>
              <w:rPr>
                <w:sz w:val="18"/>
                <w:szCs w:val="18"/>
                <w:lang w:val="en-GB"/>
              </w:rPr>
              <w:t xml:space="preserve">4.3, 4.4, 5.1</w:t>
            </w:r>
          </w:p>
        </w:tc>
      </w:tr>
      <w:tr w:rsidR="008F54E3" w:rsidRPr="00C32864" w14:paraId="747FE094" w14:textId="77777777">
        <w:trPr>
          <w:cantSplit/>
        </w:trPr>
        <w:tc>
          <w:tcPr>
            <w:tcW w:w="2160" w:type="dxa"/>
          </w:tcPr>
          <w:p w14:paraId="6B8DAE23" w14:textId="77777777" w:rsidR="008F54E3" w:rsidRPr="00C32864" w:rsidRDefault="008C6F2C">
            <w:pPr>
              <w:rPr>
                <w:lang w:val="en-GB"/>
              </w:rPr>
            </w:pPr>
            <w:r>
              <w:rPr>
                <w:sz w:val="18"/>
                <w:szCs w:val="18"/>
                <w:lang w:val="en-GB"/>
              </w:rPr>
              <w:t>12</w:t>
            </w:r>
          </w:p>
        </w:tc>
        <w:tc>
          <w:tcPr>
            <w:tcW w:w="2160" w:type="dxa"/>
          </w:tcPr>
          <w:p w14:paraId="355E7525" w14:textId="77777777" w:rsidR="008F54E3" w:rsidRPr="00C32864" w:rsidRDefault="008C6F2C">
            <w:pPr>
              <w:rPr>
                <w:lang w:val="en-GB"/>
              </w:rPr>
            </w:pPr>
            <w:r>
              <w:rPr>
                <w:sz w:val="18"/>
                <w:szCs w:val="18"/>
                <w:lang w:val="en-GB"/>
              </w:rPr>
              <w:t>Board presentation (13 slides) and depot business-case model, as presented</w:t>
            </w:r>
          </w:p>
        </w:tc>
        <w:tc>
          <w:tcPr>
            <w:tcW w:w="2160" w:type="dxa"/>
          </w:tcPr>
          <w:p w14:paraId="03C0CCCF" w14:textId="77777777" w:rsidR="008F54E3" w:rsidRPr="00C32864" w:rsidRDefault="008C6F2C">
            <w:pPr>
              <w:rPr>
                <w:lang w:val="en-GB"/>
              </w:rPr>
            </w:pPr>
            <w:r>
              <w:rPr>
                <w:sz w:val="18"/>
                <w:szCs w:val="18"/>
                <w:lang w:val="en-GB"/>
              </w:rPr>
              <w:t>Week 11</w:t>
            </w:r>
          </w:p>
        </w:tc>
        <w:tc>
          <w:tcPr>
            <w:tcW w:w="2160" w:type="dxa"/>
          </w:tcPr>
          <w:p w14:paraId="167DD5CD" w14:textId="77777777" w:rsidR="008F54E3" w:rsidRPr="00C32864" w:rsidRDefault="008C6F2C">
            <w:pPr>
              <w:rPr>
                <w:lang w:val="en-GB"/>
              </w:rPr>
            </w:pPr>
            <w:r>
              <w:rPr>
                <w:sz w:val="18"/>
                <w:szCs w:val="18"/>
                <w:lang w:val="en-GB"/>
              </w:rPr>
              <w:t>4.3, 4.4, 5.7</w:t>
            </w:r>
          </w:p>
        </w:tc>
      </w:tr>
      <w:tr w:rsidR="008F54E3" w:rsidRPr="00C32864" w14:paraId="2B019F75" w14:textId="77777777">
        <w:trPr>
          <w:cantSplit/>
        </w:trPr>
        <w:tc>
          <w:tcPr>
            <w:tcW w:w="2160" w:type="dxa"/>
          </w:tcPr>
          <w:p w14:paraId="68D77610" w14:textId="77777777" w:rsidR="008F54E3" w:rsidRPr="00C32864" w:rsidRDefault="008C6F2C">
            <w:pPr>
              <w:rPr>
                <w:lang w:val="en-GB"/>
              </w:rPr>
            </w:pPr>
            <w:r>
              <w:rPr>
                <w:sz w:val="18"/>
                <w:szCs w:val="18"/>
                <w:lang w:val="en-GB"/>
              </w:rPr>
              <w:t>13</w:t>
            </w:r>
          </w:p>
        </w:tc>
        <w:tc>
          <w:tcPr>
            <w:tcW w:w="2160" w:type="dxa"/>
          </w:tcPr>
          <w:p w14:paraId="2CD93E06" w14:textId="77777777" w:rsidR="008F54E3" w:rsidRPr="00C32864" w:rsidRDefault="008C6F2C">
            <w:pPr>
              <w:rPr>
                <w:lang w:val="en-GB"/>
              </w:rPr>
            </w:pPr>
            <w:r>
              <w:rPr>
                <w:sz w:val="18"/>
                <w:szCs w:val="18"/>
                <w:lang w:val="en-GB"/>
              </w:rPr>
              <w:t>Board approval evidence (minutes)</w:t>
            </w:r>
          </w:p>
        </w:tc>
        <w:tc>
          <w:tcPr>
            <w:tcW w:w="2160" w:type="dxa"/>
          </w:tcPr>
          <w:p w14:paraId="252D2979" w14:textId="77777777" w:rsidR="008F54E3" w:rsidRPr="00C32864" w:rsidRDefault="008C6F2C">
            <w:pPr>
              <w:rPr>
                <w:lang w:val="en-GB"/>
              </w:rPr>
            </w:pPr>
            <w:r>
              <w:rPr>
                <w:sz w:val="18"/>
                <w:szCs w:val="18"/>
                <w:lang w:val="en-GB"/>
              </w:rPr>
              <w:t>Week 12</w:t>
            </w:r>
          </w:p>
        </w:tc>
        <w:tc>
          <w:tcPr>
            <w:tcW w:w="2160" w:type="dxa"/>
          </w:tcPr>
          <w:p w14:paraId="509CD0C3" w14:textId="77777777" w:rsidR="008F54E3" w:rsidRPr="00C32864" w:rsidRDefault="008C6F2C">
            <w:pPr>
              <w:rPr>
                <w:lang w:val="en-GB"/>
              </w:rPr>
            </w:pPr>
            <w:r>
              <w:rPr>
                <w:sz w:val="18"/>
                <w:szCs w:val="18"/>
                <w:lang w:val="en-GB"/>
              </w:rPr>
              <w:t>5.8 — required for S2</w:t>
            </w:r>
          </w:p>
        </w:tc>
      </w:tr>
      <w:tr w:rsidR="008F54E3" w:rsidRPr="00C32864" w14:paraId="54FAEEE5" w14:textId="77777777">
        <w:trPr>
          <w:cantSplit/>
        </w:trPr>
        <w:tc>
          <w:tcPr>
            <w:tcW w:w="2160" w:type="dxa"/>
          </w:tcPr>
          <w:p w14:paraId="784F2471" w14:textId="77777777" w:rsidR="008F54E3" w:rsidRPr="00C32864" w:rsidRDefault="008C6F2C">
            <w:pPr>
              <w:rPr>
                <w:lang w:val="en-GB"/>
              </w:rPr>
            </w:pPr>
            <w:r>
              <w:rPr>
                <w:sz w:val="18"/>
                <w:szCs w:val="18"/>
                <w:lang w:val="en-GB"/>
              </w:rPr>
              <w:t>14</w:t>
            </w:r>
          </w:p>
        </w:tc>
        <w:tc>
          <w:tcPr>
            <w:tcW w:w="2160" w:type="dxa"/>
          </w:tcPr>
          <w:p w14:paraId="0F35F432" w14:textId="77777777" w:rsidR="008F54E3" w:rsidRPr="00C32864" w:rsidRDefault="008C6F2C">
            <w:pPr>
              <w:rPr>
                <w:lang w:val="en-GB"/>
              </w:rPr>
            </w:pPr>
            <w:r>
              <w:rPr>
                <w:sz w:val="18"/>
                <w:szCs w:val="18"/>
                <w:lang w:val="en-GB"/>
              </w:rPr>
              <w:t xml:space="preserve">Project and implementation Gantt charts (Figures A14.1–A14.2); RACI matrix; planning tools evaluated</w:t>
            </w:r>
          </w:p>
        </w:tc>
        <w:tc>
          <w:tcPr>
            <w:tcW w:w="2160" w:type="dxa"/>
          </w:tcPr>
          <w:p w14:paraId="23E5E06E" w14:textId="77777777" w:rsidR="008F54E3" w:rsidRPr="00C32864" w:rsidRDefault="008C6F2C">
            <w:pPr>
              <w:rPr>
                <w:lang w:val="en-GB"/>
              </w:rPr>
            </w:pPr>
            <w:r>
              <w:rPr>
                <w:sz w:val="18"/>
                <w:szCs w:val="18"/>
                <w:lang w:val="en-GB"/>
              </w:rPr>
              <w:t>Ongoing</w:t>
            </w:r>
          </w:p>
        </w:tc>
        <w:tc>
          <w:tcPr>
            <w:tcW w:w="2160" w:type="dxa"/>
          </w:tcPr>
          <w:p w14:paraId="44DFB3A1" w14:textId="77777777" w:rsidR="008F54E3" w:rsidRPr="00C32864" w:rsidRDefault="008C6F2C">
            <w:pPr>
              <w:rPr>
                <w:lang w:val="en-GB"/>
              </w:rPr>
            </w:pPr>
            <w:r>
              <w:rPr>
                <w:sz w:val="18"/>
                <w:szCs w:val="18"/>
                <w:lang w:val="en-GB"/>
              </w:rPr>
              <w:t>5.7</w:t>
            </w:r>
          </w:p>
        </w:tc>
      </w:tr>
      <w:tr w:rsidR="008F54E3" w:rsidRPr="00C32864" w14:paraId="078994DD" w14:textId="77777777">
        <w:trPr>
          <w:cantSplit/>
        </w:trPr>
        <w:tc>
          <w:tcPr>
            <w:tcW w:w="2160" w:type="dxa"/>
          </w:tcPr>
          <w:p w14:paraId="39ABA501" w14:textId="77777777" w:rsidR="008F54E3" w:rsidRPr="00C32864" w:rsidRDefault="008C6F2C">
            <w:pPr>
              <w:rPr>
                <w:lang w:val="en-GB"/>
              </w:rPr>
            </w:pPr>
            <w:r>
              <w:rPr>
                <w:sz w:val="18"/>
                <w:szCs w:val="18"/>
                <w:lang w:val="en-GB"/>
              </w:rPr>
              <w:t>15</w:t>
            </w:r>
          </w:p>
        </w:tc>
        <w:tc>
          <w:tcPr>
            <w:tcW w:w="2160" w:type="dxa"/>
          </w:tcPr>
          <w:p w14:paraId="08E5DABA" w14:textId="77777777" w:rsidR="008F54E3" w:rsidRPr="00C32864" w:rsidRDefault="008C6F2C">
            <w:pPr>
              <w:rPr>
                <w:lang w:val="en-GB"/>
              </w:rPr>
            </w:pPr>
            <w:r>
              <w:rPr>
                <w:sz w:val="18"/>
                <w:szCs w:val="18"/>
                <w:lang w:val="en-GB"/>
              </w:rPr>
              <w:t>RAID log: risks, opportunities, assumptions, issues and dependencies</w:t>
            </w:r>
          </w:p>
        </w:tc>
        <w:tc>
          <w:tcPr>
            <w:tcW w:w="2160" w:type="dxa"/>
          </w:tcPr>
          <w:p w14:paraId="7504D05B" w14:textId="77777777" w:rsidR="008F54E3" w:rsidRPr="00C32864" w:rsidRDefault="008C6F2C">
            <w:pPr>
              <w:rPr>
                <w:lang w:val="en-GB"/>
              </w:rPr>
            </w:pPr>
            <w:r>
              <w:rPr>
                <w:sz w:val="18"/>
                <w:szCs w:val="18"/>
                <w:lang w:val="en-GB"/>
              </w:rPr>
              <w:t>From week 1</w:t>
            </w:r>
          </w:p>
        </w:tc>
        <w:tc>
          <w:tcPr>
            <w:tcW w:w="2160" w:type="dxa"/>
          </w:tcPr>
          <w:p w14:paraId="54BA3B81" w14:textId="77777777" w:rsidR="008F54E3" w:rsidRPr="00C32864" w:rsidRDefault="008C6F2C">
            <w:pPr>
              <w:rPr>
                <w:lang w:val="en-GB"/>
              </w:rPr>
            </w:pPr>
            <w:r>
              <w:rPr>
                <w:sz w:val="18"/>
                <w:szCs w:val="18"/>
                <w:lang w:val="en-GB"/>
              </w:rPr>
              <w:t>5.7</w:t>
            </w:r>
          </w:p>
        </w:tc>
      </w:tr>
      <w:tr w:rsidR="008F54E3" w:rsidRPr="00C32864" w14:paraId="6CC84DAF" w14:textId="77777777">
        <w:trPr>
          <w:cantSplit/>
        </w:trPr>
        <w:tc>
          <w:tcPr>
            <w:tcW w:w="2160" w:type="dxa"/>
          </w:tcPr>
          <w:p w14:paraId="4420A353" w14:textId="77777777" w:rsidR="008F54E3" w:rsidRPr="00C32864" w:rsidRDefault="008C6F2C">
            <w:pPr>
              <w:rPr>
                <w:lang w:val="en-GB"/>
              </w:rPr>
            </w:pPr>
            <w:r>
              <w:rPr>
                <w:sz w:val="18"/>
                <w:szCs w:val="18"/>
                <w:lang w:val="en-GB"/>
              </w:rPr>
              <w:t>16</w:t>
            </w:r>
          </w:p>
        </w:tc>
        <w:tc>
          <w:tcPr>
            <w:tcW w:w="2160" w:type="dxa"/>
          </w:tcPr>
          <w:p w14:paraId="3326741B" w14:textId="77777777" w:rsidR="008F54E3" w:rsidRPr="00C32864" w:rsidRDefault="008C6F2C">
            <w:pPr>
              <w:rPr>
                <w:lang w:val="en-GB"/>
              </w:rPr>
            </w:pPr>
            <w:r>
              <w:rPr>
                <w:sz w:val="18"/>
                <w:szCs w:val="18"/>
                <w:lang w:val="en-GB"/>
              </w:rPr>
              <w:t>KSB mapping document</w:t>
            </w:r>
          </w:p>
        </w:tc>
        <w:tc>
          <w:tcPr>
            <w:tcW w:w="2160" w:type="dxa"/>
          </w:tcPr>
          <w:p w14:paraId="6540F830" w14:textId="77777777" w:rsidR="008F54E3" w:rsidRPr="00C32864" w:rsidRDefault="008C6F2C">
            <w:pPr>
              <w:rPr>
                <w:lang w:val="en-GB"/>
              </w:rPr>
            </w:pPr>
            <w:r>
              <w:rPr>
                <w:sz w:val="18"/>
                <w:szCs w:val="18"/>
                <w:lang w:val="en-GB"/>
              </w:rPr>
              <w:t>Week 12</w:t>
            </w:r>
          </w:p>
        </w:tc>
        <w:tc>
          <w:tcPr>
            <w:tcW w:w="2160" w:type="dxa"/>
          </w:tcPr>
          <w:p w14:paraId="087E351D" w14:textId="77777777" w:rsidR="008F54E3" w:rsidRPr="00C32864" w:rsidRDefault="008C6F2C">
            <w:pPr>
              <w:rPr>
                <w:lang w:val="en-GB"/>
              </w:rPr>
            </w:pPr>
            <w:r>
              <w:rPr>
                <w:sz w:val="18"/>
                <w:szCs w:val="18"/>
                <w:lang w:val="en-GB"/>
              </w:rPr>
              <w:t>Mandatory; section-by-section KSB evidence</w:t>
            </w:r>
          </w:p>
        </w:tc>
      </w:tr>
      <w:tr w:rsidR="008F54E3" w:rsidRPr="00C32864" w14:paraId="55481F24" w14:textId="77777777">
        <w:trPr>
          <w:cantSplit/>
        </w:trPr>
        <w:tc>
          <w:tcPr>
            <w:tcW w:w="2160" w:type="dxa"/>
          </w:tcPr>
          <w:p w14:paraId="5B591C99" w14:textId="77777777" w:rsidR="008F54E3" w:rsidRPr="00C32864" w:rsidRDefault="008C6F2C">
            <w:pPr>
              <w:rPr>
                <w:lang w:val="en-GB"/>
              </w:rPr>
            </w:pPr>
            <w:r>
              <w:rPr>
                <w:sz w:val="18"/>
                <w:szCs w:val="18"/>
                <w:lang w:val="en-GB"/>
              </w:rPr>
              <w:t>17</w:t>
            </w:r>
          </w:p>
        </w:tc>
        <w:tc>
          <w:tcPr>
            <w:tcW w:w="2160" w:type="dxa"/>
          </w:tcPr>
          <w:p w14:paraId="04AAF453" w14:textId="77777777" w:rsidR="008F54E3" w:rsidRPr="00C32864" w:rsidRDefault="008C6F2C">
            <w:pPr>
              <w:rPr>
                <w:lang w:val="en-GB"/>
              </w:rPr>
            </w:pPr>
            <w:r>
              <w:rPr>
                <w:sz w:val="18"/>
                <w:szCs w:val="18"/>
                <w:lang w:val="en-GB"/>
              </w:rPr>
              <w:t>Employer authenticity statement</w:t>
            </w:r>
          </w:p>
        </w:tc>
        <w:tc>
          <w:tcPr>
            <w:tcW w:w="2160" w:type="dxa"/>
          </w:tcPr>
          <w:p w14:paraId="2D6BC65B" w14:textId="77777777" w:rsidR="008F54E3" w:rsidRPr="00C32864" w:rsidRDefault="008C6F2C">
            <w:pPr>
              <w:rPr>
                <w:lang w:val="en-GB"/>
              </w:rPr>
            </w:pPr>
            <w:r>
              <w:rPr>
                <w:sz w:val="18"/>
                <w:szCs w:val="18"/>
                <w:lang w:val="en-GB"/>
              </w:rPr>
              <w:t>Week 12</w:t>
            </w:r>
          </w:p>
        </w:tc>
        <w:tc>
          <w:tcPr>
            <w:tcW w:w="2160" w:type="dxa"/>
          </w:tcPr>
          <w:p w14:paraId="1AA55F5C" w14:textId="77777777" w:rsidR="008F54E3" w:rsidRPr="00C32864" w:rsidRDefault="008C6F2C">
            <w:pPr>
              <w:rPr>
                <w:lang w:val="en-GB"/>
              </w:rPr>
            </w:pPr>
            <w:r>
              <w:rPr>
                <w:sz w:val="18"/>
                <w:szCs w:val="18"/>
                <w:lang w:val="en-GB"/>
              </w:rPr>
              <w:t>Mandatory</w:t>
            </w:r>
          </w:p>
        </w:tc>
      </w:tr>
      <w:tr w:rsidR="008F54E3" w:rsidRPr="00C32864" w14:paraId="73DAA0CA" w14:textId="77777777">
        <w:trPr>
          <w:cantSplit/>
        </w:trPr>
        <w:tc>
          <w:tcPr>
            <w:tcW w:w="2160" w:type="dxa"/>
          </w:tcPr>
          <w:p w14:paraId="4ADF964C" w14:textId="77777777" w:rsidR="008F54E3" w:rsidRPr="00C32864" w:rsidRDefault="008C6F2C">
            <w:pPr>
              <w:rPr>
                <w:lang w:val="en-GB"/>
              </w:rPr>
            </w:pPr>
            <w:r>
              <w:rPr>
                <w:sz w:val="18"/>
                <w:szCs w:val="18"/>
                <w:lang w:val="en-GB"/>
              </w:rPr>
              <w:t>18</w:t>
            </w:r>
          </w:p>
        </w:tc>
        <w:tc>
          <w:tcPr>
            <w:tcW w:w="2160" w:type="dxa"/>
          </w:tcPr>
          <w:p w14:paraId="7E95C2DD" w14:textId="77777777" w:rsidR="008F54E3" w:rsidRPr="00C32864" w:rsidRDefault="008C6F2C">
            <w:pPr>
              <w:rPr>
                <w:lang w:val="en-GB"/>
              </w:rPr>
            </w:pPr>
            <w:r>
              <w:rPr>
                <w:sz w:val="18"/>
                <w:szCs w:val="18"/>
                <w:lang w:val="en-GB"/>
              </w:rPr>
              <w:t>AI-use log</w:t>
            </w:r>
          </w:p>
        </w:tc>
        <w:tc>
          <w:tcPr>
            <w:tcW w:w="2160" w:type="dxa"/>
          </w:tcPr>
          <w:p w14:paraId="52618FA5" w14:textId="77777777" w:rsidR="008F54E3" w:rsidRPr="00C32864" w:rsidRDefault="008C6F2C">
            <w:pPr>
              <w:rPr>
                <w:lang w:val="en-GB"/>
              </w:rPr>
            </w:pPr>
            <w:r>
              <w:rPr>
                <w:sz w:val="18"/>
                <w:szCs w:val="18"/>
                <w:lang w:val="en-GB"/>
              </w:rPr>
              <w:t>From day one</w:t>
            </w:r>
          </w:p>
        </w:tc>
        <w:tc>
          <w:tcPr>
            <w:tcW w:w="2160" w:type="dxa"/>
          </w:tcPr>
          <w:p w14:paraId="03D0946C" w14:textId="77777777" w:rsidR="008F54E3" w:rsidRPr="00C32864" w:rsidRDefault="008C6F2C">
            <w:pPr>
              <w:rPr>
                <w:lang w:val="en-GB"/>
              </w:rPr>
            </w:pPr>
            <w:r>
              <w:rPr>
                <w:sz w:val="18"/>
                <w:szCs w:val="18"/>
                <w:lang w:val="en-GB"/>
              </w:rPr>
              <w:t>Mandatory</w:t>
            </w:r>
          </w:p>
        </w:tc>
      </w:tr>
      <w:tr w:rsidR="008F54E3" w:rsidRPr="00C32864" w14:paraId="62A79E17" w14:textId="77777777">
        <w:trPr>
          <w:cantSplit/>
        </w:trPr>
        <w:tc>
          <w:tcPr>
            <w:tcW w:w="2160" w:type="dxa"/>
          </w:tcPr>
          <w:p w14:paraId="25575002" w14:textId="77777777" w:rsidR="008F54E3" w:rsidRPr="00C32864" w:rsidRDefault="008C6F2C">
            <w:pPr>
              <w:rPr>
                <w:lang w:val="en-GB"/>
              </w:rPr>
            </w:pPr>
            <w:r>
              <w:rPr>
                <w:sz w:val="18"/>
                <w:szCs w:val="18"/>
                <w:lang w:val="en-GB"/>
              </w:rPr>
              <w:t>19</w:t>
            </w:r>
          </w:p>
        </w:tc>
        <w:tc>
          <w:tcPr>
            <w:tcW w:w="2160" w:type="dxa"/>
          </w:tcPr>
          <w:p w14:paraId="21A5227D" w14:textId="77777777" w:rsidR="008F54E3" w:rsidRPr="00C32864" w:rsidRDefault="008C6F2C">
            <w:pPr>
              <w:rPr>
                <w:lang w:val="en-GB"/>
              </w:rPr>
            </w:pPr>
            <w:r>
              <w:rPr>
                <w:sz w:val="18"/>
                <w:szCs w:val="18"/>
                <w:lang w:val="en-GB"/>
              </w:rPr>
              <w:t>Declined-work analysis, Leeds and Warrington (Apr–Jul 2026)</w:t>
            </w:r>
          </w:p>
        </w:tc>
        <w:tc>
          <w:tcPr>
            <w:tcW w:w="2160" w:type="dxa"/>
          </w:tcPr>
          <w:p w14:paraId="5728CD02" w14:textId="77777777" w:rsidR="008F54E3" w:rsidRPr="00C32864" w:rsidRDefault="008C6F2C">
            <w:pPr>
              <w:rPr>
                <w:lang w:val="en-GB"/>
              </w:rPr>
            </w:pPr>
            <w:r>
              <w:rPr>
                <w:sz w:val="18"/>
                <w:szCs w:val="18"/>
                <w:lang w:val="en-GB"/>
              </w:rPr>
              <w:t xml:space="preserve">Not scoped; added in drafting</w:t>
            </w:r>
          </w:p>
        </w:tc>
        <w:tc>
          <w:tcPr>
            <w:tcW w:w="2160" w:type="dxa"/>
          </w:tcPr>
          <w:p w14:paraId="534D9706" w14:textId="77777777" w:rsidR="008F54E3" w:rsidRPr="00C32864" w:rsidRDefault="008C6F2C">
            <w:pPr>
              <w:rPr>
                <w:lang w:val="en-GB"/>
              </w:rPr>
            </w:pPr>
            <w:r>
              <w:rPr>
                <w:sz w:val="18"/>
                <w:szCs w:val="18"/>
                <w:lang w:val="en-GB"/>
              </w:rPr>
              <w:t>3.1, 3.4, 4.3, 5.2, 5.3, 6</w:t>
            </w:r>
          </w:p>
        </w:tc>
      </w:tr>
    </w:tbl>
    <w:p w14:paraId="5368BB2F" w14:textId="77777777" w:rsidR="008F54E3" w:rsidRPr="00C32864" w:rsidRDefault="008C6F2C">
      <w:pPr>
        <w:pStyle w:val="Heading2"/>
        <w:pageBreakBefore/>
        <w:rPr>
          <w:lang w:val="en-GB"/>
        </w:rPr>
      </w:pPr>
      <w:bookmarkStart w:id="26" w:name="_Toc242194021"/>
      <w:r>
        <w:rPr>
          <w:lang w:val="en-GB"/>
        </w:rPr>
        <w:t>Appendix 1. Stakeholder map and communication plan</w:t>
      </w:r>
      <w:bookmarkEnd w:id="26"/>
    </w:p>
    <w:p w14:paraId="73E1EA50" w14:textId="77777777" w:rsidR="008F54E3" w:rsidRPr="00C32864" w:rsidRDefault="008C6F2C">
      <w:pPr>
        <w:pStyle w:val="TableCaption"/>
        <w:keepNext/>
        <w:spacing w:before="240"/>
        <w:rPr>
          <w:lang w:val="en-GB"/>
        </w:rPr>
      </w:pPr>
      <w:r>
        <w:rPr>
          <w:lang w:val="en-GB"/>
        </w:rPr>
        <w:t>Figure A1.1. Stakeholder power-interest matrix (after Whittington et al., 2023)</w:t>
      </w:r>
    </w:p>
    <w:p w14:paraId="3CE70303" w14:textId="77777777" w:rsidR="00801AF1" w:rsidRDefault="006F6860">
      <w:pPr>
        <w:keepNext/>
        <w:rPr>
          <w:lang w:val="en-GB"/>
        </w:rPr>
      </w:pPr>
      <w:r>
        <w:rPr>
          <w:noProof/>
        </w:rPr>
        <w:drawing>
          <wp:inline distT="0" distB="0" distL="0" distR="0" wp14:anchorId="375E2259" wp14:editId="3158714C">
            <wp:extent cx="4937760" cy="3154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1_power_interest.png"/>
                    <pic:cNvPicPr/>
                  </pic:nvPicPr>
                  <pic:blipFill>
                    <a:blip r:embed="rId9"/>
                    <a:stretch>
                      <a:fillRect/>
                    </a:stretch>
                  </pic:blipFill>
                  <pic:spPr>
                    <a:xfrm>
                      <a:off x="0" y="0"/>
                      <a:ext cx="4937760" cy="3154680"/>
                    </a:xfrm>
                    <a:prstGeom prst="rect">
                      <a:avLst/>
                    </a:prstGeom>
                  </pic:spPr>
                </pic:pic>
              </a:graphicData>
            </a:graphic>
          </wp:inline>
        </w:drawing>
      </w:r>
    </w:p>
    <w:p w14:paraId="056B5EFD" w14:textId="77777777" w:rsidR="00801AF1" w:rsidRDefault="006F6860">
      <w:pPr>
        <w:pStyle w:val="TableNote"/>
      </w:pPr>
      <w:r>
        <w:rPr>
          <w:i/>
        </w:rPr>
        <w:t>Note.</w:t>
      </w:r>
      <w:r>
        <w:t xml:space="preserve"> Placement follows the power and interest ratings in Table A1.1; the labels in each corner are the standard strategies for that quadrant.</w:t>
      </w:r>
    </w:p>
    <w:p w14:paraId="0327BBAC" w14:textId="77777777" w:rsidR="008F54E3" w:rsidRPr="00C32864" w:rsidRDefault="008C6F2C">
      <w:pPr>
        <w:pStyle w:val="TableCaption"/>
        <w:keepNext/>
        <w:rPr>
          <w:lang w:val="en-GB"/>
        </w:rPr>
      </w:pPr>
      <w:r>
        <w:rPr>
          <w:lang w:val="en-GB"/>
        </w:rPr>
        <w:t>Table A1.1. Communication plan, with salience (Mitchell et al., 1997) and influencing tactics (Boddy, 2002)</w:t>
      </w:r>
    </w:p>
    <w:tbl>
      <w:tblPr>
        <w:tblStyle w:val="TableGrid"/>
        <w:tblW w:w="8640" w:type="dxa"/>
        <w:tblLook w:val="04A0" w:firstRow="1" w:lastRow="0" w:firstColumn="1" w:lastColumn="0" w:noHBand="0" w:noVBand="1"/>
      </w:tblPr>
      <w:tblGrid>
        <w:gridCol w:w="1131"/>
        <w:gridCol w:w="1164"/>
        <w:gridCol w:w="1336"/>
        <w:gridCol w:w="1792"/>
        <w:gridCol w:w="1038"/>
        <w:gridCol w:w="995"/>
        <w:gridCol w:w="1184"/>
      </w:tblGrid>
      <w:tr w:rsidR="008F54E3" w:rsidRPr="00C32864" w14:paraId="495F8CED" w14:textId="77777777">
        <w:trPr>
          <w:cantSplit/>
          <w:tblHeader/>
        </w:trPr>
        <w:tc>
          <w:tcPr>
            <w:tcW w:w="1115" w:type="dxa"/>
          </w:tcPr>
          <w:p w14:paraId="26576BF6" w14:textId="77777777" w:rsidR="008F54E3" w:rsidRPr="00C32864" w:rsidRDefault="008C6F2C">
            <w:pPr>
              <w:keepNext/>
              <w:rPr>
                <w:lang w:val="en-GB"/>
              </w:rPr>
            </w:pPr>
            <w:r>
              <w:rPr>
                <w:b/>
                <w:sz w:val="16"/>
                <w:szCs w:val="16"/>
                <w:lang w:val="en-GB"/>
              </w:rPr>
              <w:t>Stakeholder</w:t>
            </w:r>
          </w:p>
        </w:tc>
        <w:tc>
          <w:tcPr>
            <w:tcW w:w="1149" w:type="dxa"/>
          </w:tcPr>
          <w:p w14:paraId="02D571DF" w14:textId="77777777" w:rsidR="008F54E3" w:rsidRPr="00C32864" w:rsidRDefault="008C6F2C">
            <w:pPr>
              <w:keepNext/>
              <w:rPr>
                <w:lang w:val="en-GB"/>
              </w:rPr>
            </w:pPr>
            <w:r>
              <w:rPr>
                <w:b/>
                <w:sz w:val="16"/>
                <w:szCs w:val="16"/>
                <w:lang w:val="en-GB"/>
              </w:rPr>
              <w:t>Power / interest; salience</w:t>
            </w:r>
          </w:p>
        </w:tc>
        <w:tc>
          <w:tcPr>
            <w:tcW w:w="1343" w:type="dxa"/>
          </w:tcPr>
          <w:p w14:paraId="517E36A7" w14:textId="77777777" w:rsidR="008F54E3" w:rsidRPr="00C32864" w:rsidRDefault="008C6F2C">
            <w:pPr>
              <w:keepNext/>
              <w:rPr>
                <w:lang w:val="en-GB"/>
              </w:rPr>
            </w:pPr>
            <w:r>
              <w:rPr>
                <w:b/>
                <w:sz w:val="16"/>
                <w:szCs w:val="16"/>
                <w:lang w:val="en-GB"/>
              </w:rPr>
              <w:t>Strategy and tactics</w:t>
            </w:r>
          </w:p>
        </w:tc>
        <w:tc>
          <w:tcPr>
            <w:tcW w:w="1846" w:type="dxa"/>
          </w:tcPr>
          <w:p w14:paraId="720378D0" w14:textId="77777777" w:rsidR="008F54E3" w:rsidRPr="00C32864" w:rsidRDefault="008C6F2C">
            <w:pPr>
              <w:keepNext/>
              <w:rPr>
                <w:lang w:val="en-GB"/>
              </w:rPr>
            </w:pPr>
            <w:r>
              <w:rPr>
                <w:b/>
                <w:sz w:val="16"/>
                <w:szCs w:val="16"/>
                <w:lang w:val="en-GB"/>
              </w:rPr>
              <w:t>Key message</w:t>
            </w:r>
          </w:p>
        </w:tc>
        <w:tc>
          <w:tcPr>
            <w:tcW w:w="1022" w:type="dxa"/>
          </w:tcPr>
          <w:p w14:paraId="0A3EB3BC" w14:textId="77777777" w:rsidR="008F54E3" w:rsidRPr="00C32864" w:rsidRDefault="008C6F2C">
            <w:pPr>
              <w:keepNext/>
              <w:rPr>
                <w:lang w:val="en-GB"/>
              </w:rPr>
            </w:pPr>
            <w:r>
              <w:rPr>
                <w:b/>
                <w:sz w:val="16"/>
                <w:szCs w:val="16"/>
                <w:lang w:val="en-GB"/>
              </w:rPr>
              <w:t>Channel</w:t>
            </w:r>
          </w:p>
        </w:tc>
        <w:tc>
          <w:tcPr>
            <w:tcW w:w="977" w:type="dxa"/>
          </w:tcPr>
          <w:p w14:paraId="2281E3A1" w14:textId="77777777" w:rsidR="008F54E3" w:rsidRPr="00C32864" w:rsidRDefault="008C6F2C">
            <w:pPr>
              <w:keepNext/>
              <w:rPr>
                <w:lang w:val="en-GB"/>
              </w:rPr>
            </w:pPr>
            <w:r>
              <w:rPr>
                <w:b/>
                <w:sz w:val="16"/>
                <w:szCs w:val="16"/>
                <w:lang w:val="en-GB"/>
              </w:rPr>
              <w:t>Frequency</w:t>
            </w:r>
          </w:p>
        </w:tc>
        <w:tc>
          <w:tcPr>
            <w:tcW w:w="1188" w:type="dxa"/>
          </w:tcPr>
          <w:p w14:paraId="6C065108" w14:textId="77777777" w:rsidR="008F54E3" w:rsidRPr="00C32864" w:rsidRDefault="008C6F2C">
            <w:pPr>
              <w:keepNext/>
              <w:rPr>
                <w:lang w:val="en-GB"/>
              </w:rPr>
            </w:pPr>
            <w:r>
              <w:rPr>
                <w:b/>
                <w:sz w:val="16"/>
                <w:szCs w:val="16"/>
                <w:lang w:val="en-GB"/>
              </w:rPr>
              <w:t>Owner</w:t>
            </w:r>
          </w:p>
        </w:tc>
      </w:tr>
      <w:tr w:rsidR="008F54E3" w:rsidRPr="00C32864" w14:paraId="4EF87C86" w14:textId="77777777">
        <w:trPr>
          <w:cantSplit/>
        </w:trPr>
        <w:tc>
          <w:tcPr>
            <w:tcW w:w="1115" w:type="dxa"/>
          </w:tcPr>
          <w:p w14:paraId="71AE4506" w14:textId="77777777" w:rsidR="008F54E3" w:rsidRPr="00C32864" w:rsidRDefault="008C6F2C">
            <w:pPr>
              <w:rPr>
                <w:lang w:val="en-GB"/>
              </w:rPr>
            </w:pPr>
            <w:r>
              <w:rPr>
                <w:sz w:val="16"/>
                <w:szCs w:val="16"/>
                <w:lang w:val="en-GB"/>
              </w:rPr>
              <w:t>MD and board</w:t>
            </w:r>
          </w:p>
        </w:tc>
        <w:tc>
          <w:tcPr>
            <w:tcW w:w="1149" w:type="dxa"/>
          </w:tcPr>
          <w:p w14:paraId="459AEAB8" w14:textId="77777777" w:rsidR="008F54E3" w:rsidRPr="00C32864" w:rsidRDefault="008C6F2C">
            <w:pPr>
              <w:rPr>
                <w:lang w:val="en-GB"/>
              </w:rPr>
            </w:pPr>
            <w:r>
              <w:rPr>
                <w:sz w:val="16"/>
                <w:szCs w:val="16"/>
                <w:lang w:val="en-GB"/>
              </w:rPr>
              <w:t>High / High; definitive</w:t>
            </w:r>
          </w:p>
        </w:tc>
        <w:tc>
          <w:tcPr>
            <w:tcW w:w="1343" w:type="dxa"/>
          </w:tcPr>
          <w:p w14:paraId="632B7247" w14:textId="77777777" w:rsidR="008F54E3" w:rsidRPr="00C32864" w:rsidRDefault="008C6F2C">
            <w:pPr>
              <w:rPr>
                <w:lang w:val="en-GB"/>
              </w:rPr>
            </w:pPr>
            <w:r>
              <w:rPr>
                <w:sz w:val="16"/>
                <w:szCs w:val="16"/>
                <w:lang w:val="en-GB"/>
              </w:rPr>
              <w:t>Manage closely: rational persuasion, consultation</w:t>
            </w:r>
          </w:p>
        </w:tc>
        <w:tc>
          <w:tcPr>
            <w:tcW w:w="1846" w:type="dxa"/>
          </w:tcPr>
          <w:p w14:paraId="14CBFB0B" w14:textId="77777777" w:rsidR="008F54E3" w:rsidRPr="00C32864" w:rsidRDefault="008C6F2C">
            <w:pPr>
              <w:rPr>
                <w:lang w:val="en-GB"/>
              </w:rPr>
            </w:pPr>
            <w:r>
              <w:rPr>
                <w:sz w:val="16"/>
                <w:szCs w:val="16"/>
                <w:lang w:val="en-GB"/>
              </w:rPr>
              <w:t xml:space="preserve">A repeatable, evidence-based site decision:</w:t>
            </w:r>
            <w:r>
              <w:rPr>
                <w:rStyle w:val="CommentReference"/>
              </w:rPr>
            </w:r>
            <w:r>
              <w:rPr>
                <w:sz w:val="16"/>
                <w:szCs w:val="16"/>
                <w:lang w:val="en-GB"/>
              </w:rPr>
              <w:t xml:space="preserve"> Option A breaks even at 596 m³ a month against 842 planned, and capital is released only gate by gate.</w:t>
            </w:r>
          </w:p>
        </w:tc>
        <w:tc>
          <w:tcPr>
            <w:tcW w:w="1022" w:type="dxa"/>
          </w:tcPr>
          <w:p w14:paraId="706A8206" w14:textId="77777777" w:rsidR="008F54E3" w:rsidRPr="00C32864" w:rsidRDefault="008C6F2C">
            <w:pPr>
              <w:rPr>
                <w:lang w:val="en-GB"/>
              </w:rPr>
            </w:pPr>
            <w:r>
              <w:rPr>
                <w:sz w:val="16"/>
                <w:szCs w:val="16"/>
                <w:lang w:val="en-GB"/>
              </w:rPr>
              <w:t>Sponsor review; board paper</w:t>
            </w:r>
          </w:p>
        </w:tc>
        <w:tc>
          <w:tcPr>
            <w:tcW w:w="977" w:type="dxa"/>
          </w:tcPr>
          <w:p w14:paraId="410B26C0" w14:textId="77777777" w:rsidR="008F54E3" w:rsidRPr="00C32864" w:rsidRDefault="008C6F2C">
            <w:pPr>
              <w:rPr>
                <w:lang w:val="en-GB"/>
              </w:rPr>
            </w:pPr>
            <w:r>
              <w:rPr>
                <w:sz w:val="16"/>
                <w:szCs w:val="16"/>
                <w:lang w:val="en-GB"/>
              </w:rPr>
              <w:t>Fortnightly</w:t>
            </w:r>
          </w:p>
        </w:tc>
        <w:tc>
          <w:tcPr>
            <w:tcW w:w="1188" w:type="dxa"/>
          </w:tcPr>
          <w:p w14:paraId="63DA7647" w14:textId="77777777" w:rsidR="008F54E3" w:rsidRPr="00C32864" w:rsidRDefault="008C6F2C">
            <w:pPr>
              <w:rPr>
                <w:lang w:val="en-GB"/>
              </w:rPr>
            </w:pPr>
            <w:r>
              <w:rPr>
                <w:sz w:val="16"/>
                <w:szCs w:val="16"/>
                <w:lang w:val="en-GB"/>
              </w:rPr>
              <w:t>Business Manager</w:t>
            </w:r>
          </w:p>
        </w:tc>
      </w:tr>
      <w:tr w:rsidR="008F54E3" w:rsidRPr="00C32864" w14:paraId="662D26A0" w14:textId="77777777">
        <w:trPr>
          <w:cantSplit/>
        </w:trPr>
        <w:tc>
          <w:tcPr>
            <w:tcW w:w="1115" w:type="dxa"/>
          </w:tcPr>
          <w:p w14:paraId="2DCE0EC0" w14:textId="77777777" w:rsidR="008F54E3" w:rsidRPr="00C32864" w:rsidRDefault="008C6F2C">
            <w:pPr>
              <w:rPr>
                <w:lang w:val="en-GB"/>
              </w:rPr>
            </w:pPr>
            <w:r>
              <w:rPr>
                <w:sz w:val="16"/>
                <w:szCs w:val="16"/>
                <w:lang w:val="en-GB"/>
              </w:rPr>
              <w:t>Operations Manager</w:t>
            </w:r>
          </w:p>
        </w:tc>
        <w:tc>
          <w:tcPr>
            <w:tcW w:w="1149" w:type="dxa"/>
          </w:tcPr>
          <w:p w14:paraId="5518AF12" w14:textId="77777777" w:rsidR="008F54E3" w:rsidRPr="00C32864" w:rsidRDefault="008C6F2C">
            <w:pPr>
              <w:rPr>
                <w:lang w:val="en-GB"/>
              </w:rPr>
            </w:pPr>
            <w:r>
              <w:rPr>
                <w:sz w:val="16"/>
                <w:szCs w:val="16"/>
                <w:lang w:val="en-GB"/>
              </w:rPr>
              <w:t>Medium / High; dominant, definitive at G5</w:t>
            </w:r>
          </w:p>
        </w:tc>
        <w:tc>
          <w:tcPr>
            <w:tcW w:w="1343" w:type="dxa"/>
          </w:tcPr>
          <w:p w14:paraId="2F011EC8" w14:textId="77777777" w:rsidR="008F54E3" w:rsidRPr="00C32864" w:rsidRDefault="008C6F2C">
            <w:pPr>
              <w:rPr>
                <w:lang w:val="en-GB"/>
              </w:rPr>
            </w:pPr>
            <w:r>
              <w:rPr>
                <w:sz w:val="16"/>
                <w:szCs w:val="16"/>
                <w:lang w:val="en-GB"/>
              </w:rPr>
              <w:t>Engage participatively: consultation</w:t>
            </w:r>
          </w:p>
        </w:tc>
        <w:tc>
          <w:tcPr>
            <w:tcW w:w="1846" w:type="dxa"/>
          </w:tcPr>
          <w:p w14:paraId="59069EF2" w14:textId="77777777" w:rsidR="008F54E3" w:rsidRPr="00C32864" w:rsidRDefault="008C6F2C">
            <w:pPr>
              <w:rPr>
                <w:lang w:val="en-GB"/>
              </w:rPr>
            </w:pPr>
            <w:r>
              <w:rPr>
                <w:sz w:val="16"/>
                <w:szCs w:val="16"/>
                <w:lang w:val="en-GB"/>
              </w:rPr>
              <w:t xml:space="preserve">Capacity headroom is both a selection criterion and a gate:</w:t>
            </w:r>
            <w:r>
              <w:rPr>
                <w:rStyle w:val="CommentReference"/>
              </w:rPr>
            </w:r>
            <w:r>
              <w:rPr>
                <w:sz w:val="16"/>
                <w:szCs w:val="16"/>
                <w:lang w:val="en-GB"/>
              </w:rPr>
              <w:t xml:space="preserve"> the depot opens only with its own drivers, maintenance and spare cover in place (G5).</w:t>
            </w:r>
          </w:p>
        </w:tc>
        <w:tc>
          <w:tcPr>
            <w:tcW w:w="1022" w:type="dxa"/>
          </w:tcPr>
          <w:p w14:paraId="6E0C7DE8" w14:textId="77777777" w:rsidR="008F54E3" w:rsidRPr="00C32864" w:rsidRDefault="008C6F2C">
            <w:pPr>
              <w:rPr>
                <w:lang w:val="en-GB"/>
              </w:rPr>
            </w:pPr>
            <w:r>
              <w:rPr>
                <w:sz w:val="16"/>
                <w:szCs w:val="16"/>
                <w:lang w:val="en-GB"/>
              </w:rPr>
              <w:t>Working session</w:t>
            </w:r>
          </w:p>
        </w:tc>
        <w:tc>
          <w:tcPr>
            <w:tcW w:w="977" w:type="dxa"/>
          </w:tcPr>
          <w:p w14:paraId="70471EDF" w14:textId="77777777" w:rsidR="008F54E3" w:rsidRPr="00C32864" w:rsidRDefault="008C6F2C">
            <w:pPr>
              <w:rPr>
                <w:lang w:val="en-GB"/>
              </w:rPr>
            </w:pPr>
            <w:r>
              <w:rPr>
                <w:sz w:val="16"/>
                <w:szCs w:val="16"/>
                <w:lang w:val="en-GB"/>
              </w:rPr>
              <w:t>Weekly</w:t>
            </w:r>
          </w:p>
        </w:tc>
        <w:tc>
          <w:tcPr>
            <w:tcW w:w="1188" w:type="dxa"/>
          </w:tcPr>
          <w:p w14:paraId="737838EF" w14:textId="77777777" w:rsidR="008F54E3" w:rsidRPr="00C32864" w:rsidRDefault="008C6F2C">
            <w:pPr>
              <w:rPr>
                <w:lang w:val="en-GB"/>
              </w:rPr>
            </w:pPr>
            <w:r>
              <w:rPr>
                <w:sz w:val="16"/>
                <w:szCs w:val="16"/>
                <w:lang w:val="en-GB"/>
              </w:rPr>
              <w:t>Business Manager</w:t>
            </w:r>
          </w:p>
        </w:tc>
      </w:tr>
      <w:tr w:rsidR="008F54E3" w:rsidRPr="00C32864" w14:paraId="37BDF308" w14:textId="77777777">
        <w:trPr>
          <w:cantSplit/>
        </w:trPr>
        <w:tc>
          <w:tcPr>
            <w:tcW w:w="1115" w:type="dxa"/>
          </w:tcPr>
          <w:p w14:paraId="6D2FC76D" w14:textId="77777777" w:rsidR="008F54E3" w:rsidRPr="00C32864" w:rsidRDefault="008C6F2C">
            <w:pPr>
              <w:rPr>
                <w:lang w:val="en-GB"/>
              </w:rPr>
            </w:pPr>
            <w:r>
              <w:rPr>
                <w:sz w:val="16"/>
                <w:szCs w:val="16"/>
                <w:lang w:val="en-GB"/>
              </w:rPr>
              <w:t>Business Development Manager</w:t>
            </w:r>
          </w:p>
        </w:tc>
        <w:tc>
          <w:tcPr>
            <w:tcW w:w="1149" w:type="dxa"/>
          </w:tcPr>
          <w:p w14:paraId="5D0291BD" w14:textId="77777777" w:rsidR="008F54E3" w:rsidRPr="00C32864" w:rsidRDefault="008C6F2C">
            <w:pPr>
              <w:rPr>
                <w:lang w:val="en-GB"/>
              </w:rPr>
            </w:pPr>
            <w:r>
              <w:rPr>
                <w:sz w:val="16"/>
                <w:szCs w:val="16"/>
                <w:lang w:val="en-GB"/>
              </w:rPr>
              <w:t>Medium / High; dominant, definitive at G3</w:t>
            </w:r>
          </w:p>
        </w:tc>
        <w:tc>
          <w:tcPr>
            <w:tcW w:w="1343" w:type="dxa"/>
          </w:tcPr>
          <w:p w14:paraId="469DE44A" w14:textId="77777777" w:rsidR="008F54E3" w:rsidRPr="00C32864" w:rsidRDefault="008C6F2C">
            <w:pPr>
              <w:rPr>
                <w:lang w:val="en-GB"/>
              </w:rPr>
            </w:pPr>
            <w:r>
              <w:rPr>
                <w:sz w:val="16"/>
                <w:szCs w:val="16"/>
                <w:lang w:val="en-GB"/>
              </w:rPr>
              <w:t>Engage participatively: consultation</w:t>
            </w:r>
          </w:p>
        </w:tc>
        <w:tc>
          <w:tcPr>
            <w:tcW w:w="1846" w:type="dxa"/>
          </w:tcPr>
          <w:p w14:paraId="324BC28D" w14:textId="77777777" w:rsidR="008F54E3" w:rsidRPr="00C32864" w:rsidRDefault="008C6F2C">
            <w:pPr>
              <w:rPr>
                <w:lang w:val="en-GB"/>
              </w:rPr>
            </w:pPr>
            <w:r>
              <w:rPr>
                <w:sz w:val="16"/>
                <w:szCs w:val="16"/>
                <w:lang w:val="en-GB"/>
              </w:rPr>
              <w:t xml:space="preserve">Pre-sold volume at agreed rates gates the fleet order (G3); </w:t>
            </w:r>
            <w:r>
              <w:rPr>
                <w:sz w:val="16"/>
                <w:szCs w:val="16"/>
                <w:lang w:val="en-GB"/>
              </w:rPr>
              <w:t xml:space="preserve">the offer is reliability, not discount</w:t>
            </w:r>
            <w:r>
              <w:rPr>
                <w:rStyle w:val="CommentReference"/>
              </w:rPr>
            </w:r>
            <w:r>
              <w:rPr>
                <w:sz w:val="16"/>
                <w:szCs w:val="16"/>
                <w:lang w:val="en-GB"/>
              </w:rPr>
              <w:t xml:space="preserve">.</w:t>
            </w:r>
          </w:p>
        </w:tc>
        <w:tc>
          <w:tcPr>
            <w:tcW w:w="1022" w:type="dxa"/>
          </w:tcPr>
          <w:p w14:paraId="1F7362A2" w14:textId="77777777" w:rsidR="008F54E3" w:rsidRPr="00C32864" w:rsidRDefault="008C6F2C">
            <w:pPr>
              <w:rPr>
                <w:lang w:val="en-GB"/>
              </w:rPr>
            </w:pPr>
            <w:r>
              <w:rPr>
                <w:sz w:val="16"/>
                <w:szCs w:val="16"/>
                <w:lang w:val="en-GB"/>
              </w:rPr>
              <w:t>Working session</w:t>
            </w:r>
          </w:p>
        </w:tc>
        <w:tc>
          <w:tcPr>
            <w:tcW w:w="977" w:type="dxa"/>
          </w:tcPr>
          <w:p w14:paraId="289B984D" w14:textId="77777777" w:rsidR="008F54E3" w:rsidRPr="00C32864" w:rsidRDefault="008C6F2C">
            <w:pPr>
              <w:rPr>
                <w:lang w:val="en-GB"/>
              </w:rPr>
            </w:pPr>
            <w:r>
              <w:rPr>
                <w:sz w:val="16"/>
                <w:szCs w:val="16"/>
                <w:lang w:val="en-GB"/>
              </w:rPr>
              <w:t>Weekly</w:t>
            </w:r>
          </w:p>
        </w:tc>
        <w:tc>
          <w:tcPr>
            <w:tcW w:w="1188" w:type="dxa"/>
          </w:tcPr>
          <w:p w14:paraId="742E8555" w14:textId="77777777" w:rsidR="008F54E3" w:rsidRPr="00C32864" w:rsidRDefault="008C6F2C">
            <w:pPr>
              <w:rPr>
                <w:lang w:val="en-GB"/>
              </w:rPr>
            </w:pPr>
            <w:r>
              <w:rPr>
                <w:sz w:val="16"/>
                <w:szCs w:val="16"/>
                <w:lang w:val="en-GB"/>
              </w:rPr>
              <w:t>Business Manager</w:t>
            </w:r>
          </w:p>
        </w:tc>
      </w:tr>
      <w:tr w:rsidR="008F54E3" w:rsidRPr="00C32864" w14:paraId="03DFA477" w14:textId="77777777">
        <w:trPr>
          <w:cantSplit/>
        </w:trPr>
        <w:tc>
          <w:tcPr>
            <w:tcW w:w="1115" w:type="dxa"/>
          </w:tcPr>
          <w:p w14:paraId="0D215C24" w14:textId="77777777" w:rsidR="008F54E3" w:rsidRPr="00C32864" w:rsidRDefault="008C6F2C">
            <w:pPr>
              <w:rPr>
                <w:lang w:val="en-GB"/>
              </w:rPr>
            </w:pPr>
            <w:r>
              <w:rPr>
                <w:sz w:val="16"/>
                <w:szCs w:val="16"/>
                <w:lang w:val="en-GB"/>
              </w:rPr>
              <w:t>Scheduler</w:t>
            </w:r>
          </w:p>
        </w:tc>
        <w:tc>
          <w:tcPr>
            <w:tcW w:w="1149" w:type="dxa"/>
          </w:tcPr>
          <w:p w14:paraId="53D88993" w14:textId="77777777" w:rsidR="008F54E3" w:rsidRPr="00C32864" w:rsidRDefault="008C6F2C">
            <w:pPr>
              <w:rPr>
                <w:lang w:val="en-GB"/>
              </w:rPr>
            </w:pPr>
            <w:r>
              <w:rPr>
                <w:sz w:val="16"/>
                <w:szCs w:val="16"/>
                <w:lang w:val="en-GB"/>
              </w:rPr>
              <w:t>Low / High; discretionary, dependent at G6</w:t>
            </w:r>
          </w:p>
        </w:tc>
        <w:tc>
          <w:tcPr>
            <w:tcW w:w="1343" w:type="dxa"/>
          </w:tcPr>
          <w:p w14:paraId="3522A498" w14:textId="77777777" w:rsidR="008F54E3" w:rsidRPr="00C32864" w:rsidRDefault="008C6F2C">
            <w:pPr>
              <w:rPr>
                <w:lang w:val="en-GB"/>
              </w:rPr>
            </w:pPr>
            <w:r>
              <w:rPr>
                <w:sz w:val="16"/>
                <w:szCs w:val="16"/>
                <w:lang w:val="en-GB"/>
              </w:rPr>
              <w:t>Keep informed: rational persuasion</w:t>
            </w:r>
          </w:p>
        </w:tc>
        <w:tc>
          <w:tcPr>
            <w:tcW w:w="1846" w:type="dxa"/>
          </w:tcPr>
          <w:p w14:paraId="0D112D0B" w14:textId="77777777" w:rsidR="008F54E3" w:rsidRPr="00C32864" w:rsidRDefault="008C6F2C">
            <w:pPr>
              <w:rPr>
                <w:lang w:val="en-GB"/>
              </w:rPr>
            </w:pPr>
            <w:r>
              <w:rPr>
                <w:sz w:val="16"/>
                <w:szCs w:val="16"/>
                <w:lang w:val="en-GB"/>
              </w:rPr>
              <w:t>Morning capacity at Leeds is the constraint the plan must not worsen; coded decline logs with postcodes will show whether it does.</w:t>
            </w:r>
          </w:p>
        </w:tc>
        <w:tc>
          <w:tcPr>
            <w:tcW w:w="1022" w:type="dxa"/>
          </w:tcPr>
          <w:p w14:paraId="66F9BFF5" w14:textId="77777777" w:rsidR="008F54E3" w:rsidRPr="00C32864" w:rsidRDefault="008C6F2C">
            <w:pPr>
              <w:rPr>
                <w:lang w:val="en-GB"/>
              </w:rPr>
            </w:pPr>
            <w:r>
              <w:rPr>
                <w:sz w:val="16"/>
                <w:szCs w:val="16"/>
                <w:lang w:val="en-GB"/>
              </w:rPr>
              <w:t>Briefing</w:t>
            </w:r>
          </w:p>
        </w:tc>
        <w:tc>
          <w:tcPr>
            <w:tcW w:w="977" w:type="dxa"/>
          </w:tcPr>
          <w:p w14:paraId="1646065A" w14:textId="77777777" w:rsidR="008F54E3" w:rsidRPr="00C32864" w:rsidRDefault="008C6F2C">
            <w:pPr>
              <w:rPr>
                <w:lang w:val="en-GB"/>
              </w:rPr>
            </w:pPr>
            <w:r>
              <w:rPr>
                <w:sz w:val="16"/>
                <w:szCs w:val="16"/>
                <w:lang w:val="en-GB"/>
              </w:rPr>
              <w:t>Fortnightly</w:t>
            </w:r>
          </w:p>
        </w:tc>
        <w:tc>
          <w:tcPr>
            <w:tcW w:w="1188" w:type="dxa"/>
          </w:tcPr>
          <w:p w14:paraId="176E7733" w14:textId="77777777" w:rsidR="008F54E3" w:rsidRPr="00C32864" w:rsidRDefault="008C6F2C">
            <w:pPr>
              <w:rPr>
                <w:lang w:val="en-GB"/>
              </w:rPr>
            </w:pPr>
            <w:r>
              <w:rPr>
                <w:sz w:val="16"/>
                <w:szCs w:val="16"/>
                <w:lang w:val="en-GB"/>
              </w:rPr>
              <w:t>Operations Manager</w:t>
            </w:r>
          </w:p>
        </w:tc>
      </w:tr>
      <w:tr w:rsidR="008F54E3" w:rsidRPr="00C32864" w14:paraId="613125F8" w14:textId="77777777">
        <w:trPr>
          <w:cantSplit/>
        </w:trPr>
        <w:tc>
          <w:tcPr>
            <w:tcW w:w="1115" w:type="dxa"/>
          </w:tcPr>
          <w:p w14:paraId="35B520E7" w14:textId="77777777" w:rsidR="008F54E3" w:rsidRPr="00C32864" w:rsidRDefault="008C6F2C">
            <w:pPr>
              <w:rPr>
                <w:lang w:val="en-GB"/>
              </w:rPr>
            </w:pPr>
            <w:r>
              <w:rPr>
                <w:sz w:val="16"/>
                <w:szCs w:val="16"/>
                <w:lang w:val="en-GB"/>
              </w:rPr>
              <w:t>Material suppliers</w:t>
            </w:r>
          </w:p>
        </w:tc>
        <w:tc>
          <w:tcPr>
            <w:tcW w:w="1149" w:type="dxa"/>
          </w:tcPr>
          <w:p w14:paraId="00BC1630" w14:textId="77777777" w:rsidR="008F54E3" w:rsidRPr="00C32864" w:rsidRDefault="008C6F2C">
            <w:pPr>
              <w:rPr>
                <w:lang w:val="en-GB"/>
              </w:rPr>
            </w:pPr>
            <w:r>
              <w:rPr>
                <w:sz w:val="16"/>
                <w:szCs w:val="16"/>
                <w:lang w:val="en-GB"/>
              </w:rPr>
              <w:t>Medium / Medium; dominant, definitive at G6</w:t>
            </w:r>
          </w:p>
        </w:tc>
        <w:tc>
          <w:tcPr>
            <w:tcW w:w="1343" w:type="dxa"/>
          </w:tcPr>
          <w:p w14:paraId="4AABE1DD" w14:textId="77777777" w:rsidR="008F54E3" w:rsidRPr="00C32864" w:rsidRDefault="008C6F2C">
            <w:pPr>
              <w:rPr>
                <w:lang w:val="en-GB"/>
              </w:rPr>
            </w:pPr>
            <w:r>
              <w:rPr>
                <w:sz w:val="16"/>
                <w:szCs w:val="16"/>
                <w:lang w:val="en-GB"/>
              </w:rPr>
              <w:t>Keep satisfied: exchange</w:t>
            </w:r>
          </w:p>
        </w:tc>
        <w:tc>
          <w:tcPr>
            <w:tcW w:w="1846" w:type="dxa"/>
          </w:tcPr>
          <w:p w14:paraId="3F04BE7E" w14:textId="77777777" w:rsidR="008F54E3" w:rsidRPr="00C32864" w:rsidRDefault="008C6F2C">
            <w:pPr>
              <w:rPr>
                <w:lang w:val="en-GB"/>
              </w:rPr>
            </w:pPr>
            <w:r>
              <w:rPr>
                <w:sz w:val="16"/>
                <w:szCs w:val="16"/>
                <w:lang w:val="en-GB"/>
              </w:rPr>
              <w:t>A second site means more volume under a 24-month agreement, in return for price stability and lower-clinker cement and GGBS supply.</w:t>
            </w:r>
          </w:p>
        </w:tc>
        <w:tc>
          <w:tcPr>
            <w:tcW w:w="1022" w:type="dxa"/>
          </w:tcPr>
          <w:p w14:paraId="340CB999" w14:textId="77777777" w:rsidR="008F54E3" w:rsidRPr="00C32864" w:rsidRDefault="008C6F2C">
            <w:pPr>
              <w:rPr>
                <w:lang w:val="en-GB"/>
              </w:rPr>
            </w:pPr>
            <w:r>
              <w:rPr>
                <w:sz w:val="16"/>
                <w:szCs w:val="16"/>
                <w:lang w:val="en-GB"/>
              </w:rPr>
              <w:t>Commercial meeting</w:t>
            </w:r>
          </w:p>
        </w:tc>
        <w:tc>
          <w:tcPr>
            <w:tcW w:w="977" w:type="dxa"/>
          </w:tcPr>
          <w:p w14:paraId="6738E38B" w14:textId="77777777" w:rsidR="008F54E3" w:rsidRPr="00C32864" w:rsidRDefault="008C6F2C">
            <w:pPr>
              <w:rPr>
                <w:lang w:val="en-GB"/>
              </w:rPr>
            </w:pPr>
            <w:r>
              <w:rPr>
                <w:sz w:val="16"/>
                <w:szCs w:val="16"/>
                <w:lang w:val="en-GB"/>
              </w:rPr>
              <w:t>Monthly</w:t>
            </w:r>
          </w:p>
        </w:tc>
        <w:tc>
          <w:tcPr>
            <w:tcW w:w="1188" w:type="dxa"/>
          </w:tcPr>
          <w:p w14:paraId="0C7E37D9" w14:textId="77777777" w:rsidR="008F54E3" w:rsidRPr="00C32864" w:rsidRDefault="008C6F2C">
            <w:pPr>
              <w:rPr>
                <w:lang w:val="en-GB"/>
              </w:rPr>
            </w:pPr>
            <w:r>
              <w:rPr>
                <w:sz w:val="16"/>
                <w:szCs w:val="16"/>
                <w:lang w:val="en-GB"/>
              </w:rPr>
              <w:t>Business Manager</w:t>
            </w:r>
          </w:p>
        </w:tc>
      </w:tr>
      <w:tr w:rsidR="008F54E3" w:rsidRPr="00C32864" w14:paraId="0825E919" w14:textId="77777777">
        <w:trPr>
          <w:cantSplit/>
        </w:trPr>
        <w:tc>
          <w:tcPr>
            <w:tcW w:w="1115" w:type="dxa"/>
          </w:tcPr>
          <w:p w14:paraId="358A8664" w14:textId="77777777" w:rsidR="008F54E3" w:rsidRPr="00C32864" w:rsidRDefault="008C6F2C">
            <w:pPr>
              <w:rPr>
                <w:lang w:val="en-GB"/>
              </w:rPr>
            </w:pPr>
            <w:r>
              <w:rPr>
                <w:sz w:val="16"/>
                <w:szCs w:val="16"/>
                <w:lang w:val="en-GB"/>
              </w:rPr>
              <w:t>Depot teams</w:t>
            </w:r>
          </w:p>
        </w:tc>
        <w:tc>
          <w:tcPr>
            <w:tcW w:w="1149" w:type="dxa"/>
          </w:tcPr>
          <w:p w14:paraId="1E52885E" w14:textId="77777777" w:rsidR="008F54E3" w:rsidRPr="00C32864" w:rsidRDefault="008C6F2C">
            <w:pPr>
              <w:rPr>
                <w:lang w:val="en-GB"/>
              </w:rPr>
            </w:pPr>
            <w:r>
              <w:rPr>
                <w:sz w:val="16"/>
                <w:szCs w:val="16"/>
                <w:lang w:val="en-GB"/>
              </w:rPr>
              <w:t>Low / High; discretionary, dependent at G6</w:t>
            </w:r>
          </w:p>
        </w:tc>
        <w:tc>
          <w:tcPr>
            <w:tcW w:w="1343" w:type="dxa"/>
          </w:tcPr>
          <w:p w14:paraId="5F46300D" w14:textId="77777777" w:rsidR="008F54E3" w:rsidRPr="00C32864" w:rsidRDefault="008C6F2C">
            <w:pPr>
              <w:rPr>
                <w:lang w:val="en-GB"/>
              </w:rPr>
            </w:pPr>
            <w:r>
              <w:rPr>
                <w:sz w:val="16"/>
                <w:szCs w:val="16"/>
                <w:lang w:val="en-GB"/>
              </w:rPr>
              <w:t>Keep informed; address capacity concern: consultation</w:t>
            </w:r>
          </w:p>
        </w:tc>
        <w:tc>
          <w:tcPr>
            <w:tcW w:w="1846" w:type="dxa"/>
          </w:tcPr>
          <w:p w14:paraId="22AE3B84" w14:textId="77777777" w:rsidR="008F54E3" w:rsidRPr="00C32864" w:rsidRDefault="008C6F2C">
            <w:pPr>
              <w:rPr>
                <w:lang w:val="en-GB"/>
              </w:rPr>
            </w:pPr>
            <w:r>
              <w:rPr>
                <w:sz w:val="16"/>
                <w:szCs w:val="16"/>
                <w:lang w:val="en-GB"/>
              </w:rPr>
              <w:t>Capacity-related declines at your depot are reported monthly (KPI 5), and the new depot opens with its own crew and maintenance cover.</w:t>
            </w:r>
          </w:p>
        </w:tc>
        <w:tc>
          <w:tcPr>
            <w:tcW w:w="1022" w:type="dxa"/>
          </w:tcPr>
          <w:p w14:paraId="112DF3CC" w14:textId="77777777" w:rsidR="008F54E3" w:rsidRPr="00C32864" w:rsidRDefault="008C6F2C">
            <w:pPr>
              <w:rPr>
                <w:lang w:val="en-GB"/>
              </w:rPr>
            </w:pPr>
            <w:r>
              <w:rPr>
                <w:sz w:val="16"/>
                <w:szCs w:val="16"/>
                <w:lang w:val="en-GB"/>
              </w:rPr>
              <w:t>Toolbox talk</w:t>
            </w:r>
          </w:p>
        </w:tc>
        <w:tc>
          <w:tcPr>
            <w:tcW w:w="977" w:type="dxa"/>
          </w:tcPr>
          <w:p w14:paraId="2AEE9F78" w14:textId="77777777" w:rsidR="008F54E3" w:rsidRPr="00C32864" w:rsidRDefault="008C6F2C">
            <w:pPr>
              <w:rPr>
                <w:lang w:val="en-GB"/>
              </w:rPr>
            </w:pPr>
            <w:r>
              <w:rPr>
                <w:sz w:val="16"/>
                <w:szCs w:val="16"/>
                <w:lang w:val="en-GB"/>
              </w:rPr>
              <w:t>Monthly</w:t>
            </w:r>
          </w:p>
        </w:tc>
        <w:tc>
          <w:tcPr>
            <w:tcW w:w="1188" w:type="dxa"/>
          </w:tcPr>
          <w:p w14:paraId="1F688794" w14:textId="77777777" w:rsidR="008F54E3" w:rsidRPr="00C32864" w:rsidRDefault="008C6F2C">
            <w:pPr>
              <w:rPr>
                <w:lang w:val="en-GB"/>
              </w:rPr>
            </w:pPr>
            <w:r>
              <w:rPr>
                <w:sz w:val="16"/>
                <w:szCs w:val="16"/>
                <w:lang w:val="en-GB"/>
              </w:rPr>
              <w:t>Operations Manager</w:t>
            </w:r>
          </w:p>
        </w:tc>
      </w:tr>
      <w:tr w:rsidR="008F54E3" w:rsidRPr="00C32864" w14:paraId="3188F3E9" w14:textId="77777777">
        <w:trPr>
          <w:cantSplit/>
        </w:trPr>
        <w:tc>
          <w:tcPr>
            <w:tcW w:w="1115" w:type="dxa"/>
          </w:tcPr>
          <w:p w14:paraId="316C1DA1" w14:textId="77777777" w:rsidR="008F54E3" w:rsidRPr="00C32864" w:rsidRDefault="008C6F2C">
            <w:pPr>
              <w:rPr>
                <w:lang w:val="en-GB"/>
              </w:rPr>
            </w:pPr>
            <w:r>
              <w:rPr>
                <w:sz w:val="16"/>
                <w:szCs w:val="16"/>
                <w:lang w:val="en-GB"/>
              </w:rPr>
              <w:t>Target catchment customers</w:t>
            </w:r>
          </w:p>
        </w:tc>
        <w:tc>
          <w:tcPr>
            <w:tcW w:w="1149" w:type="dxa"/>
          </w:tcPr>
          <w:p w14:paraId="1BB97026" w14:textId="77777777" w:rsidR="008F54E3" w:rsidRPr="00C32864" w:rsidRDefault="008C6F2C">
            <w:pPr>
              <w:rPr>
                <w:lang w:val="en-GB"/>
              </w:rPr>
            </w:pPr>
            <w:r>
              <w:rPr>
                <w:sz w:val="16"/>
                <w:szCs w:val="16"/>
                <w:lang w:val="en-GB"/>
              </w:rPr>
              <w:t>Medium / Low; dominant, definitive at G3</w:t>
            </w:r>
          </w:p>
        </w:tc>
        <w:tc>
          <w:tcPr>
            <w:tcW w:w="1343" w:type="dxa"/>
          </w:tcPr>
          <w:p w14:paraId="3410204C" w14:textId="77777777" w:rsidR="008F54E3" w:rsidRPr="00C32864" w:rsidRDefault="008C6F2C">
            <w:pPr>
              <w:rPr>
                <w:lang w:val="en-GB"/>
              </w:rPr>
            </w:pPr>
            <w:r>
              <w:rPr>
                <w:sz w:val="16"/>
                <w:szCs w:val="16"/>
                <w:lang w:val="en-GB"/>
              </w:rPr>
              <w:t>Monitor; pre-sell: rational persuasion</w:t>
            </w:r>
          </w:p>
        </w:tc>
        <w:tc>
          <w:tcPr>
            <w:tcW w:w="1846" w:type="dxa"/>
          </w:tcPr>
          <w:p w14:paraId="69B3C9D1" w14:textId="77777777" w:rsidR="008F54E3" w:rsidRPr="00C32864" w:rsidRDefault="008C6F2C">
            <w:pPr>
              <w:rPr>
                <w:lang w:val="en-GB"/>
              </w:rPr>
            </w:pPr>
            <w:r>
              <w:rPr>
                <w:sz w:val="16"/>
                <w:szCs w:val="16"/>
                <w:lang w:val="en-GB"/>
              </w:rPr>
              <w:t>A local volumetric depot with Procon's reliability at agreed rates, distinct from similarly named rivals.</w:t>
            </w:r>
          </w:p>
        </w:tc>
        <w:tc>
          <w:tcPr>
            <w:tcW w:w="1022" w:type="dxa"/>
          </w:tcPr>
          <w:p w14:paraId="31523855" w14:textId="77777777" w:rsidR="008F54E3" w:rsidRPr="00C32864" w:rsidRDefault="008C6F2C">
            <w:pPr>
              <w:rPr>
                <w:lang w:val="en-GB"/>
              </w:rPr>
            </w:pPr>
            <w:r>
              <w:rPr>
                <w:sz w:val="16"/>
                <w:szCs w:val="16"/>
                <w:lang w:val="en-GB"/>
              </w:rPr>
              <w:t>Direct sales contact</w:t>
            </w:r>
          </w:p>
        </w:tc>
        <w:tc>
          <w:tcPr>
            <w:tcW w:w="977" w:type="dxa"/>
          </w:tcPr>
          <w:p w14:paraId="3A47F3D0" w14:textId="77777777" w:rsidR="008F54E3" w:rsidRPr="00C32864" w:rsidRDefault="008C6F2C">
            <w:pPr>
              <w:rPr>
                <w:lang w:val="en-GB"/>
              </w:rPr>
            </w:pPr>
            <w:r>
              <w:rPr>
                <w:sz w:val="16"/>
                <w:szCs w:val="16"/>
                <w:lang w:val="en-GB"/>
              </w:rPr>
              <w:t>Fortnightly in pre-sell (G1–G3), then monthly</w:t>
            </w:r>
          </w:p>
        </w:tc>
        <w:tc>
          <w:tcPr>
            <w:tcW w:w="1188" w:type="dxa"/>
          </w:tcPr>
          <w:p w14:paraId="756151B8" w14:textId="77777777" w:rsidR="008F54E3" w:rsidRPr="00C32864" w:rsidRDefault="008C6F2C">
            <w:pPr>
              <w:rPr>
                <w:lang w:val="en-GB"/>
              </w:rPr>
            </w:pPr>
            <w:r>
              <w:rPr>
                <w:sz w:val="16"/>
                <w:szCs w:val="16"/>
                <w:lang w:val="en-GB"/>
              </w:rPr>
              <w:t>Business Development Manager</w:t>
            </w:r>
          </w:p>
        </w:tc>
      </w:tr>
      <w:tr w:rsidR="008F54E3" w:rsidRPr="00C32864" w14:paraId="05B02DA6" w14:textId="77777777">
        <w:trPr>
          <w:cantSplit/>
        </w:trPr>
        <w:tc>
          <w:tcPr>
            <w:tcW w:w="1115" w:type="dxa"/>
          </w:tcPr>
          <w:p w14:paraId="6E01F30E" w14:textId="77777777" w:rsidR="008F54E3" w:rsidRPr="00C32864" w:rsidRDefault="008C6F2C">
            <w:pPr>
              <w:rPr>
                <w:lang w:val="en-GB"/>
              </w:rPr>
            </w:pPr>
            <w:r>
              <w:rPr>
                <w:sz w:val="16"/>
                <w:szCs w:val="16"/>
                <w:lang w:val="en-GB"/>
              </w:rPr>
              <w:t>Planning authority</w:t>
            </w:r>
          </w:p>
        </w:tc>
        <w:tc>
          <w:tcPr>
            <w:tcW w:w="1149" w:type="dxa"/>
          </w:tcPr>
          <w:p w14:paraId="5BD64FE1" w14:textId="77777777" w:rsidR="008F54E3" w:rsidRPr="00C32864" w:rsidRDefault="008C6F2C">
            <w:pPr>
              <w:rPr>
                <w:lang w:val="en-GB"/>
              </w:rPr>
            </w:pPr>
            <w:r>
              <w:rPr>
                <w:sz w:val="16"/>
                <w:szCs w:val="16"/>
                <w:lang w:val="en-GB"/>
              </w:rPr>
              <w:t>High / Low; dominant, definitive at G2</w:t>
            </w:r>
          </w:p>
        </w:tc>
        <w:tc>
          <w:tcPr>
            <w:tcW w:w="1343" w:type="dxa"/>
          </w:tcPr>
          <w:p w14:paraId="47C344E0" w14:textId="77777777" w:rsidR="008F54E3" w:rsidRPr="00C32864" w:rsidRDefault="008C6F2C">
            <w:pPr>
              <w:rPr>
                <w:lang w:val="en-GB"/>
              </w:rPr>
            </w:pPr>
            <w:r>
              <w:rPr>
                <w:sz w:val="16"/>
                <w:szCs w:val="16"/>
                <w:lang w:val="en-GB"/>
              </w:rPr>
              <w:t>Keep satisfied: legitimating</w:t>
            </w:r>
          </w:p>
        </w:tc>
        <w:tc>
          <w:tcPr>
            <w:tcW w:w="1846" w:type="dxa"/>
          </w:tcPr>
          <w:p w14:paraId="293632EC" w14:textId="77777777" w:rsidR="008F54E3" w:rsidRPr="00C32864" w:rsidRDefault="008C6F2C">
            <w:pPr>
              <w:rPr>
                <w:lang w:val="en-GB"/>
              </w:rPr>
            </w:pPr>
            <w:r>
              <w:rPr>
                <w:sz w:val="16"/>
                <w:szCs w:val="16"/>
                <w:lang w:val="en-GB"/>
              </w:rPr>
              <w:t>A surfaced yard with dust suppression and a managed wash bay, with the Part B permit applied for alongside the planning application.</w:t>
            </w:r>
          </w:p>
        </w:tc>
        <w:tc>
          <w:tcPr>
            <w:tcW w:w="1022" w:type="dxa"/>
          </w:tcPr>
          <w:p w14:paraId="1F4C50A4" w14:textId="77777777" w:rsidR="008F54E3" w:rsidRPr="00C32864" w:rsidRDefault="008C6F2C">
            <w:pPr>
              <w:rPr>
                <w:lang w:val="en-GB"/>
              </w:rPr>
            </w:pPr>
            <w:r>
              <w:rPr>
                <w:sz w:val="16"/>
                <w:szCs w:val="16"/>
                <w:lang w:val="en-GB"/>
              </w:rPr>
              <w:t>Formal submission</w:t>
            </w:r>
          </w:p>
        </w:tc>
        <w:tc>
          <w:tcPr>
            <w:tcW w:w="977" w:type="dxa"/>
          </w:tcPr>
          <w:p w14:paraId="4DBE734D" w14:textId="77777777" w:rsidR="008F54E3" w:rsidRPr="00C32864" w:rsidRDefault="008C6F2C">
            <w:pPr>
              <w:rPr>
                <w:lang w:val="en-GB"/>
              </w:rPr>
            </w:pPr>
            <w:r>
              <w:rPr>
                <w:sz w:val="16"/>
                <w:szCs w:val="16"/>
                <w:lang w:val="en-GB"/>
              </w:rPr>
              <w:t>As required</w:t>
            </w:r>
          </w:p>
        </w:tc>
        <w:tc>
          <w:tcPr>
            <w:tcW w:w="1188" w:type="dxa"/>
          </w:tcPr>
          <w:p w14:paraId="1E5A3501" w14:textId="77777777" w:rsidR="008F54E3" w:rsidRPr="00C32864" w:rsidRDefault="008C6F2C">
            <w:pPr>
              <w:rPr>
                <w:lang w:val="en-GB"/>
              </w:rPr>
            </w:pPr>
            <w:r>
              <w:rPr>
                <w:sz w:val="16"/>
                <w:szCs w:val="16"/>
                <w:lang w:val="en-GB"/>
              </w:rPr>
              <w:t>Managing Director</w:t>
            </w:r>
          </w:p>
        </w:tc>
      </w:tr>
    </w:tbl>
    <w:p w14:paraId="52D3FB51" w14:textId="77777777" w:rsidR="008F54E3" w:rsidRPr="00C32864" w:rsidRDefault="008C6F2C">
      <w:pPr>
        <w:pStyle w:val="Heading2"/>
        <w:pageBreakBefore/>
        <w:rPr>
          <w:lang w:val="en-GB"/>
        </w:rPr>
      </w:pPr>
      <w:r>
        <w:rPr>
          <w:lang w:val="en-GB"/>
        </w:rPr>
        <w:t xml:space="preserve">Appendix 2. Criteria matrix and weightings</w:t>
      </w:r>
    </w:p>
    <w:p w14:paraId="258CEB6D" w14:textId="77777777" w:rsidR="008F54E3" w:rsidRPr="00C32864" w:rsidRDefault="008C6F2C">
      <w:pPr>
        <w:rPr>
          <w:lang w:val="en-GB"/>
        </w:rPr>
      </w:pPr>
      <w:r>
        <w:rPr>
          <w:lang w:val="en-GB"/>
        </w:rPr>
        <w:t xml:space="preserve">This appendix records the eight selection criteria, the pairwise comparison matrix used to derive their relative weights, the resulting priority vector and the consistency ratio. The weights are taken directly from the matrix by the geometric-mean method. They are informed by industrial location theory and by Procon's own declined-work evidence (Appendix 19); one judgement was revised after the interviews (Table A2.4).</w:t>
      </w:r>
      <w:r>
        <w:rPr>
          <w:rStyle w:val="CommentReference"/>
        </w:rPr>
      </w:r>
    </w:p>
    <w:p w14:paraId="258CEB6D" w14:textId="77777777" w:rsidR="008F54E3" w:rsidRPr="00C32864" w:rsidRDefault="008C6F2C">
      <w:pPr>
        <w:rPr>
          <w:lang w:val="en-GB"/>
        </w:rPr>
      </w:pPr>
      <w:r>
        <w:rPr>
          <w:lang w:val="en-GB"/>
        </w:rPr>
        <w:t xml:space="preserve">Capacity headroom (C8) is weighted highest for two reasons already in the proposal: Hogan and ReVelle's (1986) backup-coverage logic, and the declined-work analysis in Appendix 19, in which 22 of 27 declines at Leeds and Warrington between April and July 2026 were capacity-related. After the interviews, in which the internal interviewees put capacity headroom ahead of market size, I revised C8 against C1 on 21 October 2026 from equal to slightly more important, moving C8 from 21.3% to 23.2% and C1 from 19.5% to 17.9% (Table A2.4).</w:t>
      </w:r>
      <w:r>
        <w:rPr>
          <w:rStyle w:val="CommentReference"/>
        </w:rPr>
      </w:r>
    </w:p>
    <w:p w14:paraId="6EBFCCFF" w14:textId="77777777" w:rsidR="008F54E3" w:rsidRPr="00C32864" w:rsidRDefault="008C6F2C">
      <w:pPr>
        <w:pStyle w:val="TableCaption"/>
        <w:keepNext/>
        <w:rPr>
          <w:lang w:val="en-GB"/>
        </w:rPr>
      </w:pPr>
      <w:r>
        <w:rPr>
          <w:lang w:val="en-GB"/>
        </w:rPr>
        <w:t xml:space="preserve">Table A2.1. Selection criteria and provenance</w:t>
      </w:r>
    </w:p>
    <w:tbl>
      <w:tblPr>
        <w:tblStyle w:val="TableGrid"/>
        <w:tblW w:w="8640" w:type="dxa"/>
        <w:tblLook w:val="04A0" w:firstRow="1" w:lastRow="0" w:firstColumn="1" w:lastColumn="0" w:noHBand="0" w:noVBand="1"/>
      </w:tblPr>
      <w:tblGrid>
        <w:gridCol w:w="740"/>
        <w:gridCol w:w="2468"/>
        <w:gridCol w:w="5430"/>
      </w:tblGrid>
      <w:tr w:rsidR="008F54E3" w:rsidRPr="00C32864" w14:paraId="6BCAD8C6" w14:textId="77777777">
        <w:trPr>
          <w:cantSplit/>
          <w:tblHeader/>
        </w:trPr>
        <w:tc>
          <w:tcPr>
            <w:tcW w:w="740" w:type="dxa"/>
          </w:tcPr>
          <w:p w14:paraId="4F283A1D" w14:textId="77777777" w:rsidR="008F54E3" w:rsidRPr="00C32864" w:rsidRDefault="008C6F2C">
            <w:pPr>
              <w:keepNext/>
              <w:rPr>
                <w:lang w:val="en-GB"/>
              </w:rPr>
            </w:pPr>
            <w:r>
              <w:rPr>
                <w:b/>
                <w:sz w:val="18"/>
                <w:lang w:val="en-GB"/>
              </w:rPr>
              <w:t xml:space="preserve">ID</w:t>
            </w:r>
          </w:p>
        </w:tc>
        <w:tc>
          <w:tcPr>
            <w:tcW w:w="2468" w:type="dxa"/>
          </w:tcPr>
          <w:p w14:paraId="4F283A1D" w14:textId="77777777" w:rsidR="008F54E3" w:rsidRPr="00C32864" w:rsidRDefault="008C6F2C">
            <w:pPr>
              <w:keepNext/>
              <w:rPr>
                <w:lang w:val="en-GB"/>
              </w:rPr>
            </w:pPr>
            <w:r>
              <w:rPr>
                <w:b/>
                <w:sz w:val="18"/>
                <w:lang w:val="en-GB"/>
              </w:rPr>
              <w:t xml:space="preserve">Criterion</w:t>
            </w:r>
          </w:p>
        </w:tc>
        <w:tc>
          <w:tcPr>
            <w:tcW w:w="5430" w:type="dxa"/>
          </w:tcPr>
          <w:p w14:paraId="4F283A1D" w14:textId="77777777" w:rsidR="008F54E3" w:rsidRPr="00C32864" w:rsidRDefault="008C6F2C">
            <w:pPr>
              <w:keepNext/>
              <w:rPr>
                <w:lang w:val="en-GB"/>
              </w:rPr>
            </w:pPr>
            <w:r>
              <w:rPr>
                <w:b/>
                <w:sz w:val="18"/>
                <w:lang w:val="en-GB"/>
              </w:rPr>
              <w:t xml:space="preserve">Definition and primary source</w:t>
            </w:r>
          </w:p>
        </w:tc>
      </w:tr>
      <w:tr w:rsidR="008F54E3" w:rsidRPr="00C32864" w14:paraId="39BBFD5B" w14:textId="77777777">
        <w:trPr>
          <w:cantSplit/>
        </w:trPr>
        <w:tc>
          <w:tcPr>
            <w:tcW w:w="740" w:type="dxa"/>
          </w:tcPr>
          <w:p w14:paraId="5FEB21A8" w14:textId="77777777" w:rsidR="008F54E3" w:rsidRPr="00C32864" w:rsidRDefault="008C6F2C">
            <w:pPr>
              <w:rPr>
                <w:lang w:val="en-GB"/>
              </w:rPr>
            </w:pPr>
            <w:r>
              <w:rPr>
                <w:sz w:val="18"/>
                <w:lang w:val="en-GB"/>
              </w:rPr>
              <w:t xml:space="preserve">C1</w:t>
            </w:r>
          </w:p>
        </w:tc>
        <w:tc>
          <w:tcPr>
            <w:tcW w:w="2468" w:type="dxa"/>
          </w:tcPr>
          <w:p w14:paraId="5FEB21A8" w14:textId="77777777" w:rsidR="008F54E3" w:rsidRPr="00C32864" w:rsidRDefault="008C6F2C">
            <w:pPr>
              <w:rPr>
                <w:lang w:val="en-GB"/>
              </w:rPr>
            </w:pPr>
            <w:r>
              <w:rPr>
                <w:sz w:val="18"/>
                <w:lang w:val="en-GB"/>
              </w:rPr>
              <w:t xml:space="preserve">Catchment demand density (8-mile radius)</w:t>
            </w:r>
          </w:p>
        </w:tc>
        <w:tc>
          <w:tcPr>
            <w:tcW w:w="5430" w:type="dxa"/>
          </w:tcPr>
          <w:p w14:paraId="5FEB21A8" w14:textId="77777777" w:rsidR="008F54E3" w:rsidRPr="00C32864" w:rsidRDefault="008C6F2C">
            <w:pPr>
              <w:rPr>
                <w:lang w:val="en-GB"/>
              </w:rPr>
            </w:pPr>
            <w:r>
              <w:rPr>
                <w:sz w:val="18"/>
                <w:lang w:val="en-GB"/>
              </w:rPr>
              <w:t xml:space="preserve">Accessible demand within the practical haul radius. Church &amp; ReVelle (1974); MPA (2025a) eight-mile norm; Census 2021 built-up area populations (Appendix 11).</w:t>
            </w:r>
          </w:p>
        </w:tc>
      </w:tr>
      <w:tr w:rsidR="008F54E3" w:rsidRPr="00C32864" w14:paraId="39BBFD5B" w14:textId="77777777">
        <w:trPr>
          <w:cantSplit/>
        </w:trPr>
        <w:tc>
          <w:tcPr>
            <w:tcW w:w="740" w:type="dxa"/>
          </w:tcPr>
          <w:p w14:paraId="5FEB21A8" w14:textId="77777777" w:rsidR="008F54E3" w:rsidRPr="00C32864" w:rsidRDefault="008C6F2C">
            <w:pPr>
              <w:rPr>
                <w:lang w:val="en-GB"/>
              </w:rPr>
            </w:pPr>
            <w:r>
              <w:rPr>
                <w:sz w:val="18"/>
                <w:lang w:val="en-GB"/>
              </w:rPr>
              <w:t xml:space="preserve">C2</w:t>
            </w:r>
          </w:p>
        </w:tc>
        <w:tc>
          <w:tcPr>
            <w:tcW w:w="2468" w:type="dxa"/>
          </w:tcPr>
          <w:p w14:paraId="5FEB21A8" w14:textId="77777777" w:rsidR="008F54E3" w:rsidRPr="00C32864" w:rsidRDefault="008C6F2C">
            <w:pPr>
              <w:rPr>
                <w:lang w:val="en-GB"/>
              </w:rPr>
            </w:pPr>
            <w:r>
              <w:rPr>
                <w:sz w:val="18"/>
                <w:lang w:val="en-GB"/>
              </w:rPr>
              <w:t xml:space="preserve">Demand per unit of competitor capacity</w:t>
            </w:r>
          </w:p>
        </w:tc>
        <w:tc>
          <w:tcPr>
            <w:tcW w:w="5430" w:type="dxa"/>
          </w:tcPr>
          <w:p w14:paraId="5FEB21A8" w14:textId="77777777" w:rsidR="008F54E3" w:rsidRPr="00C32864" w:rsidRDefault="008C6F2C">
            <w:pPr>
              <w:rPr>
                <w:lang w:val="en-GB"/>
              </w:rPr>
            </w:pPr>
            <w:r>
              <w:rPr>
                <w:sz w:val="18"/>
                <w:lang w:val="en-GB"/>
              </w:rPr>
              <w:t xml:space="preserve">Demand adjusted for local rivalry. Hotelling (1929); competitor mapping (Appendix 4, Table A4.4).</w:t>
            </w:r>
          </w:p>
        </w:tc>
      </w:tr>
      <w:tr w:rsidR="008F54E3" w:rsidRPr="00C32864" w14:paraId="39BBFD5B" w14:textId="77777777">
        <w:trPr>
          <w:cantSplit/>
        </w:trPr>
        <w:tc>
          <w:tcPr>
            <w:tcW w:w="740" w:type="dxa"/>
          </w:tcPr>
          <w:p w14:paraId="5FEB21A8" w14:textId="77777777" w:rsidR="008F54E3" w:rsidRPr="00C32864" w:rsidRDefault="008C6F2C">
            <w:pPr>
              <w:rPr>
                <w:lang w:val="en-GB"/>
              </w:rPr>
            </w:pPr>
            <w:r>
              <w:rPr>
                <w:sz w:val="18"/>
                <w:lang w:val="en-GB"/>
              </w:rPr>
              <w:t xml:space="preserve">C3</w:t>
            </w:r>
          </w:p>
        </w:tc>
        <w:tc>
          <w:tcPr>
            <w:tcW w:w="2468" w:type="dxa"/>
          </w:tcPr>
          <w:p w14:paraId="5FEB21A8" w14:textId="77777777" w:rsidR="008F54E3" w:rsidRPr="00C32864" w:rsidRDefault="008C6F2C">
            <w:pPr>
              <w:rPr>
                <w:lang w:val="en-GB"/>
              </w:rPr>
            </w:pPr>
            <w:r>
              <w:rPr>
                <w:sz w:val="18"/>
                <w:lang w:val="en-GB"/>
              </w:rPr>
              <w:t xml:space="preserve">Post-2028 payload resilience</w:t>
            </w:r>
          </w:p>
        </w:tc>
        <w:tc>
          <w:tcPr>
            <w:tcW w:w="5430" w:type="dxa"/>
          </w:tcPr>
          <w:p w14:paraId="5FEB21A8" w14:textId="77777777" w:rsidR="008F54E3" w:rsidRPr="00C32864" w:rsidRDefault="008C6F2C">
            <w:pPr>
              <w:rPr>
                <w:lang w:val="en-GB"/>
              </w:rPr>
            </w:pPr>
            <w:r>
              <w:rPr>
                <w:sz w:val="18"/>
                <w:lang w:val="en-GB"/>
              </w:rPr>
              <w:t xml:space="preserve">Ability of catchment geometry to absorb the 2028 weight reversion (DfT, 2025b). The published limits imply about 2.7 m³ less per load on a four-axle mixer and about 5 m³ on a five-axle, at 2.4 t/m³.</w:t>
            </w:r>
          </w:p>
        </w:tc>
      </w:tr>
      <w:tr w:rsidR="008F54E3" w:rsidRPr="00C32864" w14:paraId="39BBFD5B" w14:textId="77777777">
        <w:trPr>
          <w:cantSplit/>
        </w:trPr>
        <w:tc>
          <w:tcPr>
            <w:tcW w:w="740" w:type="dxa"/>
          </w:tcPr>
          <w:p w14:paraId="5FEB21A8" w14:textId="77777777" w:rsidR="008F54E3" w:rsidRPr="00C32864" w:rsidRDefault="008C6F2C">
            <w:pPr>
              <w:rPr>
                <w:lang w:val="en-GB"/>
              </w:rPr>
            </w:pPr>
            <w:r>
              <w:rPr>
                <w:sz w:val="18"/>
                <w:lang w:val="en-GB"/>
              </w:rPr>
              <w:t xml:space="preserve">C4</w:t>
            </w:r>
          </w:p>
        </w:tc>
        <w:tc>
          <w:tcPr>
            <w:tcW w:w="2468" w:type="dxa"/>
          </w:tcPr>
          <w:p w14:paraId="5FEB21A8" w14:textId="77777777" w:rsidR="008F54E3" w:rsidRPr="00C32864" w:rsidRDefault="008C6F2C">
            <w:pPr>
              <w:rPr>
                <w:lang w:val="en-GB"/>
              </w:rPr>
            </w:pPr>
            <w:r>
              <w:rPr>
                <w:sz w:val="18"/>
                <w:lang w:val="en-GB"/>
              </w:rPr>
              <w:t xml:space="preserve">Infrastructure pipeline exposure</w:t>
            </w:r>
          </w:p>
        </w:tc>
        <w:tc>
          <w:tcPr>
            <w:tcW w:w="5430" w:type="dxa"/>
          </w:tcPr>
          <w:p w14:paraId="5FEB21A8" w14:textId="77777777" w:rsidR="008F54E3" w:rsidRPr="00C32864" w:rsidRDefault="008C6F2C">
            <w:pPr>
              <w:rPr>
                <w:lang w:val="en-GB"/>
              </w:rPr>
            </w:pPr>
            <w:r>
              <w:rPr>
                <w:sz w:val="18"/>
                <w:lang w:val="en-GB"/>
              </w:rPr>
              <w:t xml:space="preserve">Exposure to infrastructure demand, forecast to grow, against private housing, forecast to fall. CPA (2026).</w:t>
            </w:r>
          </w:p>
        </w:tc>
      </w:tr>
      <w:tr w:rsidR="008F54E3" w:rsidRPr="00C32864" w14:paraId="39BBFD5B" w14:textId="77777777">
        <w:trPr>
          <w:cantSplit/>
        </w:trPr>
        <w:tc>
          <w:tcPr>
            <w:tcW w:w="740" w:type="dxa"/>
          </w:tcPr>
          <w:p w14:paraId="5FEB21A8" w14:textId="77777777" w:rsidR="008F54E3" w:rsidRPr="00C32864" w:rsidRDefault="008C6F2C">
            <w:pPr>
              <w:rPr>
                <w:lang w:val="en-GB"/>
              </w:rPr>
            </w:pPr>
            <w:r>
              <w:rPr>
                <w:sz w:val="18"/>
                <w:lang w:val="en-GB"/>
              </w:rPr>
              <w:t xml:space="preserve">C5</w:t>
            </w:r>
          </w:p>
        </w:tc>
        <w:tc>
          <w:tcPr>
            <w:tcW w:w="2468" w:type="dxa"/>
          </w:tcPr>
          <w:p w14:paraId="5FEB21A8" w14:textId="77777777" w:rsidR="008F54E3" w:rsidRPr="00C32864" w:rsidRDefault="008C6F2C">
            <w:pPr>
              <w:rPr>
                <w:lang w:val="en-GB"/>
              </w:rPr>
            </w:pPr>
            <w:r>
              <w:rPr>
                <w:sz w:val="18"/>
                <w:lang w:val="en-GB"/>
              </w:rPr>
              <w:t xml:space="preserve">Operating cost base</w:t>
            </w:r>
          </w:p>
        </w:tc>
        <w:tc>
          <w:tcPr>
            <w:tcW w:w="5430" w:type="dxa"/>
          </w:tcPr>
          <w:p w14:paraId="5FEB21A8" w14:textId="77777777" w:rsidR="008F54E3" w:rsidRPr="00C32864" w:rsidRDefault="008C6F2C">
            <w:pPr>
              <w:rPr>
                <w:lang w:val="en-GB"/>
              </w:rPr>
            </w:pPr>
            <w:r>
              <w:rPr>
                <w:sz w:val="18"/>
                <w:lang w:val="en-GB"/>
              </w:rPr>
              <w:t xml:space="preserve">Delivered materials, rent, rates and other fixed costs. Weber (1909/1929); internal depot cost model (Appendices 5, 8 and 9).</w:t>
            </w:r>
          </w:p>
        </w:tc>
      </w:tr>
      <w:tr w:rsidR="008F54E3" w:rsidRPr="00C32864" w14:paraId="39BBFD5B" w14:textId="77777777">
        <w:trPr>
          <w:cantSplit/>
        </w:trPr>
        <w:tc>
          <w:tcPr>
            <w:tcW w:w="740" w:type="dxa"/>
          </w:tcPr>
          <w:p w14:paraId="5FEB21A8" w14:textId="77777777" w:rsidR="008F54E3" w:rsidRPr="00C32864" w:rsidRDefault="008C6F2C">
            <w:pPr>
              <w:rPr>
                <w:lang w:val="en-GB"/>
              </w:rPr>
            </w:pPr>
            <w:r>
              <w:rPr>
                <w:sz w:val="18"/>
                <w:lang w:val="en-GB"/>
              </w:rPr>
              <w:t xml:space="preserve">C6</w:t>
            </w:r>
          </w:p>
        </w:tc>
        <w:tc>
          <w:tcPr>
            <w:tcW w:w="2468" w:type="dxa"/>
          </w:tcPr>
          <w:p w14:paraId="5FEB21A8" w14:textId="77777777" w:rsidR="008F54E3" w:rsidRPr="00C32864" w:rsidRDefault="008C6F2C">
            <w:pPr>
              <w:rPr>
                <w:lang w:val="en-GB"/>
              </w:rPr>
            </w:pPr>
            <w:r>
              <w:rPr>
                <w:sz w:val="18"/>
                <w:lang w:val="en-GB"/>
              </w:rPr>
              <w:t xml:space="preserve">Land cost and availability</w:t>
            </w:r>
          </w:p>
        </w:tc>
        <w:tc>
          <w:tcPr>
            <w:tcW w:w="5430" w:type="dxa"/>
          </w:tcPr>
          <w:p w14:paraId="5FEB21A8" w14:textId="77777777" w:rsidR="008F54E3" w:rsidRPr="00C32864" w:rsidRDefault="008C6F2C">
            <w:pPr>
              <w:rPr>
                <w:lang w:val="en-GB"/>
              </w:rPr>
            </w:pPr>
            <w:r>
              <w:rPr>
                <w:sz w:val="18"/>
                <w:lang w:val="en-GB"/>
              </w:rPr>
              <w:t xml:space="preserve">Availability of suitable 1.0–1.5-acre surfaced yards and their annual cost. Land agent data; planning feasibility (Appendix 10).</w:t>
            </w:r>
          </w:p>
        </w:tc>
      </w:tr>
      <w:tr w:rsidR="008F54E3" w:rsidRPr="00C32864" w14:paraId="39BBFD5B" w14:textId="77777777">
        <w:trPr>
          <w:cantSplit/>
        </w:trPr>
        <w:tc>
          <w:tcPr>
            <w:tcW w:w="740" w:type="dxa"/>
          </w:tcPr>
          <w:p w14:paraId="5FEB21A8" w14:textId="77777777" w:rsidR="008F54E3" w:rsidRPr="00C32864" w:rsidRDefault="008C6F2C">
            <w:pPr>
              <w:rPr>
                <w:lang w:val="en-GB"/>
              </w:rPr>
            </w:pPr>
            <w:r>
              <w:rPr>
                <w:sz w:val="18"/>
                <w:lang w:val="en-GB"/>
              </w:rPr>
              <w:t xml:space="preserve">C7</w:t>
            </w:r>
          </w:p>
        </w:tc>
        <w:tc>
          <w:tcPr>
            <w:tcW w:w="2468" w:type="dxa"/>
          </w:tcPr>
          <w:p w14:paraId="5FEB21A8" w14:textId="77777777" w:rsidR="008F54E3" w:rsidRPr="00C32864" w:rsidRDefault="008C6F2C">
            <w:pPr>
              <w:rPr>
                <w:lang w:val="en-GB"/>
              </w:rPr>
            </w:pPr>
            <w:r>
              <w:rPr>
                <w:sz w:val="18"/>
                <w:lang w:val="en-GB"/>
              </w:rPr>
              <w:t xml:space="preserve">Low-carbon supply capability</w:t>
            </w:r>
          </w:p>
        </w:tc>
        <w:tc>
          <w:tcPr>
            <w:tcW w:w="5430" w:type="dxa"/>
          </w:tcPr>
          <w:p w14:paraId="5FEB21A8" w14:textId="77777777" w:rsidR="008F54E3" w:rsidRPr="00C32864" w:rsidRDefault="008C6F2C">
            <w:pPr>
              <w:rPr>
                <w:lang w:val="en-GB"/>
              </w:rPr>
            </w:pPr>
            <w:r>
              <w:rPr>
                <w:sz w:val="18"/>
                <w:lang w:val="en-GB"/>
              </w:rPr>
              <w:t xml:space="preserve">Access to lower-clinker cement and GGBS for clients requiring EPDs or PAS 2080. BSI (2023); National Highways (2024); UK Concrete &amp; MPA (2025).</w:t>
            </w:r>
          </w:p>
        </w:tc>
      </w:tr>
      <w:tr w:rsidR="008F54E3" w:rsidRPr="00C32864" w14:paraId="39BBFD5B" w14:textId="77777777">
        <w:trPr>
          <w:cantSplit/>
        </w:trPr>
        <w:tc>
          <w:tcPr>
            <w:tcW w:w="740" w:type="dxa"/>
          </w:tcPr>
          <w:p w14:paraId="5FEB21A8" w14:textId="77777777" w:rsidR="008F54E3" w:rsidRPr="00C32864" w:rsidRDefault="008C6F2C">
            <w:pPr>
              <w:rPr>
                <w:lang w:val="en-GB"/>
              </w:rPr>
            </w:pPr>
            <w:r>
              <w:rPr>
                <w:sz w:val="18"/>
                <w:lang w:val="en-GB"/>
              </w:rPr>
              <w:t xml:space="preserve">C8</w:t>
            </w:r>
          </w:p>
        </w:tc>
        <w:tc>
          <w:tcPr>
            <w:tcW w:w="2468" w:type="dxa"/>
          </w:tcPr>
          <w:p w14:paraId="5FEB21A8" w14:textId="77777777" w:rsidR="008F54E3" w:rsidRPr="00C32864" w:rsidRDefault="008C6F2C">
            <w:pPr>
              <w:rPr>
                <w:lang w:val="en-GB"/>
              </w:rPr>
            </w:pPr>
            <w:r>
              <w:rPr>
                <w:sz w:val="18"/>
                <w:lang w:val="en-GB"/>
              </w:rPr>
              <w:t xml:space="preserve">Service capacity headroom (fleet and driver)</w:t>
            </w:r>
          </w:p>
        </w:tc>
        <w:tc>
          <w:tcPr>
            <w:tcW w:w="5430" w:type="dxa"/>
          </w:tcPr>
          <w:p w14:paraId="5FEB21A8" w14:textId="77777777" w:rsidR="008F54E3" w:rsidRPr="00C32864" w:rsidRDefault="008C6F2C">
            <w:pPr>
              <w:rPr>
                <w:lang w:val="en-GB"/>
              </w:rPr>
            </w:pPr>
            <w:r>
              <w:rPr>
                <w:sz w:val="18"/>
                <w:lang w:val="en-GB"/>
              </w:rPr>
              <w:t xml:space="preserve">Ability to serve demand without diluting existing depot reliability. Hogan &amp; ReVelle (1986) backup coverage; declined-work analysis (Appendix 19: 22 of 27 declines capacity-related); internal interviews (Appendix 7).</w:t>
            </w:r>
          </w:p>
        </w:tc>
      </w:tr>
    </w:tbl>
    <w:p w14:paraId="6EBFCCFF" w14:textId="77777777" w:rsidR="008F54E3" w:rsidRPr="00C32864" w:rsidRDefault="008C6F2C">
      <w:pPr>
        <w:pStyle w:val="TableCaption"/>
        <w:keepNext/>
        <w:rPr>
          <w:lang w:val="en-GB"/>
        </w:rPr>
      </w:pPr>
      <w:r>
        <w:rPr>
          <w:lang w:val="en-GB"/>
        </w:rPr>
        <w:t xml:space="preserve">Table A2.2. Pairwise comparison matrix (Saaty's 1–9 scale; reciprocals below the diagonal)</w:t>
      </w:r>
    </w:p>
    <w:tbl>
      <w:tblPr>
        <w:tblStyle w:val="TableGrid"/>
        <w:tblW w:w="8640" w:type="dxa"/>
        <w:tblLook w:val="04A0" w:firstRow="1" w:lastRow="0" w:firstColumn="1" w:lastColumn="0" w:noHBand="0" w:noVBand="1"/>
      </w:tblPr>
      <w:tblGrid>
        <w:gridCol w:w="960"/>
        <w:gridCol w:w="960"/>
        <w:gridCol w:w="960"/>
        <w:gridCol w:w="960"/>
        <w:gridCol w:w="960"/>
        <w:gridCol w:w="960"/>
        <w:gridCol w:w="960"/>
        <w:gridCol w:w="960"/>
        <w:gridCol w:w="960"/>
      </w:tblGrid>
      <w:tr w:rsidR="008F54E3" w:rsidRPr="00C32864" w14:paraId="6BCAD8C6" w14:textId="77777777">
        <w:trPr>
          <w:cantSplit/>
          <w:tblHeader/>
        </w:trPr>
        <w:tc>
          <w:tcPr>
            <w:tcW w:w="960" w:type="dxa"/>
          </w:tcPr>
          <w:p w14:paraId="4F283A1D" w14:textId="77777777" w:rsidR="008F54E3" w:rsidRPr="00C32864" w:rsidRDefault="008C6F2C">
            <w:pPr>
              <w:keepNext/>
              <w:rPr>
                <w:lang w:val="en-GB"/>
              </w:rPr>
            </w:pPr>
            <w:r>
              <w:rPr>
                <w:b/>
                <w:sz w:val="18"/>
                <w:lang w:val="en-GB"/>
              </w:rPr>
              <w:t xml:space="preserve"/>
            </w:r>
          </w:p>
        </w:tc>
        <w:tc>
          <w:tcPr>
            <w:tcW w:w="960" w:type="dxa"/>
          </w:tcPr>
          <w:p w14:paraId="4F283A1D" w14:textId="77777777" w:rsidR="008F54E3" w:rsidRPr="00C32864" w:rsidRDefault="008C6F2C">
            <w:pPr>
              <w:keepNext/>
              <w:rPr>
                <w:lang w:val="en-GB"/>
              </w:rPr>
            </w:pPr>
            <w:r>
              <w:rPr>
                <w:b/>
                <w:sz w:val="18"/>
                <w:lang w:val="en-GB"/>
              </w:rPr>
              <w:t xml:space="preserve">C1</w:t>
            </w:r>
          </w:p>
        </w:tc>
        <w:tc>
          <w:tcPr>
            <w:tcW w:w="960" w:type="dxa"/>
          </w:tcPr>
          <w:p w14:paraId="4F283A1D" w14:textId="77777777" w:rsidR="008F54E3" w:rsidRPr="00C32864" w:rsidRDefault="008C6F2C">
            <w:pPr>
              <w:keepNext/>
              <w:rPr>
                <w:lang w:val="en-GB"/>
              </w:rPr>
            </w:pPr>
            <w:r>
              <w:rPr>
                <w:b/>
                <w:sz w:val="18"/>
                <w:lang w:val="en-GB"/>
              </w:rPr>
              <w:t xml:space="preserve">C2</w:t>
            </w:r>
          </w:p>
        </w:tc>
        <w:tc>
          <w:tcPr>
            <w:tcW w:w="960" w:type="dxa"/>
          </w:tcPr>
          <w:p w14:paraId="4F283A1D" w14:textId="77777777" w:rsidR="008F54E3" w:rsidRPr="00C32864" w:rsidRDefault="008C6F2C">
            <w:pPr>
              <w:keepNext/>
              <w:rPr>
                <w:lang w:val="en-GB"/>
              </w:rPr>
            </w:pPr>
            <w:r>
              <w:rPr>
                <w:b/>
                <w:sz w:val="18"/>
                <w:lang w:val="en-GB"/>
              </w:rPr>
              <w:t xml:space="preserve">C3</w:t>
            </w:r>
          </w:p>
        </w:tc>
        <w:tc>
          <w:tcPr>
            <w:tcW w:w="960" w:type="dxa"/>
          </w:tcPr>
          <w:p w14:paraId="4F283A1D" w14:textId="77777777" w:rsidR="008F54E3" w:rsidRPr="00C32864" w:rsidRDefault="008C6F2C">
            <w:pPr>
              <w:keepNext/>
              <w:rPr>
                <w:lang w:val="en-GB"/>
              </w:rPr>
            </w:pPr>
            <w:r>
              <w:rPr>
                <w:b/>
                <w:sz w:val="18"/>
                <w:lang w:val="en-GB"/>
              </w:rPr>
              <w:t xml:space="preserve">C4</w:t>
            </w:r>
          </w:p>
        </w:tc>
        <w:tc>
          <w:tcPr>
            <w:tcW w:w="960" w:type="dxa"/>
          </w:tcPr>
          <w:p w14:paraId="4F283A1D" w14:textId="77777777" w:rsidR="008F54E3" w:rsidRPr="00C32864" w:rsidRDefault="008C6F2C">
            <w:pPr>
              <w:keepNext/>
              <w:rPr>
                <w:lang w:val="en-GB"/>
              </w:rPr>
            </w:pPr>
            <w:r>
              <w:rPr>
                <w:b/>
                <w:sz w:val="18"/>
                <w:lang w:val="en-GB"/>
              </w:rPr>
              <w:t xml:space="preserve">C5</w:t>
            </w:r>
          </w:p>
        </w:tc>
        <w:tc>
          <w:tcPr>
            <w:tcW w:w="960" w:type="dxa"/>
          </w:tcPr>
          <w:p w14:paraId="4F283A1D" w14:textId="77777777" w:rsidR="008F54E3" w:rsidRPr="00C32864" w:rsidRDefault="008C6F2C">
            <w:pPr>
              <w:keepNext/>
              <w:rPr>
                <w:lang w:val="en-GB"/>
              </w:rPr>
            </w:pPr>
            <w:r>
              <w:rPr>
                <w:b/>
                <w:sz w:val="18"/>
                <w:lang w:val="en-GB"/>
              </w:rPr>
              <w:t xml:space="preserve">C6</w:t>
            </w:r>
          </w:p>
        </w:tc>
        <w:tc>
          <w:tcPr>
            <w:tcW w:w="960" w:type="dxa"/>
          </w:tcPr>
          <w:p w14:paraId="4F283A1D" w14:textId="77777777" w:rsidR="008F54E3" w:rsidRPr="00C32864" w:rsidRDefault="008C6F2C">
            <w:pPr>
              <w:keepNext/>
              <w:rPr>
                <w:lang w:val="en-GB"/>
              </w:rPr>
            </w:pPr>
            <w:r>
              <w:rPr>
                <w:b/>
                <w:sz w:val="18"/>
                <w:lang w:val="en-GB"/>
              </w:rPr>
              <w:t xml:space="preserve">C7</w:t>
            </w:r>
          </w:p>
        </w:tc>
        <w:tc>
          <w:tcPr>
            <w:tcW w:w="960" w:type="dxa"/>
          </w:tcPr>
          <w:p w14:paraId="4F283A1D" w14:textId="77777777" w:rsidR="008F54E3" w:rsidRPr="00C32864" w:rsidRDefault="008C6F2C">
            <w:pPr>
              <w:keepNext/>
              <w:rPr>
                <w:lang w:val="en-GB"/>
              </w:rPr>
            </w:pPr>
            <w:r>
              <w:rPr>
                <w:b/>
                <w:sz w:val="18"/>
                <w:lang w:val="en-GB"/>
              </w:rPr>
              <w:t xml:space="preserve">C8</w:t>
            </w:r>
          </w:p>
        </w:tc>
      </w:tr>
      <w:tr w:rsidR="008F54E3" w:rsidRPr="00C32864" w14:paraId="39BBFD5B" w14:textId="77777777">
        <w:trPr>
          <w:cantSplit/>
        </w:trPr>
        <w:tc>
          <w:tcPr>
            <w:tcW w:w="960" w:type="dxa"/>
          </w:tcPr>
          <w:p w14:paraId="5FEB21A8" w14:textId="77777777" w:rsidR="008F54E3" w:rsidRPr="00C32864" w:rsidRDefault="008C6F2C">
            <w:pPr>
              <w:rPr>
                <w:lang w:val="en-GB"/>
              </w:rPr>
            </w:pPr>
            <w:r>
              <w:rPr>
                <w:sz w:val="18"/>
                <w:lang w:val="en-GB"/>
              </w:rPr>
              <w:t xml:space="preserve">C1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3</w:t>
            </w:r>
          </w:p>
        </w:tc>
        <w:tc>
          <w:tcPr>
            <w:tcW w:w="960" w:type="dxa"/>
          </w:tcPr>
          <w:p w14:paraId="5FEB21A8" w14:textId="77777777" w:rsidR="008F54E3" w:rsidRPr="00C32864" w:rsidRDefault="008C6F2C">
            <w:pPr>
              <w:rPr>
                <w:lang w:val="en-GB"/>
              </w:rPr>
            </w:pPr>
            <w:r>
              <w:rPr>
                <w:sz w:val="18"/>
                <w:lang w:val="en-GB"/>
              </w:rPr>
              <w:t xml:space="preserve">3</w:t>
            </w:r>
          </w:p>
        </w:tc>
        <w:tc>
          <w:tcPr>
            <w:tcW w:w="960" w:type="dxa"/>
          </w:tcPr>
          <w:p w14:paraId="5FEB21A8" w14:textId="77777777" w:rsidR="008F54E3" w:rsidRPr="00C32864" w:rsidRDefault="008C6F2C">
            <w:pPr>
              <w:rPr>
                <w:lang w:val="en-GB"/>
              </w:rPr>
            </w:pPr>
            <w:r>
              <w:rPr>
                <w:sz w:val="18"/>
                <w:lang w:val="en-GB"/>
              </w:rPr>
              <w:t xml:space="preserve">1/2</w:t>
            </w:r>
          </w:p>
        </w:tc>
      </w:tr>
      <w:tr w:rsidR="008F54E3" w:rsidRPr="00C32864" w14:paraId="39BBFD5B" w14:textId="77777777">
        <w:trPr>
          <w:cantSplit/>
        </w:trPr>
        <w:tc>
          <w:tcPr>
            <w:tcW w:w="960" w:type="dxa"/>
          </w:tcPr>
          <w:p w14:paraId="5FEB21A8" w14:textId="77777777" w:rsidR="008F54E3" w:rsidRPr="00C32864" w:rsidRDefault="008C6F2C">
            <w:pPr>
              <w:rPr>
                <w:lang w:val="en-GB"/>
              </w:rPr>
            </w:pPr>
            <w:r>
              <w:rPr>
                <w:sz w:val="18"/>
                <w:lang w:val="en-GB"/>
              </w:rPr>
              <w:t xml:space="preserve">C2</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1/2</w:t>
            </w:r>
          </w:p>
        </w:tc>
      </w:tr>
      <w:tr w:rsidR="008F54E3" w:rsidRPr="00C32864" w14:paraId="39BBFD5B" w14:textId="77777777">
        <w:trPr>
          <w:cantSplit/>
        </w:trPr>
        <w:tc>
          <w:tcPr>
            <w:tcW w:w="960" w:type="dxa"/>
          </w:tcPr>
          <w:p w14:paraId="5FEB21A8" w14:textId="77777777" w:rsidR="008F54E3" w:rsidRPr="00C32864" w:rsidRDefault="008C6F2C">
            <w:pPr>
              <w:rPr>
                <w:lang w:val="en-GB"/>
              </w:rPr>
            </w:pPr>
            <w:r>
              <w:rPr>
                <w:sz w:val="18"/>
                <w:lang w:val="en-GB"/>
              </w:rPr>
              <w:t xml:space="preserve">C3</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1/2</w:t>
            </w:r>
          </w:p>
        </w:tc>
      </w:tr>
      <w:tr w:rsidR="008F54E3" w:rsidRPr="00C32864" w14:paraId="39BBFD5B" w14:textId="77777777">
        <w:trPr>
          <w:cantSplit/>
        </w:trPr>
        <w:tc>
          <w:tcPr>
            <w:tcW w:w="960" w:type="dxa"/>
          </w:tcPr>
          <w:p w14:paraId="5FEB21A8" w14:textId="77777777" w:rsidR="008F54E3" w:rsidRPr="00C32864" w:rsidRDefault="008C6F2C">
            <w:pPr>
              <w:rPr>
                <w:lang w:val="en-GB"/>
              </w:rPr>
            </w:pPr>
            <w:r>
              <w:rPr>
                <w:sz w:val="18"/>
                <w:lang w:val="en-GB"/>
              </w:rPr>
              <w:t xml:space="preserve">C4</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1/2</w:t>
            </w:r>
          </w:p>
        </w:tc>
      </w:tr>
      <w:tr w:rsidR="008F54E3" w:rsidRPr="00C32864" w14:paraId="39BBFD5B" w14:textId="77777777">
        <w:trPr>
          <w:cantSplit/>
        </w:trPr>
        <w:tc>
          <w:tcPr>
            <w:tcW w:w="960" w:type="dxa"/>
          </w:tcPr>
          <w:p w14:paraId="5FEB21A8" w14:textId="77777777" w:rsidR="008F54E3" w:rsidRPr="00C32864" w:rsidRDefault="008C6F2C">
            <w:pPr>
              <w:rPr>
                <w:lang w:val="en-GB"/>
              </w:rPr>
            </w:pPr>
            <w:r>
              <w:rPr>
                <w:sz w:val="18"/>
                <w:lang w:val="en-GB"/>
              </w:rPr>
              <w:t xml:space="preserve">C5</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1/2</w:t>
            </w:r>
          </w:p>
        </w:tc>
      </w:tr>
      <w:tr w:rsidR="008F54E3" w:rsidRPr="00C32864" w14:paraId="39BBFD5B" w14:textId="77777777">
        <w:trPr>
          <w:cantSplit/>
        </w:trPr>
        <w:tc>
          <w:tcPr>
            <w:tcW w:w="960" w:type="dxa"/>
          </w:tcPr>
          <w:p w14:paraId="5FEB21A8" w14:textId="77777777" w:rsidR="008F54E3" w:rsidRPr="00C32864" w:rsidRDefault="008C6F2C">
            <w:pPr>
              <w:rPr>
                <w:lang w:val="en-GB"/>
              </w:rPr>
            </w:pPr>
            <w:r>
              <w:rPr>
                <w:sz w:val="18"/>
                <w:lang w:val="en-GB"/>
              </w:rPr>
              <w:t xml:space="preserve">C6</w:t>
            </w:r>
          </w:p>
        </w:tc>
        <w:tc>
          <w:tcPr>
            <w:tcW w:w="960" w:type="dxa"/>
          </w:tcPr>
          <w:p w14:paraId="5FEB21A8" w14:textId="77777777" w:rsidR="008F54E3" w:rsidRPr="00C32864" w:rsidRDefault="008C6F2C">
            <w:pPr>
              <w:rPr>
                <w:lang w:val="en-GB"/>
              </w:rPr>
            </w:pPr>
            <w:r>
              <w:rPr>
                <w:sz w:val="18"/>
                <w:lang w:val="en-GB"/>
              </w:rPr>
              <w:t xml:space="preserve">1/3</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1/3</w:t>
            </w:r>
          </w:p>
        </w:tc>
      </w:tr>
      <w:tr w:rsidR="008F54E3" w:rsidRPr="00C32864" w14:paraId="39BBFD5B" w14:textId="77777777">
        <w:trPr>
          <w:cantSplit/>
        </w:trPr>
        <w:tc>
          <w:tcPr>
            <w:tcW w:w="960" w:type="dxa"/>
          </w:tcPr>
          <w:p w14:paraId="5FEB21A8" w14:textId="77777777" w:rsidR="008F54E3" w:rsidRPr="00C32864" w:rsidRDefault="008C6F2C">
            <w:pPr>
              <w:rPr>
                <w:lang w:val="en-GB"/>
              </w:rPr>
            </w:pPr>
            <w:r>
              <w:rPr>
                <w:sz w:val="18"/>
                <w:lang w:val="en-GB"/>
              </w:rPr>
              <w:t xml:space="preserve">C7</w:t>
            </w:r>
          </w:p>
        </w:tc>
        <w:tc>
          <w:tcPr>
            <w:tcW w:w="960" w:type="dxa"/>
          </w:tcPr>
          <w:p w14:paraId="5FEB21A8" w14:textId="77777777" w:rsidR="008F54E3" w:rsidRPr="00C32864" w:rsidRDefault="008C6F2C">
            <w:pPr>
              <w:rPr>
                <w:lang w:val="en-GB"/>
              </w:rPr>
            </w:pPr>
            <w:r>
              <w:rPr>
                <w:sz w:val="18"/>
                <w:lang w:val="en-GB"/>
              </w:rPr>
              <w:t xml:space="preserve">1/3</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1/2</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w:t>
            </w:r>
          </w:p>
        </w:tc>
        <w:tc>
          <w:tcPr>
            <w:tcW w:w="960" w:type="dxa"/>
          </w:tcPr>
          <w:p w14:paraId="5FEB21A8" w14:textId="77777777" w:rsidR="008F54E3" w:rsidRPr="00C32864" w:rsidRDefault="008C6F2C">
            <w:pPr>
              <w:rPr>
                <w:lang w:val="en-GB"/>
              </w:rPr>
            </w:pPr>
            <w:r>
              <w:rPr>
                <w:sz w:val="18"/>
                <w:lang w:val="en-GB"/>
              </w:rPr>
              <w:t xml:space="preserve">1/3</w:t>
            </w:r>
          </w:p>
        </w:tc>
      </w:tr>
      <w:tr w:rsidR="008F54E3" w:rsidRPr="00C32864" w14:paraId="39BBFD5B" w14:textId="77777777">
        <w:trPr>
          <w:cantSplit/>
        </w:trPr>
        <w:tc>
          <w:tcPr>
            <w:tcW w:w="960" w:type="dxa"/>
          </w:tcPr>
          <w:p w14:paraId="5FEB21A8" w14:textId="77777777" w:rsidR="008F54E3" w:rsidRPr="00C32864" w:rsidRDefault="008C6F2C">
            <w:pPr>
              <w:rPr>
                <w:lang w:val="en-GB"/>
              </w:rPr>
            </w:pPr>
            <w:r>
              <w:rPr>
                <w:sz w:val="18"/>
                <w:lang w:val="en-GB"/>
              </w:rPr>
              <w:t xml:space="preserve">C8</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2</w:t>
            </w:r>
          </w:p>
        </w:tc>
        <w:tc>
          <w:tcPr>
            <w:tcW w:w="960" w:type="dxa"/>
          </w:tcPr>
          <w:p w14:paraId="5FEB21A8" w14:textId="77777777" w:rsidR="008F54E3" w:rsidRPr="00C32864" w:rsidRDefault="008C6F2C">
            <w:pPr>
              <w:rPr>
                <w:lang w:val="en-GB"/>
              </w:rPr>
            </w:pPr>
            <w:r>
              <w:rPr>
                <w:sz w:val="18"/>
                <w:lang w:val="en-GB"/>
              </w:rPr>
              <w:t xml:space="preserve">3</w:t>
            </w:r>
          </w:p>
        </w:tc>
        <w:tc>
          <w:tcPr>
            <w:tcW w:w="960" w:type="dxa"/>
          </w:tcPr>
          <w:p w14:paraId="5FEB21A8" w14:textId="77777777" w:rsidR="008F54E3" w:rsidRPr="00C32864" w:rsidRDefault="008C6F2C">
            <w:pPr>
              <w:rPr>
                <w:lang w:val="en-GB"/>
              </w:rPr>
            </w:pPr>
            <w:r>
              <w:rPr>
                <w:sz w:val="18"/>
                <w:lang w:val="en-GB"/>
              </w:rPr>
              <w:t xml:space="preserve">3</w:t>
            </w:r>
          </w:p>
        </w:tc>
        <w:tc>
          <w:tcPr>
            <w:tcW w:w="960" w:type="dxa"/>
          </w:tcPr>
          <w:p w14:paraId="5FEB21A8" w14:textId="77777777" w:rsidR="008F54E3" w:rsidRPr="00C32864" w:rsidRDefault="008C6F2C">
            <w:pPr>
              <w:rPr>
                <w:lang w:val="en-GB"/>
              </w:rPr>
            </w:pPr>
            <w:r>
              <w:rPr>
                <w:sz w:val="18"/>
                <w:lang w:val="en-GB"/>
              </w:rPr>
              <w:t xml:space="preserve">1</w:t>
            </w:r>
          </w:p>
        </w:tc>
      </w:tr>
    </w:tbl>
    <w:p w14:paraId="3A2FA21A" w14:textId="77777777" w:rsidR="00457F15" w:rsidRPr="00C32864" w:rsidRDefault="00863F0A">
      <w:pPr>
        <w:pStyle w:val="TableNote"/>
        <w:rPr>
          <w:lang w:val="en-GB"/>
        </w:rPr>
      </w:pPr>
      <w:r>
        <w:rPr>
          <w:i/>
          <w:lang w:val="en-GB"/>
        </w:rPr>
        <w:t>Note.</w:t>
      </w:r>
      <w:r>
        <w:rPr>
          <w:lang w:val="en-GB"/>
        </w:rPr>
        <w:t xml:space="preserve"> Reading example: C8 against C2 = 2 means capacity headroom is judged slightly more important than demand per unit of competitor capacity; C1 against C6 = 3 means demand density is moderately more important than land cost; C8 against C1 was 1 (equal) when the matrix was set on 19 October 2026 and is now 2, revised after the interviews (Table A2.4). Labels follow Saaty's (2008) scale, on which 2 is weak or slight importance and 3 moderate importance.</w:t>
      </w:r>
    </w:p>
    <w:p w14:paraId="6EBFCCFF" w14:textId="77777777" w:rsidR="008F54E3" w:rsidRPr="00C32864" w:rsidRDefault="008C6F2C">
      <w:pPr>
        <w:pStyle w:val="TableCaption"/>
        <w:keepNext/>
        <w:rPr>
          <w:lang w:val="en-GB"/>
        </w:rPr>
      </w:pPr>
      <w:r>
        <w:rPr>
          <w:lang w:val="en-GB"/>
        </w:rPr>
        <w:t xml:space="preserve">Table A2.3. Priority vector, weights and rank</w:t>
      </w:r>
    </w:p>
    <w:tbl>
      <w:tblPr>
        <w:tblStyle w:val="TableGrid"/>
        <w:tblW w:w="8640" w:type="dxa"/>
        <w:tblLook w:val="04A0" w:firstRow="1" w:lastRow="0" w:firstColumn="1" w:lastColumn="0" w:noHBand="0" w:noVBand="1"/>
      </w:tblPr>
      <w:tblGrid>
        <w:gridCol w:w="762"/>
        <w:gridCol w:w="4065"/>
        <w:gridCol w:w="1524"/>
        <w:gridCol w:w="1270"/>
        <w:gridCol w:w="1016"/>
      </w:tblGrid>
      <w:tr w:rsidR="008F54E3" w:rsidRPr="00C32864" w14:paraId="6BCAD8C6" w14:textId="77777777">
        <w:trPr>
          <w:cantSplit/>
          <w:tblHeader/>
        </w:trPr>
        <w:tc>
          <w:tcPr>
            <w:tcW w:w="762" w:type="dxa"/>
          </w:tcPr>
          <w:p w14:paraId="4F283A1D" w14:textId="77777777" w:rsidR="008F54E3" w:rsidRPr="00C32864" w:rsidRDefault="008C6F2C">
            <w:pPr>
              <w:keepNext/>
              <w:rPr>
                <w:lang w:val="en-GB"/>
              </w:rPr>
            </w:pPr>
            <w:r>
              <w:rPr>
                <w:b/>
                <w:sz w:val="18"/>
                <w:lang w:val="en-GB"/>
              </w:rPr>
              <w:t xml:space="preserve">ID</w:t>
            </w:r>
          </w:p>
        </w:tc>
        <w:tc>
          <w:tcPr>
            <w:tcW w:w="4065" w:type="dxa"/>
          </w:tcPr>
          <w:p w14:paraId="4F283A1D" w14:textId="77777777" w:rsidR="008F54E3" w:rsidRPr="00C32864" w:rsidRDefault="008C6F2C">
            <w:pPr>
              <w:keepNext/>
              <w:rPr>
                <w:lang w:val="en-GB"/>
              </w:rPr>
            </w:pPr>
            <w:r>
              <w:rPr>
                <w:b/>
                <w:sz w:val="18"/>
                <w:lang w:val="en-GB"/>
              </w:rPr>
              <w:t xml:space="preserve">Criterion</w:t>
            </w:r>
          </w:p>
        </w:tc>
        <w:tc>
          <w:tcPr>
            <w:tcW w:w="1524" w:type="dxa"/>
          </w:tcPr>
          <w:p w14:paraId="4F283A1D" w14:textId="77777777" w:rsidR="008F54E3" w:rsidRPr="00C32864" w:rsidRDefault="008C6F2C">
            <w:pPr>
              <w:keepNext/>
              <w:rPr>
                <w:lang w:val="en-GB"/>
              </w:rPr>
            </w:pPr>
            <w:r>
              <w:rPr>
                <w:b/>
                <w:sz w:val="18"/>
                <w:lang w:val="en-GB"/>
              </w:rPr>
              <w:t xml:space="preserve">Priority vector</w:t>
            </w:r>
          </w:p>
        </w:tc>
        <w:tc>
          <w:tcPr>
            <w:tcW w:w="1270" w:type="dxa"/>
          </w:tcPr>
          <w:p w14:paraId="4F283A1D" w14:textId="77777777" w:rsidR="008F54E3" w:rsidRPr="00C32864" w:rsidRDefault="008C6F2C">
            <w:pPr>
              <w:keepNext/>
              <w:rPr>
                <w:lang w:val="en-GB"/>
              </w:rPr>
            </w:pPr>
            <w:r>
              <w:rPr>
                <w:b/>
                <w:sz w:val="18"/>
                <w:lang w:val="en-GB"/>
              </w:rPr>
              <w:t xml:space="preserve">Weight %</w:t>
            </w:r>
          </w:p>
        </w:tc>
        <w:tc>
          <w:tcPr>
            <w:tcW w:w="1016" w:type="dxa"/>
          </w:tcPr>
          <w:p w14:paraId="4F283A1D" w14:textId="77777777" w:rsidR="008F54E3" w:rsidRPr="00C32864" w:rsidRDefault="008C6F2C">
            <w:pPr>
              <w:keepNext/>
              <w:rPr>
                <w:lang w:val="en-GB"/>
              </w:rPr>
            </w:pPr>
            <w:r>
              <w:rPr>
                <w:b/>
                <w:sz w:val="18"/>
                <w:lang w:val="en-GB"/>
              </w:rPr>
              <w:t xml:space="preserve">Rank</w:t>
            </w:r>
          </w:p>
        </w:tc>
      </w:tr>
      <w:tr w:rsidR="008F54E3" w:rsidRPr="00C32864" w14:paraId="39BBFD5B" w14:textId="77777777">
        <w:trPr>
          <w:cantSplit/>
        </w:trPr>
        <w:tc>
          <w:tcPr>
            <w:tcW w:w="762" w:type="dxa"/>
          </w:tcPr>
          <w:p w14:paraId="5FEB21A8" w14:textId="77777777" w:rsidR="008F54E3" w:rsidRPr="00C32864" w:rsidRDefault="008C6F2C">
            <w:pPr>
              <w:rPr>
                <w:lang w:val="en-GB"/>
              </w:rPr>
            </w:pPr>
            <w:r>
              <w:rPr>
                <w:sz w:val="18"/>
                <w:lang w:val="en-GB"/>
              </w:rPr>
              <w:t xml:space="preserve">C8</w:t>
            </w:r>
          </w:p>
        </w:tc>
        <w:tc>
          <w:tcPr>
            <w:tcW w:w="4065" w:type="dxa"/>
          </w:tcPr>
          <w:p w14:paraId="5FEB21A8" w14:textId="77777777" w:rsidR="008F54E3" w:rsidRPr="00C32864" w:rsidRDefault="008C6F2C">
            <w:pPr>
              <w:rPr>
                <w:lang w:val="en-GB"/>
              </w:rPr>
            </w:pPr>
            <w:r>
              <w:rPr>
                <w:sz w:val="18"/>
                <w:lang w:val="en-GB"/>
              </w:rPr>
              <w:t xml:space="preserve">Service capacity headroom (fleet and driver)</w:t>
            </w:r>
          </w:p>
        </w:tc>
        <w:tc>
          <w:tcPr>
            <w:tcW w:w="1524" w:type="dxa"/>
          </w:tcPr>
          <w:p w14:paraId="5FEB21A8" w14:textId="77777777" w:rsidR="008F54E3" w:rsidRPr="00C32864" w:rsidRDefault="008C6F2C">
            <w:pPr>
              <w:rPr>
                <w:lang w:val="en-GB"/>
              </w:rPr>
            </w:pPr>
            <w:r>
              <w:rPr>
                <w:sz w:val="18"/>
                <w:lang w:val="en-GB"/>
              </w:rPr>
              <w:t xml:space="preserve">0.232</w:t>
            </w:r>
          </w:p>
        </w:tc>
        <w:tc>
          <w:tcPr>
            <w:tcW w:w="1270" w:type="dxa"/>
          </w:tcPr>
          <w:p w14:paraId="5FEB21A8" w14:textId="77777777" w:rsidR="008F54E3" w:rsidRPr="00C32864" w:rsidRDefault="008C6F2C">
            <w:pPr>
              <w:rPr>
                <w:lang w:val="en-GB"/>
              </w:rPr>
            </w:pPr>
            <w:r>
              <w:rPr>
                <w:sz w:val="18"/>
                <w:lang w:val="en-GB"/>
              </w:rPr>
              <w:t xml:space="preserve">23.2</w:t>
            </w:r>
          </w:p>
        </w:tc>
        <w:tc>
          <w:tcPr>
            <w:tcW w:w="1016" w:type="dxa"/>
          </w:tcPr>
          <w:p w14:paraId="5FEB21A8" w14:textId="77777777" w:rsidR="008F54E3" w:rsidRPr="00C32864" w:rsidRDefault="008C6F2C">
            <w:pPr>
              <w:rPr>
                <w:lang w:val="en-GB"/>
              </w:rPr>
            </w:pPr>
            <w:r>
              <w:rPr>
                <w:sz w:val="18"/>
                <w:lang w:val="en-GB"/>
              </w:rPr>
              <w:t xml:space="preserve">1</w:t>
            </w:r>
          </w:p>
        </w:tc>
      </w:tr>
      <w:tr w:rsidR="008F54E3" w:rsidRPr="00C32864" w14:paraId="39BBFD5B" w14:textId="77777777">
        <w:trPr>
          <w:cantSplit/>
        </w:trPr>
        <w:tc>
          <w:tcPr>
            <w:tcW w:w="762" w:type="dxa"/>
          </w:tcPr>
          <w:p w14:paraId="5FEB21A8" w14:textId="77777777" w:rsidR="008F54E3" w:rsidRPr="00C32864" w:rsidRDefault="008C6F2C">
            <w:pPr>
              <w:rPr>
                <w:lang w:val="en-GB"/>
              </w:rPr>
            </w:pPr>
            <w:r>
              <w:rPr>
                <w:sz w:val="18"/>
                <w:lang w:val="en-GB"/>
              </w:rPr>
              <w:t xml:space="preserve">C1</w:t>
            </w:r>
          </w:p>
        </w:tc>
        <w:tc>
          <w:tcPr>
            <w:tcW w:w="4065" w:type="dxa"/>
          </w:tcPr>
          <w:p w14:paraId="5FEB21A8" w14:textId="77777777" w:rsidR="008F54E3" w:rsidRPr="00C32864" w:rsidRDefault="008C6F2C">
            <w:pPr>
              <w:rPr>
                <w:lang w:val="en-GB"/>
              </w:rPr>
            </w:pPr>
            <w:r>
              <w:rPr>
                <w:sz w:val="18"/>
                <w:lang w:val="en-GB"/>
              </w:rPr>
              <w:t xml:space="preserve">Catchment demand density (8-mile radius)</w:t>
            </w:r>
          </w:p>
        </w:tc>
        <w:tc>
          <w:tcPr>
            <w:tcW w:w="1524" w:type="dxa"/>
          </w:tcPr>
          <w:p w14:paraId="5FEB21A8" w14:textId="77777777" w:rsidR="008F54E3" w:rsidRPr="00C32864" w:rsidRDefault="008C6F2C">
            <w:pPr>
              <w:rPr>
                <w:lang w:val="en-GB"/>
              </w:rPr>
            </w:pPr>
            <w:r>
              <w:rPr>
                <w:sz w:val="18"/>
                <w:lang w:val="en-GB"/>
              </w:rPr>
              <w:t xml:space="preserve">0.179</w:t>
            </w:r>
          </w:p>
        </w:tc>
        <w:tc>
          <w:tcPr>
            <w:tcW w:w="1270" w:type="dxa"/>
          </w:tcPr>
          <w:p w14:paraId="5FEB21A8" w14:textId="77777777" w:rsidR="008F54E3" w:rsidRPr="00C32864" w:rsidRDefault="008C6F2C">
            <w:pPr>
              <w:rPr>
                <w:lang w:val="en-GB"/>
              </w:rPr>
            </w:pPr>
            <w:r>
              <w:rPr>
                <w:sz w:val="18"/>
                <w:lang w:val="en-GB"/>
              </w:rPr>
              <w:t xml:space="preserve">17.9</w:t>
            </w:r>
          </w:p>
        </w:tc>
        <w:tc>
          <w:tcPr>
            <w:tcW w:w="1016" w:type="dxa"/>
          </w:tcPr>
          <w:p w14:paraId="5FEB21A8" w14:textId="77777777" w:rsidR="008F54E3" w:rsidRPr="00C32864" w:rsidRDefault="008C6F2C">
            <w:pPr>
              <w:rPr>
                <w:lang w:val="en-GB"/>
              </w:rPr>
            </w:pPr>
            <w:r>
              <w:rPr>
                <w:sz w:val="18"/>
                <w:lang w:val="en-GB"/>
              </w:rPr>
              <w:t xml:space="preserve">2</w:t>
            </w:r>
          </w:p>
        </w:tc>
      </w:tr>
      <w:tr w:rsidR="008F54E3" w:rsidRPr="00C32864" w14:paraId="39BBFD5B" w14:textId="77777777">
        <w:trPr>
          <w:cantSplit/>
        </w:trPr>
        <w:tc>
          <w:tcPr>
            <w:tcW w:w="762" w:type="dxa"/>
          </w:tcPr>
          <w:p w14:paraId="5FEB21A8" w14:textId="77777777" w:rsidR="008F54E3" w:rsidRPr="00C32864" w:rsidRDefault="008C6F2C">
            <w:pPr>
              <w:rPr>
                <w:lang w:val="en-GB"/>
              </w:rPr>
            </w:pPr>
            <w:r>
              <w:rPr>
                <w:sz w:val="18"/>
                <w:lang w:val="en-GB"/>
              </w:rPr>
              <w:t xml:space="preserve">C3</w:t>
            </w:r>
          </w:p>
        </w:tc>
        <w:tc>
          <w:tcPr>
            <w:tcW w:w="4065" w:type="dxa"/>
          </w:tcPr>
          <w:p w14:paraId="5FEB21A8" w14:textId="77777777" w:rsidR="008F54E3" w:rsidRPr="00C32864" w:rsidRDefault="008C6F2C">
            <w:pPr>
              <w:rPr>
                <w:lang w:val="en-GB"/>
              </w:rPr>
            </w:pPr>
            <w:r>
              <w:rPr>
                <w:sz w:val="18"/>
                <w:lang w:val="en-GB"/>
              </w:rPr>
              <w:t xml:space="preserve">Post-2028 payload resilience</w:t>
            </w:r>
          </w:p>
        </w:tc>
        <w:tc>
          <w:tcPr>
            <w:tcW w:w="1524" w:type="dxa"/>
          </w:tcPr>
          <w:p w14:paraId="5FEB21A8" w14:textId="77777777" w:rsidR="008F54E3" w:rsidRPr="00C32864" w:rsidRDefault="008C6F2C">
            <w:pPr>
              <w:rPr>
                <w:lang w:val="en-GB"/>
              </w:rPr>
            </w:pPr>
            <w:r>
              <w:rPr>
                <w:sz w:val="18"/>
                <w:lang w:val="en-GB"/>
              </w:rPr>
              <w:t xml:space="preserve">0.124</w:t>
            </w:r>
          </w:p>
        </w:tc>
        <w:tc>
          <w:tcPr>
            <w:tcW w:w="1270" w:type="dxa"/>
          </w:tcPr>
          <w:p w14:paraId="5FEB21A8" w14:textId="77777777" w:rsidR="008F54E3" w:rsidRPr="00C32864" w:rsidRDefault="008C6F2C">
            <w:pPr>
              <w:rPr>
                <w:lang w:val="en-GB"/>
              </w:rPr>
            </w:pPr>
            <w:r>
              <w:rPr>
                <w:sz w:val="18"/>
                <w:lang w:val="en-GB"/>
              </w:rPr>
              <w:t xml:space="preserve">12.4</w:t>
            </w:r>
          </w:p>
        </w:tc>
        <w:tc>
          <w:tcPr>
            <w:tcW w:w="1016" w:type="dxa"/>
          </w:tcPr>
          <w:p w14:paraId="5FEB21A8" w14:textId="77777777" w:rsidR="008F54E3" w:rsidRPr="00C32864" w:rsidRDefault="008C6F2C">
            <w:pPr>
              <w:rPr>
                <w:lang w:val="en-GB"/>
              </w:rPr>
            </w:pPr>
            <w:r>
              <w:rPr>
                <w:sz w:val="18"/>
                <w:lang w:val="en-GB"/>
              </w:rPr>
              <w:t xml:space="preserve">3</w:t>
            </w:r>
          </w:p>
        </w:tc>
      </w:tr>
      <w:tr w:rsidR="008F54E3" w:rsidRPr="00C32864" w14:paraId="39BBFD5B" w14:textId="77777777">
        <w:trPr>
          <w:cantSplit/>
        </w:trPr>
        <w:tc>
          <w:tcPr>
            <w:tcW w:w="762" w:type="dxa"/>
          </w:tcPr>
          <w:p w14:paraId="5FEB21A8" w14:textId="77777777" w:rsidR="008F54E3" w:rsidRPr="00C32864" w:rsidRDefault="008C6F2C">
            <w:pPr>
              <w:rPr>
                <w:lang w:val="en-GB"/>
              </w:rPr>
            </w:pPr>
            <w:r>
              <w:rPr>
                <w:sz w:val="18"/>
                <w:lang w:val="en-GB"/>
              </w:rPr>
              <w:t xml:space="preserve">C2</w:t>
            </w:r>
          </w:p>
        </w:tc>
        <w:tc>
          <w:tcPr>
            <w:tcW w:w="4065" w:type="dxa"/>
          </w:tcPr>
          <w:p w14:paraId="5FEB21A8" w14:textId="77777777" w:rsidR="008F54E3" w:rsidRPr="00C32864" w:rsidRDefault="008C6F2C">
            <w:pPr>
              <w:rPr>
                <w:lang w:val="en-GB"/>
              </w:rPr>
            </w:pPr>
            <w:r>
              <w:rPr>
                <w:sz w:val="18"/>
                <w:lang w:val="en-GB"/>
              </w:rPr>
              <w:t xml:space="preserve">Demand per unit of competitor capacity</w:t>
            </w:r>
          </w:p>
        </w:tc>
        <w:tc>
          <w:tcPr>
            <w:tcW w:w="1524" w:type="dxa"/>
          </w:tcPr>
          <w:p w14:paraId="5FEB21A8" w14:textId="77777777" w:rsidR="008F54E3" w:rsidRPr="00C32864" w:rsidRDefault="008C6F2C">
            <w:pPr>
              <w:rPr>
                <w:lang w:val="en-GB"/>
              </w:rPr>
            </w:pPr>
            <w:r>
              <w:rPr>
                <w:sz w:val="18"/>
                <w:lang w:val="en-GB"/>
              </w:rPr>
              <w:t xml:space="preserve">0.114</w:t>
            </w:r>
          </w:p>
        </w:tc>
        <w:tc>
          <w:tcPr>
            <w:tcW w:w="1270" w:type="dxa"/>
          </w:tcPr>
          <w:p w14:paraId="5FEB21A8" w14:textId="77777777" w:rsidR="008F54E3" w:rsidRPr="00C32864" w:rsidRDefault="008C6F2C">
            <w:pPr>
              <w:rPr>
                <w:lang w:val="en-GB"/>
              </w:rPr>
            </w:pPr>
            <w:r>
              <w:rPr>
                <w:sz w:val="18"/>
                <w:lang w:val="en-GB"/>
              </w:rPr>
              <w:t xml:space="preserve">11.4</w:t>
            </w:r>
          </w:p>
        </w:tc>
        <w:tc>
          <w:tcPr>
            <w:tcW w:w="1016" w:type="dxa"/>
          </w:tcPr>
          <w:p w14:paraId="5FEB21A8" w14:textId="77777777" w:rsidR="008F54E3" w:rsidRPr="00C32864" w:rsidRDefault="008C6F2C">
            <w:pPr>
              <w:rPr>
                <w:lang w:val="en-GB"/>
              </w:rPr>
            </w:pPr>
            <w:r>
              <w:rPr>
                <w:sz w:val="18"/>
                <w:lang w:val="en-GB"/>
              </w:rPr>
              <w:t xml:space="preserve">4=</w:t>
            </w:r>
          </w:p>
        </w:tc>
      </w:tr>
      <w:tr w:rsidR="008F54E3" w:rsidRPr="00C32864" w14:paraId="39BBFD5B" w14:textId="77777777">
        <w:trPr>
          <w:cantSplit/>
        </w:trPr>
        <w:tc>
          <w:tcPr>
            <w:tcW w:w="762" w:type="dxa"/>
          </w:tcPr>
          <w:p w14:paraId="5FEB21A8" w14:textId="77777777" w:rsidR="008F54E3" w:rsidRPr="00C32864" w:rsidRDefault="008C6F2C">
            <w:pPr>
              <w:rPr>
                <w:lang w:val="en-GB"/>
              </w:rPr>
            </w:pPr>
            <w:r>
              <w:rPr>
                <w:sz w:val="18"/>
                <w:lang w:val="en-GB"/>
              </w:rPr>
              <w:t xml:space="preserve">C4</w:t>
            </w:r>
          </w:p>
        </w:tc>
        <w:tc>
          <w:tcPr>
            <w:tcW w:w="4065" w:type="dxa"/>
          </w:tcPr>
          <w:p w14:paraId="5FEB21A8" w14:textId="77777777" w:rsidR="008F54E3" w:rsidRPr="00C32864" w:rsidRDefault="008C6F2C">
            <w:pPr>
              <w:rPr>
                <w:lang w:val="en-GB"/>
              </w:rPr>
            </w:pPr>
            <w:r>
              <w:rPr>
                <w:sz w:val="18"/>
                <w:lang w:val="en-GB"/>
              </w:rPr>
              <w:t xml:space="preserve">Infrastructure pipeline exposure</w:t>
            </w:r>
          </w:p>
        </w:tc>
        <w:tc>
          <w:tcPr>
            <w:tcW w:w="1524" w:type="dxa"/>
          </w:tcPr>
          <w:p w14:paraId="5FEB21A8" w14:textId="77777777" w:rsidR="008F54E3" w:rsidRPr="00C32864" w:rsidRDefault="008C6F2C">
            <w:pPr>
              <w:rPr>
                <w:lang w:val="en-GB"/>
              </w:rPr>
            </w:pPr>
            <w:r>
              <w:rPr>
                <w:sz w:val="18"/>
                <w:lang w:val="en-GB"/>
              </w:rPr>
              <w:t xml:space="preserve">0.114</w:t>
            </w:r>
          </w:p>
        </w:tc>
        <w:tc>
          <w:tcPr>
            <w:tcW w:w="1270" w:type="dxa"/>
          </w:tcPr>
          <w:p w14:paraId="5FEB21A8" w14:textId="77777777" w:rsidR="008F54E3" w:rsidRPr="00C32864" w:rsidRDefault="008C6F2C">
            <w:pPr>
              <w:rPr>
                <w:lang w:val="en-GB"/>
              </w:rPr>
            </w:pPr>
            <w:r>
              <w:rPr>
                <w:sz w:val="18"/>
                <w:lang w:val="en-GB"/>
              </w:rPr>
              <w:t xml:space="preserve">11.4</w:t>
            </w:r>
          </w:p>
        </w:tc>
        <w:tc>
          <w:tcPr>
            <w:tcW w:w="1016" w:type="dxa"/>
          </w:tcPr>
          <w:p w14:paraId="5FEB21A8" w14:textId="77777777" w:rsidR="008F54E3" w:rsidRPr="00C32864" w:rsidRDefault="008C6F2C">
            <w:pPr>
              <w:rPr>
                <w:lang w:val="en-GB"/>
              </w:rPr>
            </w:pPr>
            <w:r>
              <w:rPr>
                <w:sz w:val="18"/>
                <w:lang w:val="en-GB"/>
              </w:rPr>
              <w:t xml:space="preserve">4=</w:t>
            </w:r>
          </w:p>
        </w:tc>
      </w:tr>
      <w:tr w:rsidR="008F54E3" w:rsidRPr="00C32864" w14:paraId="39BBFD5B" w14:textId="77777777">
        <w:trPr>
          <w:cantSplit/>
        </w:trPr>
        <w:tc>
          <w:tcPr>
            <w:tcW w:w="762" w:type="dxa"/>
          </w:tcPr>
          <w:p w14:paraId="5FEB21A8" w14:textId="77777777" w:rsidR="008F54E3" w:rsidRPr="00C32864" w:rsidRDefault="008C6F2C">
            <w:pPr>
              <w:rPr>
                <w:lang w:val="en-GB"/>
              </w:rPr>
            </w:pPr>
            <w:r>
              <w:rPr>
                <w:sz w:val="18"/>
                <w:lang w:val="en-GB"/>
              </w:rPr>
              <w:t xml:space="preserve">C5</w:t>
            </w:r>
          </w:p>
        </w:tc>
        <w:tc>
          <w:tcPr>
            <w:tcW w:w="4065" w:type="dxa"/>
          </w:tcPr>
          <w:p w14:paraId="5FEB21A8" w14:textId="77777777" w:rsidR="008F54E3" w:rsidRPr="00C32864" w:rsidRDefault="008C6F2C">
            <w:pPr>
              <w:rPr>
                <w:lang w:val="en-GB"/>
              </w:rPr>
            </w:pPr>
            <w:r>
              <w:rPr>
                <w:sz w:val="18"/>
                <w:lang w:val="en-GB"/>
              </w:rPr>
              <w:t xml:space="preserve">Operating cost base</w:t>
            </w:r>
          </w:p>
        </w:tc>
        <w:tc>
          <w:tcPr>
            <w:tcW w:w="1524" w:type="dxa"/>
          </w:tcPr>
          <w:p w14:paraId="5FEB21A8" w14:textId="77777777" w:rsidR="008F54E3" w:rsidRPr="00C32864" w:rsidRDefault="008C6F2C">
            <w:pPr>
              <w:rPr>
                <w:lang w:val="en-GB"/>
              </w:rPr>
            </w:pPr>
            <w:r>
              <w:rPr>
                <w:sz w:val="18"/>
                <w:lang w:val="en-GB"/>
              </w:rPr>
              <w:t xml:space="preserve">0.114</w:t>
            </w:r>
          </w:p>
        </w:tc>
        <w:tc>
          <w:tcPr>
            <w:tcW w:w="1270" w:type="dxa"/>
          </w:tcPr>
          <w:p w14:paraId="5FEB21A8" w14:textId="77777777" w:rsidR="008F54E3" w:rsidRPr="00C32864" w:rsidRDefault="008C6F2C">
            <w:pPr>
              <w:rPr>
                <w:lang w:val="en-GB"/>
              </w:rPr>
            </w:pPr>
            <w:r>
              <w:rPr>
                <w:sz w:val="18"/>
                <w:lang w:val="en-GB"/>
              </w:rPr>
              <w:t xml:space="preserve">11.4</w:t>
            </w:r>
          </w:p>
        </w:tc>
        <w:tc>
          <w:tcPr>
            <w:tcW w:w="1016" w:type="dxa"/>
          </w:tcPr>
          <w:p w14:paraId="5FEB21A8" w14:textId="77777777" w:rsidR="008F54E3" w:rsidRPr="00C32864" w:rsidRDefault="008C6F2C">
            <w:pPr>
              <w:rPr>
                <w:lang w:val="en-GB"/>
              </w:rPr>
            </w:pPr>
            <w:r>
              <w:rPr>
                <w:sz w:val="18"/>
                <w:lang w:val="en-GB"/>
              </w:rPr>
              <w:t xml:space="preserve">4=</w:t>
            </w:r>
          </w:p>
        </w:tc>
      </w:tr>
      <w:tr w:rsidR="008F54E3" w:rsidRPr="00C32864" w14:paraId="39BBFD5B" w14:textId="77777777">
        <w:trPr>
          <w:cantSplit/>
        </w:trPr>
        <w:tc>
          <w:tcPr>
            <w:tcW w:w="762" w:type="dxa"/>
          </w:tcPr>
          <w:p w14:paraId="5FEB21A8" w14:textId="77777777" w:rsidR="008F54E3" w:rsidRPr="00C32864" w:rsidRDefault="008C6F2C">
            <w:pPr>
              <w:rPr>
                <w:lang w:val="en-GB"/>
              </w:rPr>
            </w:pPr>
            <w:r>
              <w:rPr>
                <w:sz w:val="18"/>
                <w:lang w:val="en-GB"/>
              </w:rPr>
              <w:t xml:space="preserve">C6</w:t>
            </w:r>
          </w:p>
        </w:tc>
        <w:tc>
          <w:tcPr>
            <w:tcW w:w="4065" w:type="dxa"/>
          </w:tcPr>
          <w:p w14:paraId="5FEB21A8" w14:textId="77777777" w:rsidR="008F54E3" w:rsidRPr="00C32864" w:rsidRDefault="008C6F2C">
            <w:pPr>
              <w:rPr>
                <w:lang w:val="en-GB"/>
              </w:rPr>
            </w:pPr>
            <w:r>
              <w:rPr>
                <w:sz w:val="18"/>
                <w:lang w:val="en-GB"/>
              </w:rPr>
              <w:t xml:space="preserve">Land cost and availability</w:t>
            </w:r>
          </w:p>
        </w:tc>
        <w:tc>
          <w:tcPr>
            <w:tcW w:w="1524" w:type="dxa"/>
          </w:tcPr>
          <w:p w14:paraId="5FEB21A8" w14:textId="77777777" w:rsidR="008F54E3" w:rsidRPr="00C32864" w:rsidRDefault="008C6F2C">
            <w:pPr>
              <w:rPr>
                <w:lang w:val="en-GB"/>
              </w:rPr>
            </w:pPr>
            <w:r>
              <w:rPr>
                <w:sz w:val="18"/>
                <w:lang w:val="en-GB"/>
              </w:rPr>
              <w:t xml:space="preserve">0.061</w:t>
            </w:r>
          </w:p>
        </w:tc>
        <w:tc>
          <w:tcPr>
            <w:tcW w:w="1270" w:type="dxa"/>
          </w:tcPr>
          <w:p w14:paraId="5FEB21A8" w14:textId="77777777" w:rsidR="008F54E3" w:rsidRPr="00C32864" w:rsidRDefault="008C6F2C">
            <w:pPr>
              <w:rPr>
                <w:lang w:val="en-GB"/>
              </w:rPr>
            </w:pPr>
            <w:r>
              <w:rPr>
                <w:sz w:val="18"/>
                <w:lang w:val="en-GB"/>
              </w:rPr>
              <w:t xml:space="preserve">6.1</w:t>
            </w:r>
          </w:p>
        </w:tc>
        <w:tc>
          <w:tcPr>
            <w:tcW w:w="1016" w:type="dxa"/>
          </w:tcPr>
          <w:p w14:paraId="5FEB21A8" w14:textId="77777777" w:rsidR="008F54E3" w:rsidRPr="00C32864" w:rsidRDefault="008C6F2C">
            <w:pPr>
              <w:rPr>
                <w:lang w:val="en-GB"/>
              </w:rPr>
            </w:pPr>
            <w:r>
              <w:rPr>
                <w:sz w:val="18"/>
                <w:lang w:val="en-GB"/>
              </w:rPr>
              <w:t xml:space="preserve">7=</w:t>
            </w:r>
          </w:p>
        </w:tc>
      </w:tr>
      <w:tr w:rsidR="008F54E3" w:rsidRPr="00C32864" w14:paraId="39BBFD5B" w14:textId="77777777">
        <w:trPr>
          <w:cantSplit/>
        </w:trPr>
        <w:tc>
          <w:tcPr>
            <w:tcW w:w="762" w:type="dxa"/>
          </w:tcPr>
          <w:p w14:paraId="5FEB21A8" w14:textId="77777777" w:rsidR="008F54E3" w:rsidRPr="00C32864" w:rsidRDefault="008C6F2C">
            <w:pPr>
              <w:rPr>
                <w:lang w:val="en-GB"/>
              </w:rPr>
            </w:pPr>
            <w:r>
              <w:rPr>
                <w:sz w:val="18"/>
                <w:lang w:val="en-GB"/>
              </w:rPr>
              <w:t xml:space="preserve">C7</w:t>
            </w:r>
          </w:p>
        </w:tc>
        <w:tc>
          <w:tcPr>
            <w:tcW w:w="4065" w:type="dxa"/>
          </w:tcPr>
          <w:p w14:paraId="5FEB21A8" w14:textId="77777777" w:rsidR="008F54E3" w:rsidRPr="00C32864" w:rsidRDefault="008C6F2C">
            <w:pPr>
              <w:rPr>
                <w:lang w:val="en-GB"/>
              </w:rPr>
            </w:pPr>
            <w:r>
              <w:rPr>
                <w:sz w:val="18"/>
                <w:lang w:val="en-GB"/>
              </w:rPr>
              <w:t xml:space="preserve">Low-carbon supply capability</w:t>
            </w:r>
          </w:p>
        </w:tc>
        <w:tc>
          <w:tcPr>
            <w:tcW w:w="1524" w:type="dxa"/>
          </w:tcPr>
          <w:p w14:paraId="5FEB21A8" w14:textId="77777777" w:rsidR="008F54E3" w:rsidRPr="00C32864" w:rsidRDefault="008C6F2C">
            <w:pPr>
              <w:rPr>
                <w:lang w:val="en-GB"/>
              </w:rPr>
            </w:pPr>
            <w:r>
              <w:rPr>
                <w:sz w:val="18"/>
                <w:lang w:val="en-GB"/>
              </w:rPr>
              <w:t xml:space="preserve">0.061</w:t>
            </w:r>
          </w:p>
        </w:tc>
        <w:tc>
          <w:tcPr>
            <w:tcW w:w="1270" w:type="dxa"/>
          </w:tcPr>
          <w:p w14:paraId="5FEB21A8" w14:textId="77777777" w:rsidR="008F54E3" w:rsidRPr="00C32864" w:rsidRDefault="008C6F2C">
            <w:pPr>
              <w:rPr>
                <w:lang w:val="en-GB"/>
              </w:rPr>
            </w:pPr>
            <w:r>
              <w:rPr>
                <w:sz w:val="18"/>
                <w:lang w:val="en-GB"/>
              </w:rPr>
              <w:t xml:space="preserve">6.1</w:t>
            </w:r>
          </w:p>
        </w:tc>
        <w:tc>
          <w:tcPr>
            <w:tcW w:w="1016" w:type="dxa"/>
          </w:tcPr>
          <w:p w14:paraId="5FEB21A8" w14:textId="77777777" w:rsidR="008F54E3" w:rsidRPr="00C32864" w:rsidRDefault="008C6F2C">
            <w:pPr>
              <w:rPr>
                <w:lang w:val="en-GB"/>
              </w:rPr>
            </w:pPr>
            <w:r>
              <w:rPr>
                <w:sz w:val="18"/>
                <w:lang w:val="en-GB"/>
              </w:rPr>
              <w:t xml:space="preserve">7=</w:t>
            </w:r>
          </w:p>
        </w:tc>
      </w:tr>
      <w:tr w:rsidR="008F54E3" w:rsidRPr="00C32864" w14:paraId="39BBFD5B" w14:textId="77777777">
        <w:trPr>
          <w:cantSplit/>
        </w:trPr>
        <w:tc>
          <w:tcPr>
            <w:tcW w:w="762" w:type="dxa"/>
          </w:tcPr>
          <w:p w14:paraId="5FEB21A8" w14:textId="77777777" w:rsidR="008F54E3" w:rsidRPr="00C32864" w:rsidRDefault="008C6F2C">
            <w:pPr>
              <w:rPr>
                <w:lang w:val="en-GB"/>
              </w:rPr>
            </w:pPr>
            <w:r>
              <w:rPr>
                <w:sz w:val="18"/>
                <w:lang w:val="en-GB"/>
              </w:rPr>
              <w:t xml:space="preserve"/>
            </w:r>
          </w:p>
        </w:tc>
        <w:tc>
          <w:tcPr>
            <w:tcW w:w="4065" w:type="dxa"/>
          </w:tcPr>
          <w:p w14:paraId="5FEB21A8" w14:textId="77777777" w:rsidR="008F54E3" w:rsidRPr="00C32864" w:rsidRDefault="008C6F2C">
            <w:pPr>
              <w:rPr>
                <w:lang w:val="en-GB"/>
              </w:rPr>
            </w:pPr>
            <w:r>
              <w:rPr>
                <w:sz w:val="18"/>
                <w:lang w:val="en-GB"/>
              </w:rPr>
              <w:t xml:space="preserve">Total</w:t>
            </w:r>
          </w:p>
        </w:tc>
        <w:tc>
          <w:tcPr>
            <w:tcW w:w="1524" w:type="dxa"/>
          </w:tcPr>
          <w:p w14:paraId="5FEB21A8" w14:textId="77777777" w:rsidR="008F54E3" w:rsidRPr="00C32864" w:rsidRDefault="008C6F2C">
            <w:pPr>
              <w:rPr>
                <w:lang w:val="en-GB"/>
              </w:rPr>
            </w:pPr>
            <w:r>
              <w:rPr>
                <w:sz w:val="18"/>
                <w:lang w:val="en-GB"/>
              </w:rPr>
              <w:t xml:space="preserve">1.000</w:t>
            </w:r>
          </w:p>
        </w:tc>
        <w:tc>
          <w:tcPr>
            <w:tcW w:w="1270" w:type="dxa"/>
          </w:tcPr>
          <w:p w14:paraId="5FEB21A8" w14:textId="77777777" w:rsidR="008F54E3" w:rsidRPr="00C32864" w:rsidRDefault="008C6F2C">
            <w:pPr>
              <w:rPr>
                <w:lang w:val="en-GB"/>
              </w:rPr>
            </w:pPr>
            <w:r>
              <w:rPr>
                <w:sz w:val="18"/>
                <w:lang w:val="en-GB"/>
              </w:rPr>
              <w:t xml:space="preserve">100.0</w:t>
            </w:r>
          </w:p>
        </w:tc>
        <w:tc>
          <w:tcPr>
            <w:tcW w:w="1016" w:type="dxa"/>
          </w:tcPr>
          <w:p w14:paraId="5FEB21A8" w14:textId="77777777" w:rsidR="008F54E3" w:rsidRPr="00C32864" w:rsidRDefault="008C6F2C">
            <w:pPr>
              <w:rPr>
                <w:lang w:val="en-GB"/>
              </w:rPr>
            </w:pPr>
            <w:r>
              <w:rPr>
                <w:sz w:val="18"/>
                <w:lang w:val="en-GB"/>
              </w:rPr>
              <w:t xml:space="preserve"/>
            </w:r>
          </w:p>
        </w:tc>
      </w:tr>
    </w:tbl>
    <w:p w14:paraId="3A2FA21A" w14:textId="77777777" w:rsidR="00457F15" w:rsidRPr="00C32864" w:rsidRDefault="00863F0A">
      <w:pPr>
        <w:pStyle w:val="TableNote"/>
        <w:rPr>
          <w:lang w:val="en-GB"/>
        </w:rPr>
      </w:pPr>
      <w:r>
        <w:rPr>
          <w:i/>
          <w:lang w:val="en-GB"/>
        </w:rPr>
        <w:t>Note.</w:t>
      </w:r>
      <w:r>
        <w:rPr>
          <w:lang w:val="en-GB"/>
        </w:rPr>
        <w:t xml:space="preserve"> Normalised geometric mean of each row (Saaty, 2008), reported as calculated. C2, C4 and C5 share identical rows and so receive identical weights, as do C6 and C7; percentages may not sum to exactly 100 because of rounding. Consistency: λmax = 8.084; CI = (λmax − n)/(n − 1) = 0.0120; RI for n = 8 is 1.41; CR = CI/RI = 0.009, below Saaty's 0.10 ceiling. Before the 21 October revision (C8 against C1 = 1) the weights were C8 21.3%, C1 19.5%, C3 12.5%, C2, C4 and C5 11.5% each, and C6 and C7 6.2% each (CR 0.005).</w:t>
      </w:r>
    </w:p>
    <w:p w14:paraId="6EBFCCFF" w14:textId="77777777" w:rsidR="008F54E3" w:rsidRPr="00C32864" w:rsidRDefault="008C6F2C">
      <w:pPr>
        <w:pStyle w:val="TableCaption"/>
        <w:keepNext/>
        <w:rPr>
          <w:lang w:val="en-GB"/>
        </w:rPr>
      </w:pPr>
      <w:r>
        <w:rPr>
          <w:lang w:val="en-GB"/>
        </w:rPr>
        <w:t xml:space="preserve">Table A2.4. Record of process</w:t>
      </w:r>
    </w:p>
    <w:tbl>
      <w:tblPr>
        <w:tblStyle w:val="TableGrid"/>
        <w:tblW w:w="8640" w:type="dxa"/>
        <w:tblLook w:val="04A0" w:firstRow="1" w:lastRow="0" w:firstColumn="1" w:lastColumn="0" w:noHBand="0" w:noVBand="1"/>
      </w:tblPr>
      <w:tblGrid>
        <w:gridCol w:w="2468"/>
        <w:gridCol w:w="6171"/>
      </w:tblGrid>
      <w:tr w:rsidR="008F54E3" w:rsidRPr="00C32864" w14:paraId="6BCAD8C6" w14:textId="77777777">
        <w:trPr>
          <w:cantSplit/>
          <w:tblHeader/>
        </w:trPr>
        <w:tc>
          <w:tcPr>
            <w:tcW w:w="2468" w:type="dxa"/>
          </w:tcPr>
          <w:p w14:paraId="4F283A1D" w14:textId="77777777" w:rsidR="008F54E3" w:rsidRPr="00C32864" w:rsidRDefault="008C6F2C">
            <w:pPr>
              <w:keepNext/>
              <w:rPr>
                <w:lang w:val="en-GB"/>
              </w:rPr>
            </w:pPr>
            <w:r>
              <w:rPr>
                <w:b/>
                <w:sz w:val="18"/>
                <w:lang w:val="en-GB"/>
              </w:rPr>
              <w:t xml:space="preserve">Item</w:t>
            </w:r>
          </w:p>
        </w:tc>
        <w:tc>
          <w:tcPr>
            <w:tcW w:w="6171" w:type="dxa"/>
          </w:tcPr>
          <w:p w14:paraId="4F283A1D" w14:textId="77777777" w:rsidR="008F54E3" w:rsidRPr="00C32864" w:rsidRDefault="008C6F2C">
            <w:pPr>
              <w:keepNext/>
              <w:rPr>
                <w:lang w:val="en-GB"/>
              </w:rPr>
            </w:pPr>
            <w:r>
              <w:rPr>
                <w:b/>
                <w:sz w:val="18"/>
                <w:lang w:val="en-GB"/>
              </w:rPr>
              <w:t xml:space="preserve">Detail</w:t>
            </w:r>
          </w:p>
        </w:tc>
      </w:tr>
      <w:tr w:rsidR="008F54E3" w:rsidRPr="00C32864" w14:paraId="39BBFD5B" w14:textId="77777777">
        <w:trPr>
          <w:cantSplit/>
        </w:trPr>
        <w:tc>
          <w:tcPr>
            <w:tcW w:w="2468" w:type="dxa"/>
          </w:tcPr>
          <w:p w14:paraId="5FEB21A8" w14:textId="77777777" w:rsidR="008F54E3" w:rsidRPr="00C32864" w:rsidRDefault="008C6F2C">
            <w:pPr>
              <w:rPr>
                <w:lang w:val="en-GB"/>
              </w:rPr>
            </w:pPr>
            <w:r>
              <w:rPr>
                <w:sz w:val="18"/>
                <w:lang w:val="en-GB"/>
              </w:rPr>
              <w:t xml:space="preserve">Criteria defined</w:t>
            </w:r>
          </w:p>
        </w:tc>
        <w:tc>
          <w:tcPr>
            <w:tcW w:w="6171" w:type="dxa"/>
          </w:tcPr>
          <w:p w14:paraId="5FEB21A8" w14:textId="77777777" w:rsidR="008F54E3" w:rsidRPr="00C32864" w:rsidRDefault="008C6F2C">
            <w:pPr>
              <w:rPr>
                <w:lang w:val="en-GB"/>
              </w:rPr>
            </w:pPr>
            <w:r>
              <w:rPr>
                <w:sz w:val="18"/>
                <w:lang w:val="en-GB"/>
              </w:rPr>
              <w:t xml:space="preserve">From location theory (Weber, Hotelling, Church &amp; ReVelle, Hogan &amp; ReVelle) and secondary and internal data (Appendix 19; CPA; DfT; MPA)</w:t>
            </w:r>
          </w:p>
        </w:tc>
      </w:tr>
      <w:tr w:rsidR="008F54E3" w:rsidRPr="00C32864" w14:paraId="39BBFD5B" w14:textId="77777777">
        <w:trPr>
          <w:cantSplit/>
        </w:trPr>
        <w:tc>
          <w:tcPr>
            <w:tcW w:w="2468" w:type="dxa"/>
          </w:tcPr>
          <w:p w14:paraId="5FEB21A8" w14:textId="77777777" w:rsidR="008F54E3" w:rsidRPr="00C32864" w:rsidRDefault="008C6F2C">
            <w:pPr>
              <w:rPr>
                <w:lang w:val="en-GB"/>
              </w:rPr>
            </w:pPr>
            <w:r>
              <w:rPr>
                <w:sz w:val="18"/>
                <w:lang w:val="en-GB"/>
              </w:rPr>
              <w:t xml:space="preserve">Pairwise matrix constructed</w:t>
            </w:r>
          </w:p>
        </w:tc>
        <w:tc>
          <w:tcPr>
            <w:tcW w:w="6171" w:type="dxa"/>
          </w:tcPr>
          <w:p w14:paraId="5FEB21A8" w14:textId="77777777" w:rsidR="008F54E3" w:rsidRPr="00C32864" w:rsidRDefault="008C6F2C">
            <w:pPr>
              <w:rPr>
                <w:lang w:val="en-GB"/>
              </w:rPr>
            </w:pPr>
            <w:r>
              <w:rPr>
                <w:sz w:val="18"/>
                <w:lang w:val="en-GB"/>
              </w:rPr>
              <w:t xml:space="preserve">By the Business Manager, 19 October 2026, from the theoretical ranking and the capacity evidence in Appendix 19; C8 against C1 revised from 1 to 2 on 21 October 2026 after the interviews</w:t>
            </w:r>
          </w:p>
        </w:tc>
      </w:tr>
      <w:tr w:rsidR="008F54E3" w:rsidRPr="00C32864" w14:paraId="39BBFD5B" w14:textId="77777777">
        <w:trPr>
          <w:cantSplit/>
        </w:trPr>
        <w:tc>
          <w:tcPr>
            <w:tcW w:w="2468" w:type="dxa"/>
          </w:tcPr>
          <w:p w14:paraId="5FEB21A8" w14:textId="77777777" w:rsidR="008F54E3" w:rsidRPr="00C32864" w:rsidRDefault="008C6F2C">
            <w:pPr>
              <w:rPr>
                <w:lang w:val="en-GB"/>
              </w:rPr>
            </w:pPr>
            <w:r>
              <w:rPr>
                <w:sz w:val="18"/>
                <w:lang w:val="en-GB"/>
              </w:rPr>
              <w:t xml:space="preserve">Weights derived</w:t>
            </w:r>
          </w:p>
        </w:tc>
        <w:tc>
          <w:tcPr>
            <w:tcW w:w="6171" w:type="dxa"/>
          </w:tcPr>
          <w:p w14:paraId="5FEB21A8" w14:textId="77777777" w:rsidR="008F54E3" w:rsidRPr="00C32864" w:rsidRDefault="008C6F2C">
            <w:pPr>
              <w:rPr>
                <w:lang w:val="en-GB"/>
              </w:rPr>
            </w:pPr>
            <w:r>
              <w:rPr>
                <w:sz w:val="18"/>
                <w:lang w:val="en-GB"/>
              </w:rPr>
              <w:t xml:space="preserve">Normalised geometric mean of each row of Table A2.2; figures reported exactly as calculated; recalculated after the revision with AI assistance (Appendix 18)</w:t>
            </w:r>
          </w:p>
        </w:tc>
      </w:tr>
      <w:tr w:rsidR="008F54E3" w:rsidRPr="00C32864" w14:paraId="39BBFD5B" w14:textId="77777777">
        <w:trPr>
          <w:cantSplit/>
        </w:trPr>
        <w:tc>
          <w:tcPr>
            <w:tcW w:w="2468" w:type="dxa"/>
          </w:tcPr>
          <w:p w14:paraId="5FEB21A8" w14:textId="77777777" w:rsidR="008F54E3" w:rsidRPr="00C32864" w:rsidRDefault="008C6F2C">
            <w:pPr>
              <w:rPr>
                <w:lang w:val="en-GB"/>
              </w:rPr>
            </w:pPr>
            <w:r>
              <w:rPr>
                <w:sz w:val="18"/>
                <w:lang w:val="en-GB"/>
              </w:rPr>
              <w:t xml:space="preserve">Consistency ratio</w:t>
            </w:r>
          </w:p>
        </w:tc>
        <w:tc>
          <w:tcPr>
            <w:tcW w:w="6171" w:type="dxa"/>
          </w:tcPr>
          <w:p w14:paraId="5FEB21A8" w14:textId="77777777" w:rsidR="008F54E3" w:rsidRPr="00C32864" w:rsidRDefault="008C6F2C">
            <w:pPr>
              <w:rPr>
                <w:lang w:val="en-GB"/>
              </w:rPr>
            </w:pPr>
            <w:r>
              <w:rPr>
                <w:sz w:val="18"/>
                <w:lang w:val="en-GB"/>
              </w:rPr>
              <w:t xml:space="preserve">0.009 after the revision (0.005 before); both below 0.10</w:t>
            </w:r>
          </w:p>
        </w:tc>
      </w:tr>
      <w:tr w:rsidR="008F54E3" w:rsidRPr="00C32864" w14:paraId="39BBFD5B" w14:textId="77777777">
        <w:trPr>
          <w:cantSplit/>
        </w:trPr>
        <w:tc>
          <w:tcPr>
            <w:tcW w:w="2468" w:type="dxa"/>
          </w:tcPr>
          <w:p w14:paraId="5FEB21A8" w14:textId="77777777" w:rsidR="008F54E3" w:rsidRPr="00C32864" w:rsidRDefault="008C6F2C">
            <w:pPr>
              <w:rPr>
                <w:lang w:val="en-GB"/>
              </w:rPr>
            </w:pPr>
            <w:r>
              <w:rPr>
                <w:sz w:val="18"/>
                <w:lang w:val="en-GB"/>
              </w:rPr>
              <w:t xml:space="preserve">Option scores</w:t>
            </w:r>
          </w:p>
        </w:tc>
        <w:tc>
          <w:tcPr>
            <w:tcW w:w="6171" w:type="dxa"/>
          </w:tcPr>
          <w:p w14:paraId="5FEB21A8" w14:textId="77777777" w:rsidR="008F54E3" w:rsidRPr="00C32864" w:rsidRDefault="008C6F2C">
            <w:pPr>
              <w:rPr>
                <w:lang w:val="en-GB"/>
              </w:rPr>
            </w:pPr>
            <w:r>
              <w:rPr>
                <w:sz w:val="18"/>
                <w:lang w:val="en-GB"/>
              </w:rPr>
              <w:t xml:space="preserve">A separate step from weighting: options are scored 1–5 at the scoring session against the evidence in Table A11.1 (Table 4), with totals also computed on the 19 October weights to show whether the revision changes the order of options</w:t>
            </w:r>
          </w:p>
        </w:tc>
      </w:tr>
      <w:tr w:rsidR="008F54E3" w:rsidRPr="00C32864" w14:paraId="39BBFD5B" w14:textId="77777777">
        <w:trPr>
          <w:cantSplit/>
        </w:trPr>
        <w:tc>
          <w:tcPr>
            <w:tcW w:w="2468" w:type="dxa"/>
          </w:tcPr>
          <w:p w14:paraId="5FEB21A8" w14:textId="77777777" w:rsidR="008F54E3" w:rsidRPr="00C32864" w:rsidRDefault="008C6F2C">
            <w:pPr>
              <w:rPr>
                <w:lang w:val="en-GB"/>
              </w:rPr>
            </w:pPr>
            <w:r>
              <w:rPr>
                <w:sz w:val="18"/>
                <w:lang w:val="en-GB"/>
              </w:rPr>
              <w:t xml:space="preserve">Relation to the interviews</w:t>
            </w:r>
          </w:p>
        </w:tc>
        <w:tc>
          <w:tcPr>
            <w:tcW w:w="6171" w:type="dxa"/>
          </w:tcPr>
          <w:p w14:paraId="5FEB21A8" w14:textId="77777777" w:rsidR="008F54E3" w:rsidRPr="00C32864" w:rsidRDefault="008C6F2C">
            <w:pPr>
              <w:rPr>
                <w:lang w:val="en-GB"/>
              </w:rPr>
            </w:pPr>
            <w:r>
              <w:rPr>
                <w:sz w:val="18"/>
                <w:lang w:val="en-GB"/>
              </w:rPr>
              <w:t xml:space="preserve">Held after the matrix was set (20–21 October 2026; Appendix 7). The Operations Manager and Scheduler put capacity headroom ahead of market size and the BD Manager called it critical, so on 21 October C8 against C1 was revised from 1 (equal) to 2 (slightly more important): C8 rose from 21.3% to 23.2%, C1 fell from 19.5% to 17.9% and the order of the criteria is unchanged. The revision is the smallest step on the scale because the Scheduler's case drew on the declined-work log already behind C8. The suppliers' emphasis on pipeline and haul distance is covered by C4 and C5; no other judgement changed</w:t>
            </w:r>
          </w:p>
        </w:tc>
      </w:tr>
    </w:tbl>
    <w:p w14:paraId="52D3FB51" w14:textId="77777777" w:rsidR="008F54E3" w:rsidRPr="00C32864" w:rsidRDefault="008C6F2C">
      <w:pPr>
        <w:pStyle w:val="Heading2"/>
        <w:pageBreakBefore/>
        <w:rPr>
          <w:lang w:val="en-GB"/>
        </w:rPr>
      </w:pPr>
      <w:r>
        <w:rPr>
          <w:lang w:val="en-GB"/>
        </w:rPr>
        <w:t xml:space="preserve">Appendix 3. Demand baseline: catchment analysis</w:t>
      </w:r>
    </w:p>
    <w:p w14:paraId="258CEB6D" w14:textId="77777777" w:rsidR="008F54E3" w:rsidRPr="00C32864" w:rsidRDefault="008C6F2C">
      <w:pPr>
        <w:rPr>
          <w:lang w:val="en-GB"/>
        </w:rPr>
      </w:pPr>
      <w:r>
        <w:rPr>
          <w:lang w:val="en-GB"/>
        </w:rPr>
        <w:t xml:space="preserve">This appendix collects the demand evidence that §4.3 and Table 3 cite. Populations are the author's calculation from the Census 2021 built-up area populations and boundaries (ONS, 2023): the usual-resident population of every built-up area whose centroid lies within eight miles of each city centre. Procon's deliveries are aggregates from the Leeds (Hunslet) job records, and no customer is identified. Pipeline items are dated, so that completed schemes are not counted as future demand.</w:t>
      </w:r>
      <w:r>
        <w:rPr>
          <w:rStyle w:val="CommentReference"/>
        </w:rPr>
      </w:r>
    </w:p>
    <w:p w14:paraId="6EBFCCFF" w14:textId="77777777" w:rsidR="008F54E3" w:rsidRPr="00C32864" w:rsidRDefault="008C6F2C">
      <w:pPr>
        <w:pStyle w:val="TableCaption"/>
        <w:keepNext/>
        <w:rPr>
          <w:lang w:val="en-GB"/>
        </w:rPr>
      </w:pPr>
      <w:r>
        <w:rPr>
          <w:lang w:val="en-GB"/>
        </w:rPr>
        <w:t xml:space="preserve">Table A3.1. Population within eight miles of each candidate centre, Census 2021</w:t>
      </w:r>
    </w:p>
    <w:tbl>
      <w:tblPr>
        <w:tblStyle w:val="TableGrid"/>
        <w:tblW w:w="8640" w:type="dxa"/>
        <w:tblLook w:val="04A0" w:firstRow="1" w:lastRow="0" w:firstColumn="1" w:lastColumn="0" w:noHBand="0" w:noVBand="1"/>
      </w:tblPr>
      <w:tblGrid>
        <w:gridCol w:w="2764"/>
        <w:gridCol w:w="1958"/>
        <w:gridCol w:w="3916"/>
      </w:tblGrid>
      <w:tr w:rsidR="008F54E3" w:rsidRPr="00C32864" w14:paraId="6BCAD8C6" w14:textId="77777777">
        <w:trPr>
          <w:cantSplit/>
          <w:tblHeader/>
        </w:trPr>
        <w:tc>
          <w:tcPr>
            <w:tcW w:w="2764" w:type="dxa"/>
          </w:tcPr>
          <w:p w14:paraId="4F283A1D" w14:textId="77777777" w:rsidR="008F54E3" w:rsidRPr="00C32864" w:rsidRDefault="008C6F2C">
            <w:pPr>
              <w:keepNext/>
              <w:rPr>
                <w:lang w:val="en-GB"/>
              </w:rPr>
            </w:pPr>
            <w:r>
              <w:rPr>
                <w:b/>
                <w:sz w:val="18"/>
                <w:lang w:val="en-GB"/>
              </w:rPr>
              <w:t xml:space="preserve">Measure</w:t>
            </w:r>
          </w:p>
        </w:tc>
        <w:tc>
          <w:tcPr>
            <w:tcW w:w="1958" w:type="dxa"/>
          </w:tcPr>
          <w:p w14:paraId="4F283A1D" w14:textId="77777777" w:rsidR="008F54E3" w:rsidRPr="00C32864" w:rsidRDefault="008C6F2C">
            <w:pPr>
              <w:keepNext/>
              <w:rPr>
                <w:lang w:val="en-GB"/>
              </w:rPr>
            </w:pPr>
            <w:r>
              <w:rPr>
                <w:b/>
                <w:sz w:val="18"/>
                <w:lang w:val="en-GB"/>
              </w:rPr>
              <w:t xml:space="preserve">Option A: Sheffield centre</w:t>
            </w:r>
          </w:p>
        </w:tc>
        <w:tc>
          <w:tcPr>
            <w:tcW w:w="3916" w:type="dxa"/>
          </w:tcPr>
          <w:p w14:paraId="4F283A1D" w14:textId="77777777" w:rsidR="008F54E3" w:rsidRPr="00C32864" w:rsidRDefault="008C6F2C">
            <w:pPr>
              <w:keepNext/>
              <w:rPr>
                <w:lang w:val="en-GB"/>
              </w:rPr>
            </w:pPr>
            <w:r>
              <w:rPr>
                <w:b/>
                <w:sz w:val="18"/>
                <w:lang w:val="en-GB"/>
              </w:rPr>
              <w:t xml:space="preserve">Option B: Hull centre</w:t>
            </w:r>
          </w:p>
        </w:tc>
      </w:tr>
      <w:tr w:rsidR="008F54E3" w:rsidRPr="00C32864" w14:paraId="39BBFD5B" w14:textId="77777777">
        <w:trPr>
          <w:cantSplit/>
        </w:trPr>
        <w:tc>
          <w:tcPr>
            <w:tcW w:w="2764" w:type="dxa"/>
          </w:tcPr>
          <w:p w14:paraId="5FEB21A8" w14:textId="77777777" w:rsidR="008F54E3" w:rsidRPr="00C32864" w:rsidRDefault="008C6F2C">
            <w:pPr>
              <w:rPr>
                <w:lang w:val="en-GB"/>
              </w:rPr>
            </w:pPr>
            <w:r>
              <w:rPr>
                <w:sz w:val="18"/>
                <w:lang w:val="en-GB"/>
              </w:rPr>
              <w:t xml:space="preserve">Usual residents in built-up areas within eight miles</w:t>
            </w:r>
          </w:p>
        </w:tc>
        <w:tc>
          <w:tcPr>
            <w:tcW w:w="1958" w:type="dxa"/>
          </w:tcPr>
          <w:p w14:paraId="5FEB21A8" w14:textId="77777777" w:rsidR="008F54E3" w:rsidRPr="00C32864" w:rsidRDefault="008C6F2C">
            <w:pPr>
              <w:rPr>
                <w:lang w:val="en-GB"/>
              </w:rPr>
            </w:pPr>
            <w:r>
              <w:rPr>
                <w:sz w:val="18"/>
                <w:lang w:val="en-GB"/>
              </w:rPr>
              <w:t xml:space="preserve">719,300</w:t>
            </w:r>
          </w:p>
        </w:tc>
        <w:tc>
          <w:tcPr>
            <w:tcW w:w="3916" w:type="dxa"/>
          </w:tcPr>
          <w:p w14:paraId="5FEB21A8" w14:textId="77777777" w:rsidR="008F54E3" w:rsidRPr="00C32864" w:rsidRDefault="008C6F2C">
            <w:pPr>
              <w:rPr>
                <w:lang w:val="en-GB"/>
              </w:rPr>
            </w:pPr>
            <w:r>
              <w:rPr>
                <w:sz w:val="18"/>
                <w:lang w:val="en-GB"/>
              </w:rPr>
              <w:t xml:space="preserve">402,845, of which 18,085 live south of the Humber</w:t>
            </w:r>
          </w:p>
        </w:tc>
      </w:tr>
      <w:tr w:rsidR="008F54E3" w:rsidRPr="00C32864" w14:paraId="39BBFD5B" w14:textId="77777777">
        <w:trPr>
          <w:cantSplit/>
        </w:trPr>
        <w:tc>
          <w:tcPr>
            <w:tcW w:w="2764" w:type="dxa"/>
          </w:tcPr>
          <w:p w14:paraId="5FEB21A8" w14:textId="77777777" w:rsidR="008F54E3" w:rsidRPr="00C32864" w:rsidRDefault="008C6F2C">
            <w:pPr>
              <w:rPr>
                <w:lang w:val="en-GB"/>
              </w:rPr>
            </w:pPr>
            <w:r>
              <w:rPr>
                <w:sz w:val="18"/>
                <w:lang w:val="en-GB"/>
              </w:rPr>
              <w:t xml:space="preserve">Ratio to Sheffield (base case for Option B)</w:t>
            </w:r>
          </w:p>
        </w:tc>
        <w:tc>
          <w:tcPr>
            <w:tcW w:w="1958" w:type="dxa"/>
          </w:tcPr>
          <w:p w14:paraId="5FEB21A8" w14:textId="77777777" w:rsidR="008F54E3" w:rsidRPr="00C32864" w:rsidRDefault="008C6F2C">
            <w:pPr>
              <w:rPr>
                <w:lang w:val="en-GB"/>
              </w:rPr>
            </w:pPr>
            <w:r>
              <w:rPr>
                <w:sz w:val="18"/>
                <w:lang w:val="en-GB"/>
              </w:rPr>
              <w:t xml:space="preserve">1.000</w:t>
            </w:r>
          </w:p>
        </w:tc>
        <w:tc>
          <w:tcPr>
            <w:tcW w:w="3916" w:type="dxa"/>
          </w:tcPr>
          <w:p w14:paraId="5FEB21A8" w14:textId="77777777" w:rsidR="008F54E3" w:rsidRPr="00C32864" w:rsidRDefault="008C6F2C">
            <w:pPr>
              <w:rPr>
                <w:lang w:val="en-GB"/>
              </w:rPr>
            </w:pPr>
            <w:r>
              <w:rPr>
                <w:sz w:val="18"/>
                <w:lang w:val="en-GB"/>
              </w:rPr>
              <w:t xml:space="preserve">0.560</w:t>
            </w:r>
          </w:p>
        </w:tc>
      </w:tr>
      <w:tr w:rsidR="008F54E3" w:rsidRPr="00C32864" w14:paraId="39BBFD5B" w14:textId="77777777">
        <w:trPr>
          <w:cantSplit/>
        </w:trPr>
        <w:tc>
          <w:tcPr>
            <w:tcW w:w="2764" w:type="dxa"/>
          </w:tcPr>
          <w:p w14:paraId="5FEB21A8" w14:textId="77777777" w:rsidR="008F54E3" w:rsidRPr="00C32864" w:rsidRDefault="008C6F2C">
            <w:pPr>
              <w:rPr>
                <w:lang w:val="en-GB"/>
              </w:rPr>
            </w:pPr>
            <w:r>
              <w:rPr>
                <w:sz w:val="18"/>
                <w:lang w:val="en-GB"/>
              </w:rPr>
              <w:t xml:space="preserve">Alternative bases tested (Table A11.6)</w:t>
            </w:r>
          </w:p>
        </w:tc>
        <w:tc>
          <w:tcPr>
            <w:tcW w:w="1958" w:type="dxa"/>
          </w:tcPr>
          <w:p w14:paraId="5FEB21A8" w14:textId="77777777" w:rsidR="008F54E3" w:rsidRPr="00C32864" w:rsidRDefault="008C6F2C">
            <w:pPr>
              <w:rPr>
                <w:lang w:val="en-GB"/>
              </w:rPr>
            </w:pPr>
            <w:r>
              <w:rPr>
                <w:sz w:val="18"/>
                <w:lang w:val="en-GB"/>
              </w:rPr>
              <w:t xml:space="preserve">—</w:t>
            </w:r>
          </w:p>
        </w:tc>
        <w:tc>
          <w:tcPr>
            <w:tcW w:w="3916" w:type="dxa"/>
          </w:tcPr>
          <w:p w14:paraId="5FEB21A8" w14:textId="77777777" w:rsidR="008F54E3" w:rsidRPr="00C32864" w:rsidRDefault="008C6F2C">
            <w:pPr>
              <w:rPr>
                <w:lang w:val="en-GB"/>
              </w:rPr>
            </w:pPr>
            <w:r>
              <w:rPr>
                <w:sz w:val="18"/>
                <w:lang w:val="en-GB"/>
              </w:rPr>
              <w:t xml:space="preserve">Hull north bank only, 0.535; built-up areas, Hull to Sheffield, 0.541; eight miles around the shortlisted yards (HU8 and S9), 0.497; 2011 built-up areas, 0.458 (ONS, 2013)</w:t>
            </w:r>
          </w:p>
        </w:tc>
      </w:tr>
    </w:tbl>
    <w:p w14:paraId="3A2FA21A" w14:textId="77777777" w:rsidR="00457F15" w:rsidRPr="00C32864" w:rsidRDefault="00863F0A">
      <w:pPr>
        <w:pStyle w:val="TableNote"/>
        <w:rPr>
          <w:lang w:val="en-GB"/>
        </w:rPr>
      </w:pPr>
      <w:r>
        <w:rPr>
          <w:i/>
          <w:lang w:val="en-GB"/>
        </w:rPr>
        <w:t>Note.</w:t>
      </w:r>
      <w:r>
        <w:rPr>
          <w:lang w:val="en-GB"/>
        </w:rPr>
        <w:t xml:space="preserve"> Author's calculation from ONS (2023); a calculation from published data, not a published figure. The 2011 basis drew Sheffield's built-up area to include Rotherham, which is why it gives Hull a lower ratio.</w:t>
      </w:r>
    </w:p>
    <w:p w14:paraId="6EBFCCFF" w14:textId="77777777" w:rsidR="008F54E3" w:rsidRPr="00C32864" w:rsidRDefault="008C6F2C">
      <w:pPr>
        <w:pStyle w:val="TableCaption"/>
        <w:keepNext/>
        <w:rPr>
          <w:lang w:val="en-GB"/>
        </w:rPr>
      </w:pPr>
      <w:r>
        <w:rPr>
          <w:lang w:val="en-GB"/>
        </w:rPr>
        <w:t xml:space="preserve">Table A3.2. Procon deliveries from Leeds (Hunslet) by delivery postcode area</w:t>
      </w:r>
    </w:p>
    <w:tbl>
      <w:tblPr>
        <w:tblStyle w:val="TableGrid"/>
        <w:tblW w:w="8640" w:type="dxa"/>
        <w:tblLook w:val="04A0" w:firstRow="1" w:lastRow="0" w:firstColumn="1" w:lastColumn="0" w:noHBand="0" w:noVBand="1"/>
      </w:tblPr>
      <w:tblGrid>
        <w:gridCol w:w="1958"/>
        <w:gridCol w:w="2419"/>
        <w:gridCol w:w="1036"/>
        <w:gridCol w:w="691"/>
        <w:gridCol w:w="1036"/>
        <w:gridCol w:w="1497"/>
      </w:tblGrid>
      <w:tr w:rsidR="008F54E3" w:rsidRPr="00C32864" w14:paraId="6BCAD8C6" w14:textId="77777777">
        <w:trPr>
          <w:cantSplit/>
          <w:tblHeader/>
        </w:trPr>
        <w:tc>
          <w:tcPr>
            <w:tcW w:w="1958" w:type="dxa"/>
          </w:tcPr>
          <w:p w14:paraId="4F283A1D" w14:textId="77777777" w:rsidR="008F54E3" w:rsidRPr="00C32864" w:rsidRDefault="008C6F2C">
            <w:pPr>
              <w:keepNext/>
              <w:rPr>
                <w:lang w:val="en-GB"/>
              </w:rPr>
            </w:pPr>
            <w:r>
              <w:rPr>
                <w:b/>
                <w:sz w:val="18"/>
                <w:lang w:val="en-GB"/>
              </w:rPr>
              <w:t xml:space="preserve">Period</w:t>
            </w:r>
          </w:p>
        </w:tc>
        <w:tc>
          <w:tcPr>
            <w:tcW w:w="2419" w:type="dxa"/>
          </w:tcPr>
          <w:p w14:paraId="4F283A1D" w14:textId="77777777" w:rsidR="008F54E3" w:rsidRPr="00C32864" w:rsidRDefault="008C6F2C">
            <w:pPr>
              <w:keepNext/>
              <w:rPr>
                <w:lang w:val="en-GB"/>
              </w:rPr>
            </w:pPr>
            <w:r>
              <w:rPr>
                <w:b/>
                <w:sz w:val="18"/>
                <w:lang w:val="en-GB"/>
              </w:rPr>
              <w:t xml:space="preserve">Postcode area</w:t>
            </w:r>
          </w:p>
        </w:tc>
        <w:tc>
          <w:tcPr>
            <w:tcW w:w="1036" w:type="dxa"/>
          </w:tcPr>
          <w:p w14:paraId="4F283A1D" w14:textId="77777777" w:rsidR="008F54E3" w:rsidRPr="00C32864" w:rsidRDefault="008C6F2C">
            <w:pPr>
              <w:keepNext/>
              <w:rPr>
                <w:lang w:val="en-GB"/>
              </w:rPr>
            </w:pPr>
            <w:r>
              <w:rPr>
                <w:b/>
                <w:sz w:val="18"/>
                <w:lang w:val="en-GB"/>
              </w:rPr>
              <w:t xml:space="preserve">Volume (m³)</w:t>
            </w:r>
          </w:p>
        </w:tc>
        <w:tc>
          <w:tcPr>
            <w:tcW w:w="691" w:type="dxa"/>
          </w:tcPr>
          <w:p w14:paraId="4F283A1D" w14:textId="77777777" w:rsidR="008F54E3" w:rsidRPr="00C32864" w:rsidRDefault="008C6F2C">
            <w:pPr>
              <w:keepNext/>
              <w:rPr>
                <w:lang w:val="en-GB"/>
              </w:rPr>
            </w:pPr>
            <w:r>
              <w:rPr>
                <w:b/>
                <w:sz w:val="18"/>
                <w:lang w:val="en-GB"/>
              </w:rPr>
              <w:t xml:space="preserve">Jobs</w:t>
            </w:r>
          </w:p>
        </w:tc>
        <w:tc>
          <w:tcPr>
            <w:tcW w:w="1036" w:type="dxa"/>
          </w:tcPr>
          <w:p w14:paraId="4F283A1D" w14:textId="77777777" w:rsidR="008F54E3" w:rsidRPr="00C32864" w:rsidRDefault="008C6F2C">
            <w:pPr>
              <w:keepNext/>
              <w:rPr>
                <w:lang w:val="en-GB"/>
              </w:rPr>
            </w:pPr>
            <w:r>
              <w:rPr>
                <w:b/>
                <w:sz w:val="18"/>
                <w:lang w:val="en-GB"/>
              </w:rPr>
              <w:t xml:space="preserve">Customers</w:t>
            </w:r>
          </w:p>
        </w:tc>
        <w:tc>
          <w:tcPr>
            <w:tcW w:w="1497" w:type="dxa"/>
          </w:tcPr>
          <w:p w14:paraId="4F283A1D" w14:textId="77777777" w:rsidR="008F54E3" w:rsidRPr="00C32864" w:rsidRDefault="008C6F2C">
            <w:pPr>
              <w:keepNext/>
              <w:rPr>
                <w:lang w:val="en-GB"/>
              </w:rPr>
            </w:pPr>
            <w:r>
              <w:rPr>
                <w:b/>
                <w:sz w:val="18"/>
                <w:lang w:val="en-GB"/>
              </w:rPr>
              <w:t xml:space="preserve">Largest customer's share</w:t>
            </w:r>
          </w:p>
        </w:tc>
      </w:tr>
      <w:tr w:rsidR="008F54E3" w:rsidRPr="00C32864" w14:paraId="39BBFD5B" w14:textId="77777777">
        <w:trPr>
          <w:cantSplit/>
        </w:trPr>
        <w:tc>
          <w:tcPr>
            <w:tcW w:w="1958" w:type="dxa"/>
          </w:tcPr>
          <w:p w14:paraId="5FEB21A8" w14:textId="77777777" w:rsidR="008F54E3" w:rsidRPr="00C32864" w:rsidRDefault="008C6F2C">
            <w:pPr>
              <w:rPr>
                <w:lang w:val="en-GB"/>
              </w:rPr>
            </w:pPr>
            <w:r>
              <w:rPr>
                <w:sz w:val="18"/>
                <w:lang w:val="en-GB"/>
              </w:rPr>
              <w:t xml:space="preserve">January 2022 to May 2026</w:t>
            </w:r>
          </w:p>
        </w:tc>
        <w:tc>
          <w:tcPr>
            <w:tcW w:w="2419" w:type="dxa"/>
          </w:tcPr>
          <w:p w14:paraId="5FEB21A8" w14:textId="77777777" w:rsidR="008F54E3" w:rsidRPr="00C32864" w:rsidRDefault="008C6F2C">
            <w:pPr>
              <w:rPr>
                <w:lang w:val="en-GB"/>
              </w:rPr>
            </w:pPr>
            <w:r>
              <w:rPr>
                <w:sz w:val="18"/>
                <w:lang w:val="en-GB"/>
              </w:rPr>
              <w:t xml:space="preserve">S (South Yorkshire and north Derbyshire)</w:t>
            </w:r>
          </w:p>
        </w:tc>
        <w:tc>
          <w:tcPr>
            <w:tcW w:w="1036" w:type="dxa"/>
          </w:tcPr>
          <w:p w14:paraId="5FEB21A8" w14:textId="77777777" w:rsidR="008F54E3" w:rsidRPr="00C32864" w:rsidRDefault="008C6F2C">
            <w:pPr>
              <w:rPr>
                <w:lang w:val="en-GB"/>
              </w:rPr>
            </w:pPr>
            <w:r>
              <w:rPr>
                <w:sz w:val="18"/>
                <w:lang w:val="en-GB"/>
              </w:rPr>
              <w:t xml:space="preserve">3,854</w:t>
            </w:r>
          </w:p>
        </w:tc>
        <w:tc>
          <w:tcPr>
            <w:tcW w:w="691" w:type="dxa"/>
          </w:tcPr>
          <w:p w14:paraId="5FEB21A8" w14:textId="77777777" w:rsidR="008F54E3" w:rsidRPr="00C32864" w:rsidRDefault="008C6F2C">
            <w:pPr>
              <w:rPr>
                <w:lang w:val="en-GB"/>
              </w:rPr>
            </w:pPr>
            <w:r>
              <w:rPr>
                <w:sz w:val="18"/>
                <w:lang w:val="en-GB"/>
              </w:rPr>
              <w:t xml:space="preserve">753</w:t>
            </w:r>
          </w:p>
        </w:tc>
        <w:tc>
          <w:tcPr>
            <w:tcW w:w="1036" w:type="dxa"/>
          </w:tcPr>
          <w:p w14:paraId="5FEB21A8" w14:textId="77777777" w:rsidR="008F54E3" w:rsidRPr="00C32864" w:rsidRDefault="008C6F2C">
            <w:pPr>
              <w:rPr>
                <w:lang w:val="en-GB"/>
              </w:rPr>
            </w:pPr>
            <w:r>
              <w:rPr>
                <w:sz w:val="18"/>
                <w:lang w:val="en-GB"/>
              </w:rPr>
              <w:t xml:space="preserve">157</w:t>
            </w:r>
          </w:p>
        </w:tc>
        <w:tc>
          <w:tcPr>
            <w:tcW w:w="1497" w:type="dxa"/>
          </w:tcPr>
          <w:p w14:paraId="5FEB21A8" w14:textId="77777777" w:rsidR="008F54E3" w:rsidRPr="00C32864" w:rsidRDefault="008C6F2C">
            <w:pPr>
              <w:rPr>
                <w:lang w:val="en-GB"/>
              </w:rPr>
            </w:pPr>
            <w:r>
              <w:rPr>
                <w:sz w:val="18"/>
                <w:lang w:val="en-GB"/>
              </w:rPr>
              <w:t xml:space="preserve">31%</w:t>
            </w:r>
          </w:p>
        </w:tc>
      </w:tr>
      <w:tr w:rsidR="008F54E3" w:rsidRPr="00C32864" w14:paraId="39BBFD5B" w14:textId="77777777">
        <w:trPr>
          <w:cantSplit/>
        </w:trPr>
        <w:tc>
          <w:tcPr>
            <w:tcW w:w="1958" w:type="dxa"/>
          </w:tcPr>
          <w:p w14:paraId="5FEB21A8" w14:textId="77777777" w:rsidR="008F54E3" w:rsidRPr="00C32864" w:rsidRDefault="008C6F2C">
            <w:pPr>
              <w:rPr>
                <w:lang w:val="en-GB"/>
              </w:rPr>
            </w:pPr>
            <w:r>
              <w:rPr>
                <w:sz w:val="18"/>
                <w:lang w:val="en-GB"/>
              </w:rPr>
              <w:t xml:space="preserve">January 2022 to May 2026</w:t>
            </w:r>
          </w:p>
        </w:tc>
        <w:tc>
          <w:tcPr>
            <w:tcW w:w="2419" w:type="dxa"/>
          </w:tcPr>
          <w:p w14:paraId="5FEB21A8" w14:textId="77777777" w:rsidR="008F54E3" w:rsidRPr="00C32864" w:rsidRDefault="008C6F2C">
            <w:pPr>
              <w:rPr>
                <w:lang w:val="en-GB"/>
              </w:rPr>
            </w:pPr>
            <w:r>
              <w:rPr>
                <w:sz w:val="18"/>
                <w:lang w:val="en-GB"/>
              </w:rPr>
              <w:t xml:space="preserve">HU (Hull and East Yorkshire)</w:t>
            </w:r>
          </w:p>
        </w:tc>
        <w:tc>
          <w:tcPr>
            <w:tcW w:w="1036" w:type="dxa"/>
          </w:tcPr>
          <w:p w14:paraId="5FEB21A8" w14:textId="77777777" w:rsidR="008F54E3" w:rsidRPr="00C32864" w:rsidRDefault="008C6F2C">
            <w:pPr>
              <w:rPr>
                <w:lang w:val="en-GB"/>
              </w:rPr>
            </w:pPr>
            <w:r>
              <w:rPr>
                <w:sz w:val="18"/>
                <w:lang w:val="en-GB"/>
              </w:rPr>
              <w:t xml:space="preserve">2,422</w:t>
            </w:r>
          </w:p>
        </w:tc>
        <w:tc>
          <w:tcPr>
            <w:tcW w:w="691" w:type="dxa"/>
          </w:tcPr>
          <w:p w14:paraId="5FEB21A8" w14:textId="77777777" w:rsidR="008F54E3" w:rsidRPr="00C32864" w:rsidRDefault="008C6F2C">
            <w:pPr>
              <w:rPr>
                <w:lang w:val="en-GB"/>
              </w:rPr>
            </w:pPr>
            <w:r>
              <w:rPr>
                <w:sz w:val="18"/>
                <w:lang w:val="en-GB"/>
              </w:rPr>
              <w:t xml:space="preserve">387</w:t>
            </w:r>
          </w:p>
        </w:tc>
        <w:tc>
          <w:tcPr>
            <w:tcW w:w="1036" w:type="dxa"/>
          </w:tcPr>
          <w:p w14:paraId="5FEB21A8" w14:textId="77777777" w:rsidR="008F54E3" w:rsidRPr="00C32864" w:rsidRDefault="008C6F2C">
            <w:pPr>
              <w:rPr>
                <w:lang w:val="en-GB"/>
              </w:rPr>
            </w:pPr>
            <w:r>
              <w:rPr>
                <w:sz w:val="18"/>
                <w:lang w:val="en-GB"/>
              </w:rPr>
              <w:t xml:space="preserve">15</w:t>
            </w:r>
          </w:p>
        </w:tc>
        <w:tc>
          <w:tcPr>
            <w:tcW w:w="1497" w:type="dxa"/>
          </w:tcPr>
          <w:p w14:paraId="5FEB21A8" w14:textId="77777777" w:rsidR="008F54E3" w:rsidRPr="00C32864" w:rsidRDefault="008C6F2C">
            <w:pPr>
              <w:rPr>
                <w:lang w:val="en-GB"/>
              </w:rPr>
            </w:pPr>
            <w:r>
              <w:rPr>
                <w:sz w:val="18"/>
                <w:lang w:val="en-GB"/>
              </w:rPr>
              <w:t xml:space="preserve">57%</w:t>
            </w:r>
          </w:p>
        </w:tc>
      </w:tr>
      <w:tr w:rsidR="008F54E3" w:rsidRPr="00C32864" w14:paraId="39BBFD5B" w14:textId="77777777">
        <w:trPr>
          <w:cantSplit/>
        </w:trPr>
        <w:tc>
          <w:tcPr>
            <w:tcW w:w="1958" w:type="dxa"/>
          </w:tcPr>
          <w:p w14:paraId="5FEB21A8" w14:textId="77777777" w:rsidR="008F54E3" w:rsidRPr="00C32864" w:rsidRDefault="008C6F2C">
            <w:pPr>
              <w:rPr>
                <w:lang w:val="en-GB"/>
              </w:rPr>
            </w:pPr>
            <w:r>
              <w:rPr>
                <w:sz w:val="18"/>
                <w:lang w:val="en-GB"/>
              </w:rPr>
              <w:t xml:space="preserve">January 2025 to May 2026</w:t>
            </w:r>
          </w:p>
        </w:tc>
        <w:tc>
          <w:tcPr>
            <w:tcW w:w="2419" w:type="dxa"/>
          </w:tcPr>
          <w:p w14:paraId="5FEB21A8" w14:textId="77777777" w:rsidR="008F54E3" w:rsidRPr="00C32864" w:rsidRDefault="008C6F2C">
            <w:pPr>
              <w:rPr>
                <w:lang w:val="en-GB"/>
              </w:rPr>
            </w:pPr>
            <w:r>
              <w:rPr>
                <w:sz w:val="18"/>
                <w:lang w:val="en-GB"/>
              </w:rPr>
              <w:t xml:space="preserve">S</w:t>
            </w:r>
          </w:p>
        </w:tc>
        <w:tc>
          <w:tcPr>
            <w:tcW w:w="1036" w:type="dxa"/>
          </w:tcPr>
          <w:p w14:paraId="5FEB21A8" w14:textId="77777777" w:rsidR="008F54E3" w:rsidRPr="00C32864" w:rsidRDefault="008C6F2C">
            <w:pPr>
              <w:rPr>
                <w:lang w:val="en-GB"/>
              </w:rPr>
            </w:pPr>
            <w:r>
              <w:rPr>
                <w:sz w:val="18"/>
                <w:lang w:val="en-GB"/>
              </w:rPr>
              <w:t xml:space="preserve">793</w:t>
            </w:r>
          </w:p>
        </w:tc>
        <w:tc>
          <w:tcPr>
            <w:tcW w:w="691" w:type="dxa"/>
          </w:tcPr>
          <w:p w14:paraId="5FEB21A8" w14:textId="77777777" w:rsidR="008F54E3" w:rsidRPr="00C32864" w:rsidRDefault="008C6F2C">
            <w:pPr>
              <w:rPr>
                <w:lang w:val="en-GB"/>
              </w:rPr>
            </w:pPr>
            <w:r>
              <w:rPr>
                <w:sz w:val="18"/>
                <w:lang w:val="en-GB"/>
              </w:rPr>
              <w:t xml:space="preserve">—</w:t>
            </w:r>
          </w:p>
        </w:tc>
        <w:tc>
          <w:tcPr>
            <w:tcW w:w="1036" w:type="dxa"/>
          </w:tcPr>
          <w:p w14:paraId="5FEB21A8" w14:textId="77777777" w:rsidR="008F54E3" w:rsidRPr="00C32864" w:rsidRDefault="008C6F2C">
            <w:pPr>
              <w:rPr>
                <w:lang w:val="en-GB"/>
              </w:rPr>
            </w:pPr>
            <w:r>
              <w:rPr>
                <w:sz w:val="18"/>
                <w:lang w:val="en-GB"/>
              </w:rPr>
              <w:t xml:space="preserve">86</w:t>
            </w:r>
          </w:p>
        </w:tc>
        <w:tc>
          <w:tcPr>
            <w:tcW w:w="1497" w:type="dxa"/>
          </w:tcPr>
          <w:p w14:paraId="5FEB21A8" w14:textId="77777777" w:rsidR="008F54E3" w:rsidRPr="00C32864" w:rsidRDefault="008C6F2C">
            <w:pPr>
              <w:rPr>
                <w:lang w:val="en-GB"/>
              </w:rPr>
            </w:pPr>
            <w:r>
              <w:rPr>
                <w:sz w:val="18"/>
                <w:lang w:val="en-GB"/>
              </w:rPr>
              <w:t xml:space="preserve">—</w:t>
            </w:r>
          </w:p>
        </w:tc>
      </w:tr>
      <w:tr w:rsidR="008F54E3" w:rsidRPr="00C32864" w14:paraId="39BBFD5B" w14:textId="77777777">
        <w:trPr>
          <w:cantSplit/>
        </w:trPr>
        <w:tc>
          <w:tcPr>
            <w:tcW w:w="1958" w:type="dxa"/>
          </w:tcPr>
          <w:p w14:paraId="5FEB21A8" w14:textId="77777777" w:rsidR="008F54E3" w:rsidRPr="00C32864" w:rsidRDefault="008C6F2C">
            <w:pPr>
              <w:rPr>
                <w:lang w:val="en-GB"/>
              </w:rPr>
            </w:pPr>
            <w:r>
              <w:rPr>
                <w:sz w:val="18"/>
                <w:lang w:val="en-GB"/>
              </w:rPr>
              <w:t xml:space="preserve">January 2025 to May 2026</w:t>
            </w:r>
          </w:p>
        </w:tc>
        <w:tc>
          <w:tcPr>
            <w:tcW w:w="2419" w:type="dxa"/>
          </w:tcPr>
          <w:p w14:paraId="5FEB21A8" w14:textId="77777777" w:rsidR="008F54E3" w:rsidRPr="00C32864" w:rsidRDefault="008C6F2C">
            <w:pPr>
              <w:rPr>
                <w:lang w:val="en-GB"/>
              </w:rPr>
            </w:pPr>
            <w:r>
              <w:rPr>
                <w:sz w:val="18"/>
                <w:lang w:val="en-GB"/>
              </w:rPr>
              <w:t xml:space="preserve">HU</w:t>
            </w:r>
          </w:p>
        </w:tc>
        <w:tc>
          <w:tcPr>
            <w:tcW w:w="1036" w:type="dxa"/>
          </w:tcPr>
          <w:p w14:paraId="5FEB21A8" w14:textId="77777777" w:rsidR="008F54E3" w:rsidRPr="00C32864" w:rsidRDefault="008C6F2C">
            <w:pPr>
              <w:rPr>
                <w:lang w:val="en-GB"/>
              </w:rPr>
            </w:pPr>
            <w:r>
              <w:rPr>
                <w:sz w:val="18"/>
                <w:lang w:val="en-GB"/>
              </w:rPr>
              <w:t xml:space="preserve">1,068</w:t>
            </w:r>
          </w:p>
        </w:tc>
        <w:tc>
          <w:tcPr>
            <w:tcW w:w="691" w:type="dxa"/>
          </w:tcPr>
          <w:p w14:paraId="5FEB21A8" w14:textId="77777777" w:rsidR="008F54E3" w:rsidRPr="00C32864" w:rsidRDefault="008C6F2C">
            <w:pPr>
              <w:rPr>
                <w:lang w:val="en-GB"/>
              </w:rPr>
            </w:pPr>
            <w:r>
              <w:rPr>
                <w:sz w:val="18"/>
                <w:lang w:val="en-GB"/>
              </w:rPr>
              <w:t xml:space="preserve">—</w:t>
            </w:r>
          </w:p>
        </w:tc>
        <w:tc>
          <w:tcPr>
            <w:tcW w:w="1036" w:type="dxa"/>
          </w:tcPr>
          <w:p w14:paraId="5FEB21A8" w14:textId="77777777" w:rsidR="008F54E3" w:rsidRPr="00C32864" w:rsidRDefault="008C6F2C">
            <w:pPr>
              <w:rPr>
                <w:lang w:val="en-GB"/>
              </w:rPr>
            </w:pPr>
            <w:r>
              <w:rPr>
                <w:sz w:val="18"/>
                <w:lang w:val="en-GB"/>
              </w:rPr>
              <w:t xml:space="preserve">7</w:t>
            </w:r>
          </w:p>
        </w:tc>
        <w:tc>
          <w:tcPr>
            <w:tcW w:w="1497" w:type="dxa"/>
          </w:tcPr>
          <w:p w14:paraId="5FEB21A8" w14:textId="77777777" w:rsidR="008F54E3" w:rsidRPr="00C32864" w:rsidRDefault="008C6F2C">
            <w:pPr>
              <w:rPr>
                <w:lang w:val="en-GB"/>
              </w:rPr>
            </w:pPr>
            <w:r>
              <w:rPr>
                <w:sz w:val="18"/>
                <w:lang w:val="en-GB"/>
              </w:rPr>
              <w:t xml:space="preserve">—</w:t>
            </w:r>
          </w:p>
        </w:tc>
      </w:tr>
    </w:tbl>
    <w:p w14:paraId="3A2FA21A" w14:textId="77777777" w:rsidR="00457F15" w:rsidRPr="00C32864" w:rsidRDefault="00863F0A">
      <w:pPr>
        <w:pStyle w:val="TableNote"/>
        <w:rPr>
          <w:lang w:val="en-GB"/>
        </w:rPr>
      </w:pPr>
      <w:r>
        <w:rPr>
          <w:i/>
          <w:lang w:val="en-GB"/>
        </w:rPr>
        <w:t>Note.</w:t>
      </w:r>
      <w:r>
        <w:rPr>
          <w:lang w:val="en-GB"/>
        </w:rPr>
        <w:t xml:space="preserve"> Aggregated from the Leeds (Hunslet) job records, January 2022 to 27 May 2026, by delivery postcode area. HU volume is 63% of S volume but comes from a tenth as many customers, so it supports the population ratio by volume but not by breadth (§4.3). The declined-work logs hold no Hull enquiries (Appendix 19).</w:t>
      </w:r>
    </w:p>
    <w:p w14:paraId="6EBFCCFF" w14:textId="77777777" w:rsidR="008F54E3" w:rsidRPr="00C32864" w:rsidRDefault="008C6F2C">
      <w:pPr>
        <w:pStyle w:val="TableCaption"/>
        <w:keepNext/>
        <w:rPr>
          <w:lang w:val="en-GB"/>
        </w:rPr>
      </w:pPr>
      <w:r>
        <w:rPr>
          <w:lang w:val="en-GB"/>
        </w:rPr>
        <w:t xml:space="preserve">Table A3.3. Demand pipeline in each catchment, dated</w:t>
      </w:r>
    </w:p>
    <w:tbl>
      <w:tblPr>
        <w:tblStyle w:val="TableGrid"/>
        <w:tblW w:w="8640" w:type="dxa"/>
        <w:tblLook w:val="04A0" w:firstRow="1" w:lastRow="0" w:firstColumn="1" w:lastColumn="0" w:noHBand="0" w:noVBand="1"/>
      </w:tblPr>
      <w:tblGrid>
        <w:gridCol w:w="1346"/>
        <w:gridCol w:w="2131"/>
        <w:gridCol w:w="1683"/>
        <w:gridCol w:w="1683"/>
        <w:gridCol w:w="1795"/>
      </w:tblGrid>
      <w:tr w:rsidR="008F54E3" w:rsidRPr="00C32864" w14:paraId="6BCAD8C6" w14:textId="77777777">
        <w:trPr>
          <w:cantSplit/>
          <w:tblHeader/>
        </w:trPr>
        <w:tc>
          <w:tcPr>
            <w:tcW w:w="1346" w:type="dxa"/>
          </w:tcPr>
          <w:p w14:paraId="4F283A1D" w14:textId="77777777" w:rsidR="008F54E3" w:rsidRPr="00C32864" w:rsidRDefault="008C6F2C">
            <w:pPr>
              <w:keepNext/>
              <w:rPr>
                <w:lang w:val="en-GB"/>
              </w:rPr>
            </w:pPr>
            <w:r>
              <w:rPr>
                <w:b/>
                <w:sz w:val="18"/>
                <w:lang w:val="en-GB"/>
              </w:rPr>
              <w:t xml:space="preserve">Catchment</w:t>
            </w:r>
          </w:p>
        </w:tc>
        <w:tc>
          <w:tcPr>
            <w:tcW w:w="2131" w:type="dxa"/>
          </w:tcPr>
          <w:p w14:paraId="4F283A1D" w14:textId="77777777" w:rsidR="008F54E3" w:rsidRPr="00C32864" w:rsidRDefault="008C6F2C">
            <w:pPr>
              <w:keepNext/>
              <w:rPr>
                <w:lang w:val="en-GB"/>
              </w:rPr>
            </w:pPr>
            <w:r>
              <w:rPr>
                <w:b/>
                <w:sz w:val="18"/>
                <w:lang w:val="en-GB"/>
              </w:rPr>
              <w:t xml:space="preserve">Item</w:t>
            </w:r>
          </w:p>
        </w:tc>
        <w:tc>
          <w:tcPr>
            <w:tcW w:w="1683" w:type="dxa"/>
          </w:tcPr>
          <w:p w14:paraId="4F283A1D" w14:textId="77777777" w:rsidR="008F54E3" w:rsidRPr="00C32864" w:rsidRDefault="008C6F2C">
            <w:pPr>
              <w:keepNext/>
              <w:rPr>
                <w:lang w:val="en-GB"/>
              </w:rPr>
            </w:pPr>
            <w:r>
              <w:rPr>
                <w:b/>
                <w:sz w:val="18"/>
                <w:lang w:val="en-GB"/>
              </w:rPr>
              <w:t xml:space="preserve">Status</w:t>
            </w:r>
          </w:p>
        </w:tc>
        <w:tc>
          <w:tcPr>
            <w:tcW w:w="1683" w:type="dxa"/>
          </w:tcPr>
          <w:p w14:paraId="4F283A1D" w14:textId="77777777" w:rsidR="008F54E3" w:rsidRPr="00C32864" w:rsidRDefault="008C6F2C">
            <w:pPr>
              <w:keepNext/>
              <w:rPr>
                <w:lang w:val="en-GB"/>
              </w:rPr>
            </w:pPr>
            <w:r>
              <w:rPr>
                <w:b/>
                <w:sz w:val="18"/>
                <w:lang w:val="en-GB"/>
              </w:rPr>
              <w:t xml:space="preserve">Source</w:t>
            </w:r>
          </w:p>
        </w:tc>
        <w:tc>
          <w:tcPr>
            <w:tcW w:w="1795" w:type="dxa"/>
          </w:tcPr>
          <w:p w14:paraId="4F283A1D" w14:textId="77777777" w:rsidR="008F54E3" w:rsidRPr="00C32864" w:rsidRDefault="008C6F2C">
            <w:pPr>
              <w:keepNext/>
              <w:rPr>
                <w:lang w:val="en-GB"/>
              </w:rPr>
            </w:pPr>
            <w:r>
              <w:rPr>
                <w:b/>
                <w:sz w:val="18"/>
                <w:lang w:val="en-GB"/>
              </w:rPr>
              <w:t xml:space="preserve">Treatment</w:t>
            </w:r>
          </w:p>
        </w:tc>
      </w:tr>
      <w:tr w:rsidR="008F54E3" w:rsidRPr="00C32864" w14:paraId="39BBFD5B" w14:textId="77777777">
        <w:trPr>
          <w:cantSplit/>
        </w:trPr>
        <w:tc>
          <w:tcPr>
            <w:tcW w:w="1346" w:type="dxa"/>
          </w:tcPr>
          <w:p w14:paraId="5FEB21A8" w14:textId="77777777" w:rsidR="008F54E3" w:rsidRPr="00C32864" w:rsidRDefault="008C6F2C">
            <w:pPr>
              <w:rPr>
                <w:lang w:val="en-GB"/>
              </w:rPr>
            </w:pPr>
            <w:r>
              <w:rPr>
                <w:sz w:val="18"/>
                <w:lang w:val="en-GB"/>
              </w:rPr>
              <w:t xml:space="preserve">South Yorkshire</w:t>
            </w:r>
          </w:p>
        </w:tc>
        <w:tc>
          <w:tcPr>
            <w:tcW w:w="2131" w:type="dxa"/>
          </w:tcPr>
          <w:p w14:paraId="5FEB21A8" w14:textId="77777777" w:rsidR="008F54E3" w:rsidRPr="00C32864" w:rsidRDefault="008C6F2C">
            <w:pPr>
              <w:rPr>
                <w:lang w:val="en-GB"/>
              </w:rPr>
            </w:pPr>
            <w:r>
              <w:rPr>
                <w:sz w:val="18"/>
                <w:lang w:val="en-GB"/>
              </w:rPr>
              <w:t xml:space="preserve">West Bar, Sheffield: second phase</w:t>
            </w:r>
          </w:p>
        </w:tc>
        <w:tc>
          <w:tcPr>
            <w:tcW w:w="1683" w:type="dxa"/>
          </w:tcPr>
          <w:p w14:paraId="5FEB21A8" w14:textId="77777777" w:rsidR="008F54E3" w:rsidRPr="00C32864" w:rsidRDefault="008C6F2C">
            <w:pPr>
              <w:rPr>
                <w:lang w:val="en-GB"/>
              </w:rPr>
            </w:pPr>
            <w:r>
              <w:rPr>
                <w:sz w:val="18"/>
                <w:lang w:val="en-GB"/>
              </w:rPr>
              <w:t xml:space="preserve">Outline consent for the whole scheme; reserved matters for the phase 2 office to be submitted in late 2026; developer gives Q2 2027</w:t>
            </w:r>
          </w:p>
        </w:tc>
        <w:tc>
          <w:tcPr>
            <w:tcW w:w="1683" w:type="dxa"/>
          </w:tcPr>
          <w:p w14:paraId="5FEB21A8" w14:textId="77777777" w:rsidR="008F54E3" w:rsidRPr="00C32864" w:rsidRDefault="008C6F2C">
            <w:pPr>
              <w:rPr>
                <w:lang w:val="en-GB"/>
              </w:rPr>
            </w:pPr>
            <w:r>
              <w:rPr>
                <w:sz w:val="18"/>
                <w:lang w:val="en-GB"/>
              </w:rPr>
              <w:t xml:space="preserve">South Yorkshire Mayoral Combined Authority (2026); Urbo Regeneration (n.d.)</w:t>
            </w:r>
          </w:p>
        </w:tc>
        <w:tc>
          <w:tcPr>
            <w:tcW w:w="1795" w:type="dxa"/>
          </w:tcPr>
          <w:p w14:paraId="5FEB21A8" w14:textId="77777777" w:rsidR="008F54E3" w:rsidRPr="00C32864" w:rsidRDefault="008C6F2C">
            <w:pPr>
              <w:rPr>
                <w:lang w:val="en-GB"/>
              </w:rPr>
            </w:pPr>
            <w:r>
              <w:rPr>
                <w:sz w:val="18"/>
                <w:lang w:val="en-GB"/>
              </w:rPr>
              <w:t xml:space="preserve">Counted, but not yet consented in detail</w:t>
            </w:r>
          </w:p>
        </w:tc>
      </w:tr>
      <w:tr w:rsidR="008F54E3" w:rsidRPr="00C32864" w14:paraId="39BBFD5B" w14:textId="77777777">
        <w:trPr>
          <w:cantSplit/>
        </w:trPr>
        <w:tc>
          <w:tcPr>
            <w:tcW w:w="1346" w:type="dxa"/>
          </w:tcPr>
          <w:p w14:paraId="5FEB21A8" w14:textId="77777777" w:rsidR="008F54E3" w:rsidRPr="00C32864" w:rsidRDefault="008C6F2C">
            <w:pPr>
              <w:rPr>
                <w:lang w:val="en-GB"/>
              </w:rPr>
            </w:pPr>
            <w:r>
              <w:rPr>
                <w:sz w:val="18"/>
                <w:lang w:val="en-GB"/>
              </w:rPr>
              <w:t xml:space="preserve">South Yorkshire</w:t>
            </w:r>
          </w:p>
        </w:tc>
        <w:tc>
          <w:tcPr>
            <w:tcW w:w="2131" w:type="dxa"/>
          </w:tcPr>
          <w:p w14:paraId="5FEB21A8" w14:textId="77777777" w:rsidR="008F54E3" w:rsidRPr="00C32864" w:rsidRDefault="008C6F2C">
            <w:pPr>
              <w:rPr>
                <w:lang w:val="en-GB"/>
              </w:rPr>
            </w:pPr>
            <w:r>
              <w:rPr>
                <w:sz w:val="18"/>
                <w:lang w:val="en-GB"/>
              </w:rPr>
              <w:t xml:space="preserve">Council frameworks</w:t>
            </w:r>
          </w:p>
        </w:tc>
        <w:tc>
          <w:tcPr>
            <w:tcW w:w="1683" w:type="dxa"/>
          </w:tcPr>
          <w:p w14:paraId="5FEB21A8" w14:textId="77777777" w:rsidR="008F54E3" w:rsidRPr="00C32864" w:rsidRDefault="008C6F2C">
            <w:pPr>
              <w:rPr>
                <w:lang w:val="en-GB"/>
              </w:rPr>
            </w:pPr>
            <w:r>
              <w:rPr>
                <w:sz w:val="18"/>
                <w:lang w:val="en-GB"/>
              </w:rPr>
              <w:t xml:space="preserve">Live</w:t>
            </w:r>
          </w:p>
        </w:tc>
        <w:tc>
          <w:tcPr>
            <w:tcW w:w="1683" w:type="dxa"/>
          </w:tcPr>
          <w:p w14:paraId="5FEB21A8" w14:textId="77777777" w:rsidR="008F54E3" w:rsidRPr="00C32864" w:rsidRDefault="008C6F2C">
            <w:pPr>
              <w:rPr>
                <w:lang w:val="en-GB"/>
              </w:rPr>
            </w:pPr>
            <w:r>
              <w:rPr>
                <w:sz w:val="18"/>
                <w:lang w:val="en-GB"/>
              </w:rPr>
              <w:t xml:space="preserve">Board presentation, slide 3 (Appendix 12)</w:t>
            </w:r>
          </w:p>
        </w:tc>
        <w:tc>
          <w:tcPr>
            <w:tcW w:w="1795" w:type="dxa"/>
          </w:tcPr>
          <w:p w14:paraId="5FEB21A8" w14:textId="77777777" w:rsidR="008F54E3" w:rsidRPr="00C32864" w:rsidRDefault="008C6F2C">
            <w:pPr>
              <w:rPr>
                <w:lang w:val="en-GB"/>
              </w:rPr>
            </w:pPr>
            <w:r>
              <w:rPr>
                <w:sz w:val="18"/>
                <w:lang w:val="en-GB"/>
              </w:rPr>
              <w:t xml:space="preserve">Counted</w:t>
            </w:r>
          </w:p>
        </w:tc>
      </w:tr>
      <w:tr w:rsidR="008F54E3" w:rsidRPr="00C32864" w14:paraId="39BBFD5B" w14:textId="77777777">
        <w:trPr>
          <w:cantSplit/>
        </w:trPr>
        <w:tc>
          <w:tcPr>
            <w:tcW w:w="1346" w:type="dxa"/>
          </w:tcPr>
          <w:p w14:paraId="5FEB21A8" w14:textId="77777777" w:rsidR="008F54E3" w:rsidRPr="00C32864" w:rsidRDefault="008C6F2C">
            <w:pPr>
              <w:rPr>
                <w:lang w:val="en-GB"/>
              </w:rPr>
            </w:pPr>
            <w:r>
              <w:rPr>
                <w:sz w:val="18"/>
                <w:lang w:val="en-GB"/>
              </w:rPr>
              <w:t xml:space="preserve">Both catchments</w:t>
            </w:r>
          </w:p>
        </w:tc>
        <w:tc>
          <w:tcPr>
            <w:tcW w:w="2131" w:type="dxa"/>
          </w:tcPr>
          <w:p w14:paraId="5FEB21A8" w14:textId="77777777" w:rsidR="008F54E3" w:rsidRPr="00C32864" w:rsidRDefault="008C6F2C">
            <w:pPr>
              <w:rPr>
                <w:lang w:val="en-GB"/>
              </w:rPr>
            </w:pPr>
            <w:r>
              <w:rPr>
                <w:sz w:val="18"/>
                <w:lang w:val="en-GB"/>
              </w:rPr>
              <w:t xml:space="preserve">National Highways Scheme Delivery Framework 2, Lot 2/NE: general civils, drainage and concrete</w:t>
            </w:r>
          </w:p>
        </w:tc>
        <w:tc>
          <w:tcPr>
            <w:tcW w:w="1683" w:type="dxa"/>
          </w:tcPr>
          <w:p w14:paraId="5FEB21A8" w14:textId="77777777" w:rsidR="008F54E3" w:rsidRPr="00C32864" w:rsidRDefault="008C6F2C">
            <w:pPr>
              <w:rPr>
                <w:lang w:val="en-GB"/>
              </w:rPr>
            </w:pPr>
            <w:r>
              <w:rPr>
                <w:sz w:val="18"/>
                <w:lang w:val="en-GB"/>
              </w:rPr>
              <w:t xml:space="preserve">Framework from 15 September 2027 to 2035; award expected in Q2 2027; sublot estimated at £98.1m over eight years, shared by three suppliers</w:t>
            </w:r>
          </w:p>
        </w:tc>
        <w:tc>
          <w:tcPr>
            <w:tcW w:w="1683" w:type="dxa"/>
          </w:tcPr>
          <w:p w14:paraId="5FEB21A8" w14:textId="77777777" w:rsidR="008F54E3" w:rsidRPr="00C32864" w:rsidRDefault="008C6F2C">
            <w:pPr>
              <w:rPr>
                <w:lang w:val="en-GB"/>
              </w:rPr>
            </w:pPr>
            <w:r>
              <w:rPr>
                <w:sz w:val="18"/>
                <w:lang w:val="en-GB"/>
              </w:rPr>
              <w:t xml:space="preserve">National Highways (2025a, 2025b); Office of Rail and Road (2026)</w:t>
            </w:r>
          </w:p>
        </w:tc>
        <w:tc>
          <w:tcPr>
            <w:tcW w:w="1795" w:type="dxa"/>
          </w:tcPr>
          <w:p w14:paraId="5FEB21A8" w14:textId="77777777" w:rsidR="008F54E3" w:rsidRPr="00C32864" w:rsidRDefault="008C6F2C">
            <w:pPr>
              <w:rPr>
                <w:lang w:val="en-GB"/>
              </w:rPr>
            </w:pPr>
            <w:r>
              <w:rPr>
                <w:sz w:val="18"/>
                <w:lang w:val="en-GB"/>
              </w:rPr>
              <w:t xml:space="preserve">Does not discriminate: one sublot serves National Highways' Yorkshire and North East region, which includes both catchments; roads are also among the least certain parts of the infrastructure forecast (CPA, 2026)</w:t>
            </w:r>
          </w:p>
        </w:tc>
      </w:tr>
      <w:tr w:rsidR="008F54E3" w:rsidRPr="00C32864" w14:paraId="39BBFD5B" w14:textId="77777777">
        <w:trPr>
          <w:cantSplit/>
        </w:trPr>
        <w:tc>
          <w:tcPr>
            <w:tcW w:w="1346" w:type="dxa"/>
          </w:tcPr>
          <w:p w14:paraId="5FEB21A8" w14:textId="77777777" w:rsidR="008F54E3" w:rsidRPr="00C32864" w:rsidRDefault="008C6F2C">
            <w:pPr>
              <w:rPr>
                <w:lang w:val="en-GB"/>
              </w:rPr>
            </w:pPr>
            <w:r>
              <w:rPr>
                <w:sz w:val="18"/>
                <w:lang w:val="en-GB"/>
              </w:rPr>
              <w:t xml:space="preserve">South Yorkshire</w:t>
            </w:r>
          </w:p>
        </w:tc>
        <w:tc>
          <w:tcPr>
            <w:tcW w:w="2131" w:type="dxa"/>
          </w:tcPr>
          <w:p w14:paraId="5FEB21A8" w14:textId="77777777" w:rsidR="008F54E3" w:rsidRPr="00C32864" w:rsidRDefault="008C6F2C">
            <w:pPr>
              <w:rPr>
                <w:lang w:val="en-GB"/>
              </w:rPr>
            </w:pPr>
            <w:r>
              <w:rPr>
                <w:sz w:val="18"/>
                <w:lang w:val="en-GB"/>
              </w:rPr>
              <w:t xml:space="preserve">Existing customers in the corridor</w:t>
            </w:r>
          </w:p>
        </w:tc>
        <w:tc>
          <w:tcPr>
            <w:tcW w:w="1683" w:type="dxa"/>
          </w:tcPr>
          <w:p w14:paraId="5FEB21A8" w14:textId="77777777" w:rsidR="008F54E3" w:rsidRPr="00C32864" w:rsidRDefault="008C6F2C">
            <w:pPr>
              <w:rPr>
                <w:lang w:val="en-GB"/>
              </w:rPr>
            </w:pPr>
            <w:r>
              <w:rPr>
                <w:sz w:val="18"/>
                <w:lang w:val="en-GB"/>
              </w:rPr>
              <w:t xml:space="preserve">Two Leeds accounts and a framework contractor with live sites</w:t>
            </w:r>
          </w:p>
        </w:tc>
        <w:tc>
          <w:tcPr>
            <w:tcW w:w="1683" w:type="dxa"/>
          </w:tcPr>
          <w:p w14:paraId="5FEB21A8" w14:textId="77777777" w:rsidR="008F54E3" w:rsidRPr="00C32864" w:rsidRDefault="008C6F2C">
            <w:pPr>
              <w:rPr>
                <w:lang w:val="en-GB"/>
              </w:rPr>
            </w:pPr>
            <w:r>
              <w:rPr>
                <w:sz w:val="18"/>
                <w:lang w:val="en-GB"/>
              </w:rPr>
              <w:t xml:space="preserve">Board presentation (Appendix 12)</w:t>
            </w:r>
          </w:p>
        </w:tc>
        <w:tc>
          <w:tcPr>
            <w:tcW w:w="1795" w:type="dxa"/>
          </w:tcPr>
          <w:p w14:paraId="5FEB21A8" w14:textId="77777777" w:rsidR="008F54E3" w:rsidRPr="00C32864" w:rsidRDefault="008C6F2C">
            <w:pPr>
              <w:rPr>
                <w:lang w:val="en-GB"/>
              </w:rPr>
            </w:pPr>
            <w:r>
              <w:rPr>
                <w:sz w:val="18"/>
                <w:lang w:val="en-GB"/>
              </w:rPr>
              <w:t xml:space="preserve">Named pre-sell targets for G3</w:t>
            </w:r>
          </w:p>
        </w:tc>
      </w:tr>
      <w:tr w:rsidR="008F54E3" w:rsidRPr="00C32864" w14:paraId="39BBFD5B" w14:textId="77777777">
        <w:trPr>
          <w:cantSplit/>
        </w:trPr>
        <w:tc>
          <w:tcPr>
            <w:tcW w:w="1346" w:type="dxa"/>
          </w:tcPr>
          <w:p w14:paraId="5FEB21A8" w14:textId="77777777" w:rsidR="008F54E3" w:rsidRPr="00C32864" w:rsidRDefault="008C6F2C">
            <w:pPr>
              <w:rPr>
                <w:lang w:val="en-GB"/>
              </w:rPr>
            </w:pPr>
            <w:r>
              <w:rPr>
                <w:sz w:val="18"/>
                <w:lang w:val="en-GB"/>
              </w:rPr>
              <w:t xml:space="preserve">South Yorkshire</w:t>
            </w:r>
          </w:p>
        </w:tc>
        <w:tc>
          <w:tcPr>
            <w:tcW w:w="2131" w:type="dxa"/>
          </w:tcPr>
          <w:p w14:paraId="5FEB21A8" w14:textId="77777777" w:rsidR="008F54E3" w:rsidRPr="00C32864" w:rsidRDefault="008C6F2C">
            <w:pPr>
              <w:rPr>
                <w:lang w:val="en-GB"/>
              </w:rPr>
            </w:pPr>
            <w:r>
              <w:rPr>
                <w:sz w:val="18"/>
                <w:lang w:val="en-GB"/>
              </w:rPr>
              <w:t xml:space="preserve">Heart of the City, Sheffield</w:t>
            </w:r>
          </w:p>
        </w:tc>
        <w:tc>
          <w:tcPr>
            <w:tcW w:w="1683" w:type="dxa"/>
          </w:tcPr>
          <w:p w14:paraId="5FEB21A8" w14:textId="77777777" w:rsidR="008F54E3" w:rsidRPr="00C32864" w:rsidRDefault="008C6F2C">
            <w:pPr>
              <w:rPr>
                <w:lang w:val="en-GB"/>
              </w:rPr>
            </w:pPr>
            <w:r>
              <w:rPr>
                <w:sz w:val="18"/>
                <w:lang w:val="en-GB"/>
              </w:rPr>
              <w:t xml:space="preserve">Completed February 2026</w:t>
            </w:r>
          </w:p>
        </w:tc>
        <w:tc>
          <w:tcPr>
            <w:tcW w:w="1683" w:type="dxa"/>
          </w:tcPr>
          <w:p w14:paraId="5FEB21A8" w14:textId="77777777" w:rsidR="008F54E3" w:rsidRPr="00C32864" w:rsidRDefault="008C6F2C">
            <w:pPr>
              <w:rPr>
                <w:lang w:val="en-GB"/>
              </w:rPr>
            </w:pPr>
            <w:r>
              <w:rPr>
                <w:sz w:val="18"/>
                <w:lang w:val="en-GB"/>
              </w:rPr>
              <w:t xml:space="preserve">Sheffield City Council (2026)</w:t>
            </w:r>
          </w:p>
        </w:tc>
        <w:tc>
          <w:tcPr>
            <w:tcW w:w="1795" w:type="dxa"/>
          </w:tcPr>
          <w:p w14:paraId="5FEB21A8" w14:textId="77777777" w:rsidR="008F54E3" w:rsidRPr="00C32864" w:rsidRDefault="008C6F2C">
            <w:pPr>
              <w:rPr>
                <w:lang w:val="en-GB"/>
              </w:rPr>
            </w:pPr>
            <w:r>
              <w:rPr>
                <w:sz w:val="18"/>
                <w:lang w:val="en-GB"/>
              </w:rPr>
              <w:t xml:space="preserve">Not counted: complete</w:t>
            </w:r>
          </w:p>
        </w:tc>
      </w:tr>
      <w:tr w:rsidR="008F54E3" w:rsidRPr="00C32864" w14:paraId="39BBFD5B" w14:textId="77777777">
        <w:trPr>
          <w:cantSplit/>
        </w:trPr>
        <w:tc>
          <w:tcPr>
            <w:tcW w:w="1346" w:type="dxa"/>
          </w:tcPr>
          <w:p w14:paraId="5FEB21A8" w14:textId="77777777" w:rsidR="008F54E3" w:rsidRPr="00C32864" w:rsidRDefault="008C6F2C">
            <w:pPr>
              <w:rPr>
                <w:lang w:val="en-GB"/>
              </w:rPr>
            </w:pPr>
            <w:r>
              <w:rPr>
                <w:sz w:val="18"/>
                <w:lang w:val="en-GB"/>
              </w:rPr>
              <w:t xml:space="preserve">Hull and the Humber</w:t>
            </w:r>
          </w:p>
        </w:tc>
        <w:tc>
          <w:tcPr>
            <w:tcW w:w="2131" w:type="dxa"/>
          </w:tcPr>
          <w:p w14:paraId="5FEB21A8" w14:textId="77777777" w:rsidR="008F54E3" w:rsidRPr="00C32864" w:rsidRDefault="008C6F2C">
            <w:pPr>
              <w:rPr>
                <w:lang w:val="en-GB"/>
              </w:rPr>
            </w:pPr>
            <w:r>
              <w:rPr>
                <w:sz w:val="18"/>
                <w:lang w:val="en-GB"/>
              </w:rPr>
              <w:t xml:space="preserve">Humber Freeport</w:t>
            </w:r>
          </w:p>
        </w:tc>
        <w:tc>
          <w:tcPr>
            <w:tcW w:w="1683" w:type="dxa"/>
          </w:tcPr>
          <w:p w14:paraId="5FEB21A8" w14:textId="77777777" w:rsidR="008F54E3" w:rsidRPr="00C32864" w:rsidRDefault="008C6F2C">
            <w:pPr>
              <w:rPr>
                <w:lang w:val="en-GB"/>
              </w:rPr>
            </w:pPr>
            <w:r>
              <w:rPr>
                <w:sz w:val="18"/>
                <w:lang w:val="en-GB"/>
              </w:rPr>
              <w:t xml:space="preserve">Over £2bn secured; up to £3bn more over a decade</w:t>
            </w:r>
          </w:p>
        </w:tc>
        <w:tc>
          <w:tcPr>
            <w:tcW w:w="1683" w:type="dxa"/>
          </w:tcPr>
          <w:p w14:paraId="5FEB21A8" w14:textId="77777777" w:rsidR="008F54E3" w:rsidRPr="00C32864" w:rsidRDefault="008C6F2C">
            <w:pPr>
              <w:rPr>
                <w:lang w:val="en-GB"/>
              </w:rPr>
            </w:pPr>
            <w:r>
              <w:rPr>
                <w:sz w:val="18"/>
                <w:lang w:val="en-GB"/>
              </w:rPr>
              <w:t xml:space="preserve">Future Humber (2026)</w:t>
            </w:r>
          </w:p>
        </w:tc>
        <w:tc>
          <w:tcPr>
            <w:tcW w:w="1795" w:type="dxa"/>
          </w:tcPr>
          <w:p w14:paraId="5FEB21A8" w14:textId="77777777" w:rsidR="008F54E3" w:rsidRPr="00C32864" w:rsidRDefault="008C6F2C">
            <w:pPr>
              <w:rPr>
                <w:lang w:val="en-GB"/>
              </w:rPr>
            </w:pPr>
            <w:r>
              <w:rPr>
                <w:sz w:val="18"/>
                <w:lang w:val="en-GB"/>
              </w:rPr>
              <w:t xml:space="preserve">Counted for Option B</w:t>
            </w:r>
          </w:p>
        </w:tc>
      </w:tr>
      <w:tr w:rsidR="008F54E3" w:rsidRPr="00C32864" w14:paraId="39BBFD5B" w14:textId="77777777">
        <w:trPr>
          <w:cantSplit/>
        </w:trPr>
        <w:tc>
          <w:tcPr>
            <w:tcW w:w="1346" w:type="dxa"/>
          </w:tcPr>
          <w:p w14:paraId="5FEB21A8" w14:textId="77777777" w:rsidR="008F54E3" w:rsidRPr="00C32864" w:rsidRDefault="008C6F2C">
            <w:pPr>
              <w:rPr>
                <w:lang w:val="en-GB"/>
              </w:rPr>
            </w:pPr>
            <w:r>
              <w:rPr>
                <w:sz w:val="18"/>
                <w:lang w:val="en-GB"/>
              </w:rPr>
              <w:t xml:space="preserve">Hull and the Humber</w:t>
            </w:r>
          </w:p>
        </w:tc>
        <w:tc>
          <w:tcPr>
            <w:tcW w:w="2131" w:type="dxa"/>
          </w:tcPr>
          <w:p w14:paraId="5FEB21A8" w14:textId="77777777" w:rsidR="008F54E3" w:rsidRPr="00C32864" w:rsidRDefault="008C6F2C">
            <w:pPr>
              <w:rPr>
                <w:lang w:val="en-GB"/>
              </w:rPr>
            </w:pPr>
            <w:r>
              <w:rPr>
                <w:sz w:val="18"/>
                <w:lang w:val="en-GB"/>
              </w:rPr>
              <w:t xml:space="preserve">A63 Castle Street</w:t>
            </w:r>
          </w:p>
        </w:tc>
        <w:tc>
          <w:tcPr>
            <w:tcW w:w="1683" w:type="dxa"/>
          </w:tcPr>
          <w:p w14:paraId="5FEB21A8" w14:textId="77777777" w:rsidR="008F54E3" w:rsidRPr="00C32864" w:rsidRDefault="008C6F2C">
            <w:pPr>
              <w:rPr>
                <w:lang w:val="en-GB"/>
              </w:rPr>
            </w:pPr>
            <w:r>
              <w:rPr>
                <w:sz w:val="18"/>
                <w:lang w:val="en-GB"/>
              </w:rPr>
              <w:t xml:space="preserve">Opened March 2026</w:t>
            </w:r>
          </w:p>
        </w:tc>
        <w:tc>
          <w:tcPr>
            <w:tcW w:w="1683" w:type="dxa"/>
          </w:tcPr>
          <w:p w14:paraId="5FEB21A8" w14:textId="77777777" w:rsidR="008F54E3" w:rsidRPr="00C32864" w:rsidRDefault="008C6F2C">
            <w:pPr>
              <w:rPr>
                <w:lang w:val="en-GB"/>
              </w:rPr>
            </w:pPr>
            <w:r>
              <w:rPr>
                <w:sz w:val="18"/>
                <w:lang w:val="en-GB"/>
              </w:rPr>
              <w:t xml:space="preserve">Hull Daily Mail (2026)</w:t>
            </w:r>
          </w:p>
        </w:tc>
        <w:tc>
          <w:tcPr>
            <w:tcW w:w="1795" w:type="dxa"/>
          </w:tcPr>
          <w:p w14:paraId="5FEB21A8" w14:textId="77777777" w:rsidR="008F54E3" w:rsidRPr="00C32864" w:rsidRDefault="008C6F2C">
            <w:pPr>
              <w:rPr>
                <w:lang w:val="en-GB"/>
              </w:rPr>
            </w:pPr>
            <w:r>
              <w:rPr>
                <w:sz w:val="18"/>
                <w:lang w:val="en-GB"/>
              </w:rPr>
              <w:t xml:space="preserve">Not counted: complete</w:t>
            </w:r>
          </w:p>
        </w:tc>
      </w:tr>
    </w:tbl>
    <w:p w14:paraId="6EBFCCFF" w14:textId="77777777" w:rsidR="008F54E3" w:rsidRPr="00C32864" w:rsidRDefault="008C6F2C">
      <w:pPr>
        <w:pStyle w:val="TableCaption"/>
        <w:keepNext/>
        <w:rPr>
          <w:lang w:val="en-GB"/>
        </w:rPr>
      </w:pPr>
      <w:r>
        <w:rPr>
          <w:lang w:val="en-GB"/>
        </w:rPr>
        <w:t xml:space="preserve">Table A3.4. Market context for both catchments</w:t>
      </w:r>
    </w:p>
    <w:tbl>
      <w:tblPr>
        <w:tblStyle w:val="TableGrid"/>
        <w:tblW w:w="8640" w:type="dxa"/>
        <w:tblLook w:val="04A0" w:firstRow="1" w:lastRow="0" w:firstColumn="1" w:lastColumn="0" w:noHBand="0" w:noVBand="1"/>
      </w:tblPr>
      <w:tblGrid>
        <w:gridCol w:w="2304"/>
        <w:gridCol w:w="4608"/>
        <w:gridCol w:w="1728"/>
      </w:tblGrid>
      <w:tr w:rsidR="008F54E3" w:rsidRPr="00C32864" w14:paraId="6BCAD8C6" w14:textId="77777777">
        <w:trPr>
          <w:cantSplit/>
          <w:tblHeader/>
        </w:trPr>
        <w:tc>
          <w:tcPr>
            <w:tcW w:w="2304" w:type="dxa"/>
          </w:tcPr>
          <w:p w14:paraId="4F283A1D" w14:textId="77777777" w:rsidR="008F54E3" w:rsidRPr="00C32864" w:rsidRDefault="008C6F2C">
            <w:pPr>
              <w:keepNext/>
              <w:rPr>
                <w:lang w:val="en-GB"/>
              </w:rPr>
            </w:pPr>
            <w:r>
              <w:rPr>
                <w:b/>
                <w:sz w:val="18"/>
                <w:lang w:val="en-GB"/>
              </w:rPr>
              <w:t xml:space="preserve">Measure</w:t>
            </w:r>
          </w:p>
        </w:tc>
        <w:tc>
          <w:tcPr>
            <w:tcW w:w="4608" w:type="dxa"/>
          </w:tcPr>
          <w:p w14:paraId="4F283A1D" w14:textId="77777777" w:rsidR="008F54E3" w:rsidRPr="00C32864" w:rsidRDefault="008C6F2C">
            <w:pPr>
              <w:keepNext/>
              <w:rPr>
                <w:lang w:val="en-GB"/>
              </w:rPr>
            </w:pPr>
            <w:r>
              <w:rPr>
                <w:b/>
                <w:sz w:val="18"/>
                <w:lang w:val="en-GB"/>
              </w:rPr>
              <w:t xml:space="preserve">Evidence</w:t>
            </w:r>
          </w:p>
        </w:tc>
        <w:tc>
          <w:tcPr>
            <w:tcW w:w="1728" w:type="dxa"/>
          </w:tcPr>
          <w:p w14:paraId="4F283A1D" w14:textId="77777777" w:rsidR="008F54E3" w:rsidRPr="00C32864" w:rsidRDefault="008C6F2C">
            <w:pPr>
              <w:keepNext/>
              <w:rPr>
                <w:lang w:val="en-GB"/>
              </w:rPr>
            </w:pPr>
            <w:r>
              <w:rPr>
                <w:b/>
                <w:sz w:val="18"/>
                <w:lang w:val="en-GB"/>
              </w:rPr>
              <w:t xml:space="preserve">Source</w:t>
            </w:r>
          </w:p>
        </w:tc>
      </w:tr>
      <w:tr w:rsidR="008F54E3" w:rsidRPr="00C32864" w14:paraId="39BBFD5B" w14:textId="77777777">
        <w:trPr>
          <w:cantSplit/>
        </w:trPr>
        <w:tc>
          <w:tcPr>
            <w:tcW w:w="2304" w:type="dxa"/>
          </w:tcPr>
          <w:p w14:paraId="5FEB21A8" w14:textId="77777777" w:rsidR="008F54E3" w:rsidRPr="00C32864" w:rsidRDefault="008C6F2C">
            <w:pPr>
              <w:rPr>
                <w:lang w:val="en-GB"/>
              </w:rPr>
            </w:pPr>
            <w:r>
              <w:rPr>
                <w:sz w:val="18"/>
                <w:lang w:val="en-GB"/>
              </w:rPr>
              <w:t xml:space="preserve">Great Britain ready-mixed concrete volume</w:t>
            </w:r>
          </w:p>
        </w:tc>
        <w:tc>
          <w:tcPr>
            <w:tcW w:w="4608" w:type="dxa"/>
          </w:tcPr>
          <w:p w14:paraId="5FEB21A8" w14:textId="77777777" w:rsidR="008F54E3" w:rsidRPr="00C32864" w:rsidRDefault="008C6F2C">
            <w:pPr>
              <w:rPr>
                <w:lang w:val="en-GB"/>
              </w:rPr>
            </w:pPr>
            <w:r>
              <w:rPr>
                <w:sz w:val="18"/>
                <w:lang w:val="en-GB"/>
              </w:rPr>
              <w:t xml:space="preserve">11.9 million m³ in the four quarters to Q2 2025, the lowest since 1963; a fourth annual fall in 2025</w:t>
            </w:r>
          </w:p>
        </w:tc>
        <w:tc>
          <w:tcPr>
            <w:tcW w:w="1728" w:type="dxa"/>
          </w:tcPr>
          <w:p w14:paraId="5FEB21A8" w14:textId="77777777" w:rsidR="008F54E3" w:rsidRPr="00C32864" w:rsidRDefault="008C6F2C">
            <w:pPr>
              <w:rPr>
                <w:lang w:val="en-GB"/>
              </w:rPr>
            </w:pPr>
            <w:r>
              <w:rPr>
                <w:sz w:val="18"/>
                <w:lang w:val="en-GB"/>
              </w:rPr>
              <w:t xml:space="preserve">MPA (2025b, 2026)</w:t>
            </w:r>
          </w:p>
        </w:tc>
      </w:tr>
      <w:tr w:rsidR="008F54E3" w:rsidRPr="00C32864" w14:paraId="39BBFD5B" w14:textId="77777777">
        <w:trPr>
          <w:cantSplit/>
        </w:trPr>
        <w:tc>
          <w:tcPr>
            <w:tcW w:w="2304" w:type="dxa"/>
          </w:tcPr>
          <w:p w14:paraId="5FEB21A8" w14:textId="77777777" w:rsidR="008F54E3" w:rsidRPr="00C32864" w:rsidRDefault="008C6F2C">
            <w:pPr>
              <w:rPr>
                <w:lang w:val="en-GB"/>
              </w:rPr>
            </w:pPr>
            <w:r>
              <w:rPr>
                <w:sz w:val="18"/>
                <w:lang w:val="en-GB"/>
              </w:rPr>
              <w:t xml:space="preserve">Private housing output</w:t>
            </w:r>
          </w:p>
        </w:tc>
        <w:tc>
          <w:tcPr>
            <w:tcW w:w="4608" w:type="dxa"/>
          </w:tcPr>
          <w:p w14:paraId="5FEB21A8" w14:textId="77777777" w:rsidR="008F54E3" w:rsidRPr="00C32864" w:rsidRDefault="008C6F2C">
            <w:pPr>
              <w:rPr>
                <w:lang w:val="en-GB"/>
              </w:rPr>
            </w:pPr>
            <w:r>
              <w:rPr>
                <w:sz w:val="18"/>
                <w:lang w:val="en-GB"/>
              </w:rPr>
              <w:t xml:space="preserve">Down 10.0% in 2026; flat in 2027</w:t>
            </w:r>
          </w:p>
        </w:tc>
        <w:tc>
          <w:tcPr>
            <w:tcW w:w="1728" w:type="dxa"/>
          </w:tcPr>
          <w:p w14:paraId="5FEB21A8" w14:textId="77777777" w:rsidR="008F54E3" w:rsidRPr="00C32864" w:rsidRDefault="008C6F2C">
            <w:pPr>
              <w:rPr>
                <w:lang w:val="en-GB"/>
              </w:rPr>
            </w:pPr>
            <w:r>
              <w:rPr>
                <w:sz w:val="18"/>
                <w:lang w:val="en-GB"/>
              </w:rPr>
              <w:t xml:space="preserve">CPA (2026)</w:t>
            </w:r>
          </w:p>
        </w:tc>
      </w:tr>
      <w:tr w:rsidR="008F54E3" w:rsidRPr="00C32864" w14:paraId="39BBFD5B" w14:textId="77777777">
        <w:trPr>
          <w:cantSplit/>
        </w:trPr>
        <w:tc>
          <w:tcPr>
            <w:tcW w:w="2304" w:type="dxa"/>
          </w:tcPr>
          <w:p w14:paraId="5FEB21A8" w14:textId="77777777" w:rsidR="008F54E3" w:rsidRPr="00C32864" w:rsidRDefault="008C6F2C">
            <w:pPr>
              <w:rPr>
                <w:lang w:val="en-GB"/>
              </w:rPr>
            </w:pPr>
            <w:r>
              <w:rPr>
                <w:sz w:val="18"/>
                <w:lang w:val="en-GB"/>
              </w:rPr>
              <w:t xml:space="preserve">Infrastructure output</w:t>
            </w:r>
          </w:p>
        </w:tc>
        <w:tc>
          <w:tcPr>
            <w:tcW w:w="4608" w:type="dxa"/>
          </w:tcPr>
          <w:p w14:paraId="5FEB21A8" w14:textId="77777777" w:rsidR="008F54E3" w:rsidRPr="00C32864" w:rsidRDefault="008C6F2C">
            <w:pPr>
              <w:rPr>
                <w:lang w:val="en-GB"/>
              </w:rPr>
            </w:pPr>
            <w:r>
              <w:rPr>
                <w:sz w:val="18"/>
                <w:lang w:val="en-GB"/>
              </w:rPr>
              <w:t xml:space="preserve">Up 3.2% in 2026 and in 2027, led by energy generation, grid and water; rail and roads less certain</w:t>
            </w:r>
          </w:p>
        </w:tc>
        <w:tc>
          <w:tcPr>
            <w:tcW w:w="1728" w:type="dxa"/>
          </w:tcPr>
          <w:p w14:paraId="5FEB21A8" w14:textId="77777777" w:rsidR="008F54E3" w:rsidRPr="00C32864" w:rsidRDefault="008C6F2C">
            <w:pPr>
              <w:rPr>
                <w:lang w:val="en-GB"/>
              </w:rPr>
            </w:pPr>
            <w:r>
              <w:rPr>
                <w:sz w:val="18"/>
                <w:lang w:val="en-GB"/>
              </w:rPr>
              <w:t xml:space="preserve">CPA (2026)</w:t>
            </w:r>
          </w:p>
        </w:tc>
      </w:tr>
      <w:tr w:rsidR="008F54E3" w:rsidRPr="00C32864" w14:paraId="39BBFD5B" w14:textId="77777777">
        <w:trPr>
          <w:cantSplit/>
        </w:trPr>
        <w:tc>
          <w:tcPr>
            <w:tcW w:w="2304" w:type="dxa"/>
          </w:tcPr>
          <w:p w14:paraId="5FEB21A8" w14:textId="77777777" w:rsidR="008F54E3" w:rsidRPr="00C32864" w:rsidRDefault="008C6F2C">
            <w:pPr>
              <w:rPr>
                <w:lang w:val="en-GB"/>
              </w:rPr>
            </w:pPr>
            <w:r>
              <w:rPr>
                <w:sz w:val="18"/>
                <w:lang w:val="en-GB"/>
              </w:rPr>
              <w:t xml:space="preserve">Delivery radius</w:t>
            </w:r>
          </w:p>
        </w:tc>
        <w:tc>
          <w:tcPr>
            <w:tcW w:w="4608" w:type="dxa"/>
          </w:tcPr>
          <w:p w14:paraId="5FEB21A8" w14:textId="77777777" w:rsidR="008F54E3" w:rsidRPr="00C32864" w:rsidRDefault="008C6F2C">
            <w:pPr>
              <w:rPr>
                <w:lang w:val="en-GB"/>
              </w:rPr>
            </w:pPr>
            <w:r>
              <w:rPr>
                <w:sz w:val="18"/>
                <w:lang w:val="en-GB"/>
              </w:rPr>
              <w:t xml:space="preserve">Ready-mixed concrete is usually supplied within eight miles of the point of use</w:t>
            </w:r>
          </w:p>
        </w:tc>
        <w:tc>
          <w:tcPr>
            <w:tcW w:w="1728" w:type="dxa"/>
          </w:tcPr>
          <w:p w14:paraId="5FEB21A8" w14:textId="77777777" w:rsidR="008F54E3" w:rsidRPr="00C32864" w:rsidRDefault="008C6F2C">
            <w:pPr>
              <w:rPr>
                <w:lang w:val="en-GB"/>
              </w:rPr>
            </w:pPr>
            <w:r>
              <w:rPr>
                <w:sz w:val="18"/>
                <w:lang w:val="en-GB"/>
              </w:rPr>
              <w:t xml:space="preserve">MPA (2025a)</w:t>
            </w:r>
          </w:p>
        </w:tc>
      </w:tr>
    </w:tbl>
    <w:p w14:paraId="52D3FB51" w14:textId="77777777" w:rsidR="008F54E3" w:rsidRPr="00C32864" w:rsidRDefault="008C6F2C">
      <w:pPr>
        <w:pStyle w:val="Heading2"/>
        <w:pageBreakBefore/>
        <w:rPr>
          <w:lang w:val="en-GB"/>
        </w:rPr>
      </w:pPr>
      <w:bookmarkStart w:id="27" w:name="_Toc242194022"/>
      <w:r>
        <w:rPr>
          <w:lang w:val="en-GB"/>
        </w:rPr>
        <w:t>Appendix 4. Competitor coverage map, PESTEL and SWOT</w:t>
      </w:r>
      <w:bookmarkEnd w:id="27"/>
    </w:p>
    <w:p w14:paraId="295D2D3E" w14:textId="77777777" w:rsidR="008F54E3" w:rsidRPr="00C32864" w:rsidRDefault="008C6F2C">
      <w:pPr>
        <w:rPr>
          <w:lang w:val="en-GB"/>
        </w:rPr>
      </w:pPr>
      <w:r>
        <w:rPr>
          <w:lang w:val="en-GB"/>
        </w:rPr>
        <w:t>[INSERT: competitor coverage map, showing competing plants inside the eight-mile radius of each candidate catchment]</w:t>
      </w:r>
    </w:p>
    <w:p w14:paraId="769D5CB1" w14:textId="77777777" w:rsidR="008F54E3" w:rsidRPr="00C32864" w:rsidRDefault="008C6F2C">
      <w:pPr>
        <w:pStyle w:val="TableCaption"/>
        <w:keepNext/>
        <w:rPr>
          <w:lang w:val="en-GB"/>
        </w:rPr>
      </w:pPr>
      <w:r>
        <w:rPr>
          <w:lang w:val="en-GB"/>
        </w:rPr>
        <w:t>Table A4.1. PESTEL factors and whether they discriminate between catchments (after Whittington et al., 2023)</w:t>
      </w:r>
    </w:p>
    <w:tbl>
      <w:tblPr>
        <w:tblStyle w:val="TableGrid"/>
        <w:tblW w:w="8640" w:type="dxa"/>
        <w:tblLook w:val="04A0" w:firstRow="1" w:lastRow="0" w:firstColumn="1" w:lastColumn="0" w:noHBand="0" w:noVBand="1"/>
      </w:tblPr>
      <w:tblGrid>
        <w:gridCol w:w="1524"/>
        <w:gridCol w:w="2797"/>
        <w:gridCol w:w="1870"/>
        <w:gridCol w:w="2449"/>
      </w:tblGrid>
      <w:tr w:rsidR="008F54E3" w:rsidRPr="00C32864" w14:paraId="5FDDFD4C" w14:textId="77777777">
        <w:trPr>
          <w:cantSplit/>
          <w:tblHeader/>
        </w:trPr>
        <w:tc>
          <w:tcPr>
            <w:tcW w:w="1524" w:type="dxa"/>
          </w:tcPr>
          <w:p w14:paraId="0DF9E2D9" w14:textId="77777777" w:rsidR="008F54E3" w:rsidRPr="00C32864" w:rsidRDefault="008C6F2C">
            <w:pPr>
              <w:keepNext/>
              <w:rPr>
                <w:lang w:val="en-GB"/>
              </w:rPr>
            </w:pPr>
            <w:r>
              <w:rPr>
                <w:b/>
                <w:sz w:val="18"/>
                <w:lang w:val="en-GB"/>
              </w:rPr>
              <w:t>Domain</w:t>
            </w:r>
          </w:p>
        </w:tc>
        <w:tc>
          <w:tcPr>
            <w:tcW w:w="2797" w:type="dxa"/>
          </w:tcPr>
          <w:p w14:paraId="46804BB7" w14:textId="77777777" w:rsidR="008F54E3" w:rsidRPr="00C32864" w:rsidRDefault="008C6F2C">
            <w:pPr>
              <w:keepNext/>
              <w:rPr>
                <w:lang w:val="en-GB"/>
              </w:rPr>
            </w:pPr>
            <w:r>
              <w:rPr>
                <w:b/>
                <w:sz w:val="18"/>
                <w:lang w:val="en-GB"/>
              </w:rPr>
              <w:t>Factor</w:t>
            </w:r>
          </w:p>
        </w:tc>
        <w:tc>
          <w:tcPr>
            <w:tcW w:w="1870" w:type="dxa"/>
          </w:tcPr>
          <w:p w14:paraId="42E57DC0" w14:textId="77777777" w:rsidR="008F54E3" w:rsidRPr="00C32864" w:rsidRDefault="008C6F2C">
            <w:pPr>
              <w:keepNext/>
              <w:rPr>
                <w:lang w:val="en-GB"/>
              </w:rPr>
            </w:pPr>
            <w:r>
              <w:rPr>
                <w:b/>
                <w:sz w:val="18"/>
                <w:lang w:val="en-GB"/>
              </w:rPr>
              <w:t>Evidence</w:t>
            </w:r>
          </w:p>
        </w:tc>
        <w:tc>
          <w:tcPr>
            <w:tcW w:w="2449" w:type="dxa"/>
          </w:tcPr>
          <w:p w14:paraId="79161985" w14:textId="77777777" w:rsidR="008F54E3" w:rsidRPr="00C32864" w:rsidRDefault="008C6F2C">
            <w:pPr>
              <w:keepNext/>
              <w:rPr>
                <w:lang w:val="en-GB"/>
              </w:rPr>
            </w:pPr>
            <w:r>
              <w:rPr>
                <w:b/>
                <w:sz w:val="18"/>
                <w:lang w:val="en-GB"/>
              </w:rPr>
              <w:t>Discriminates between catchments?</w:t>
            </w:r>
          </w:p>
        </w:tc>
      </w:tr>
      <w:tr w:rsidR="008F54E3" w:rsidRPr="00C32864" w14:paraId="58BC11C5" w14:textId="77777777">
        <w:trPr>
          <w:cantSplit/>
        </w:trPr>
        <w:tc>
          <w:tcPr>
            <w:tcW w:w="1524" w:type="dxa"/>
          </w:tcPr>
          <w:p w14:paraId="624B41B8" w14:textId="77777777" w:rsidR="008F54E3" w:rsidRPr="00C32864" w:rsidRDefault="008C6F2C">
            <w:pPr>
              <w:rPr>
                <w:lang w:val="en-GB"/>
              </w:rPr>
            </w:pPr>
            <w:r>
              <w:rPr>
                <w:sz w:val="18"/>
                <w:lang w:val="en-GB"/>
              </w:rPr>
              <w:t>Political</w:t>
            </w:r>
          </w:p>
        </w:tc>
        <w:tc>
          <w:tcPr>
            <w:tcW w:w="2797" w:type="dxa"/>
          </w:tcPr>
          <w:p w14:paraId="7C252C5F" w14:textId="77777777" w:rsidR="008F54E3" w:rsidRPr="00C32864" w:rsidRDefault="008C6F2C">
            <w:pPr>
              <w:rPr>
                <w:lang w:val="en-GB"/>
              </w:rPr>
            </w:pPr>
            <w:r>
              <w:rPr>
                <w:sz w:val="18"/>
                <w:lang w:val="en-GB"/>
              </w:rPr>
              <w:t>UK carbon border adjustment mechanism taxes imported cement, 32% of the UK market, from January 2027</w:t>
            </w:r>
          </w:p>
        </w:tc>
        <w:tc>
          <w:tcPr>
            <w:tcW w:w="1870" w:type="dxa"/>
          </w:tcPr>
          <w:p w14:paraId="3924345E" w14:textId="77777777" w:rsidR="008F54E3" w:rsidRPr="00C32864" w:rsidRDefault="008C6F2C">
            <w:pPr>
              <w:rPr>
                <w:lang w:val="en-GB"/>
              </w:rPr>
            </w:pPr>
            <w:r>
              <w:rPr>
                <w:sz w:val="18"/>
                <w:lang w:val="en-GB"/>
              </w:rPr>
              <w:t>HMRC (2025); MPA (2025a)</w:t>
            </w:r>
          </w:p>
        </w:tc>
        <w:tc>
          <w:tcPr>
            <w:tcW w:w="2449" w:type="dxa"/>
          </w:tcPr>
          <w:p w14:paraId="3CF9DDBB" w14:textId="77777777" w:rsidR="008F54E3" w:rsidRPr="00C32864" w:rsidRDefault="008C6F2C">
            <w:pPr>
              <w:rPr>
                <w:lang w:val="en-GB"/>
              </w:rPr>
            </w:pPr>
            <w:r>
              <w:rPr>
                <w:sz w:val="18"/>
                <w:lang w:val="en-GB"/>
              </w:rPr>
              <w:t>Little: input costs rise at every candidate site</w:t>
            </w:r>
          </w:p>
        </w:tc>
      </w:tr>
      <w:tr w:rsidR="008F54E3" w:rsidRPr="00C32864" w14:paraId="5B73BFE7" w14:textId="77777777">
        <w:trPr>
          <w:cantSplit/>
        </w:trPr>
        <w:tc>
          <w:tcPr>
            <w:tcW w:w="1524" w:type="dxa"/>
          </w:tcPr>
          <w:p w14:paraId="42028D4E" w14:textId="77777777" w:rsidR="008F54E3" w:rsidRPr="00C32864" w:rsidRDefault="008C6F2C">
            <w:pPr>
              <w:rPr>
                <w:lang w:val="en-GB"/>
              </w:rPr>
            </w:pPr>
            <w:r>
              <w:rPr>
                <w:sz w:val="18"/>
                <w:lang w:val="en-GB"/>
              </w:rPr>
              <w:t>Economic</w:t>
            </w:r>
          </w:p>
        </w:tc>
        <w:tc>
          <w:tcPr>
            <w:tcW w:w="2797" w:type="dxa"/>
          </w:tcPr>
          <w:p w14:paraId="76F3C1E6" w14:textId="77777777" w:rsidR="008F54E3" w:rsidRPr="00C32864" w:rsidRDefault="008C6F2C">
            <w:pPr>
              <w:rPr>
                <w:lang w:val="en-GB"/>
              </w:rPr>
            </w:pPr>
            <w:r>
              <w:rPr>
                <w:sz w:val="18"/>
                <w:lang w:val="en-GB"/>
              </w:rPr>
              <w:t>Private housing output forecast to fall 10.0% in 2026 while infrastructure grows 3.2% in 2026 and 2027; ready-mixed volumes at their lowest since 1963</w:t>
            </w:r>
          </w:p>
        </w:tc>
        <w:tc>
          <w:tcPr>
            <w:tcW w:w="1870" w:type="dxa"/>
          </w:tcPr>
          <w:p w14:paraId="00628939" w14:textId="77777777" w:rsidR="008F54E3" w:rsidRPr="00C32864" w:rsidRDefault="008C6F2C">
            <w:pPr>
              <w:rPr>
                <w:lang w:val="en-GB"/>
              </w:rPr>
            </w:pPr>
            <w:r>
              <w:rPr>
                <w:sz w:val="18"/>
                <w:lang w:val="en-GB"/>
              </w:rPr>
              <w:t>CPA (2026); MPA (2025b)</w:t>
            </w:r>
          </w:p>
        </w:tc>
        <w:tc>
          <w:tcPr>
            <w:tcW w:w="2449" w:type="dxa"/>
          </w:tcPr>
          <w:p w14:paraId="5F36FC23" w14:textId="77777777" w:rsidR="008F54E3" w:rsidRPr="00C32864" w:rsidRDefault="008C6F2C">
            <w:pPr>
              <w:rPr>
                <w:lang w:val="en-GB"/>
              </w:rPr>
            </w:pPr>
            <w:r>
              <w:rPr>
                <w:sz w:val="18"/>
                <w:lang w:val="en-GB"/>
              </w:rPr>
              <w:t>Yes: catchments differ in their mix of housing and infrastructure demand</w:t>
            </w:r>
          </w:p>
        </w:tc>
      </w:tr>
      <w:tr w:rsidR="008F54E3" w:rsidRPr="00C32864" w14:paraId="10A8F877" w14:textId="77777777">
        <w:trPr>
          <w:cantSplit/>
        </w:trPr>
        <w:tc>
          <w:tcPr>
            <w:tcW w:w="1524" w:type="dxa"/>
          </w:tcPr>
          <w:p w14:paraId="0295EC72" w14:textId="77777777" w:rsidR="008F54E3" w:rsidRPr="00C32864" w:rsidRDefault="008C6F2C">
            <w:pPr>
              <w:rPr>
                <w:lang w:val="en-GB"/>
              </w:rPr>
            </w:pPr>
            <w:r>
              <w:rPr>
                <w:sz w:val="18"/>
                <w:lang w:val="en-GB"/>
              </w:rPr>
              <w:t>Social</w:t>
            </w:r>
          </w:p>
        </w:tc>
        <w:tc>
          <w:tcPr>
            <w:tcW w:w="2797" w:type="dxa"/>
          </w:tcPr>
          <w:p w14:paraId="4C9C77A1" w14:textId="77777777" w:rsidR="008F54E3" w:rsidRPr="00C32864" w:rsidRDefault="008C6F2C">
            <w:pPr>
              <w:rPr>
                <w:lang w:val="en-GB"/>
              </w:rPr>
            </w:pPr>
            <w:r>
              <w:rPr>
                <w:sz w:val="18"/>
                <w:lang w:val="en-GB"/>
              </w:rPr>
              <w:t>Business buyers value reliability and the trust it creates</w:t>
            </w:r>
          </w:p>
        </w:tc>
        <w:tc>
          <w:tcPr>
            <w:tcW w:w="1870" w:type="dxa"/>
          </w:tcPr>
          <w:p w14:paraId="29A62765" w14:textId="77777777" w:rsidR="008F54E3" w:rsidRPr="00C32864" w:rsidRDefault="008C6F2C">
            <w:pPr>
              <w:rPr>
                <w:lang w:val="en-GB"/>
              </w:rPr>
            </w:pPr>
            <w:r>
              <w:rPr>
                <w:sz w:val="18"/>
                <w:lang w:val="en-GB"/>
              </w:rPr>
              <w:t>Leek &amp; Christodoulides (2012); Appendix 19</w:t>
            </w:r>
          </w:p>
        </w:tc>
        <w:tc>
          <w:tcPr>
            <w:tcW w:w="2449" w:type="dxa"/>
          </w:tcPr>
          <w:p w14:paraId="6642183E" w14:textId="77777777" w:rsidR="008F54E3" w:rsidRPr="00C32864" w:rsidRDefault="008C6F2C">
            <w:pPr>
              <w:rPr>
                <w:lang w:val="en-GB"/>
              </w:rPr>
            </w:pPr>
            <w:r>
              <w:rPr>
                <w:sz w:val="18"/>
                <w:lang w:val="en-GB"/>
              </w:rPr>
              <w:t>Little: the expectation is the same everywhere; capacity to meet it is scored separately (Table 4)</w:t>
            </w:r>
          </w:p>
        </w:tc>
      </w:tr>
      <w:tr w:rsidR="008F54E3" w:rsidRPr="00C32864" w14:paraId="3D864505" w14:textId="77777777">
        <w:trPr>
          <w:cantSplit/>
        </w:trPr>
        <w:tc>
          <w:tcPr>
            <w:tcW w:w="1524" w:type="dxa"/>
          </w:tcPr>
          <w:p w14:paraId="3D509CF6" w14:textId="77777777" w:rsidR="008F54E3" w:rsidRPr="00C32864" w:rsidRDefault="008C6F2C">
            <w:pPr>
              <w:rPr>
                <w:lang w:val="en-GB"/>
              </w:rPr>
            </w:pPr>
            <w:r>
              <w:rPr>
                <w:sz w:val="18"/>
                <w:lang w:val="en-GB"/>
              </w:rPr>
              <w:t>Technological</w:t>
            </w:r>
          </w:p>
        </w:tc>
        <w:tc>
          <w:tcPr>
            <w:tcW w:w="2797" w:type="dxa"/>
          </w:tcPr>
          <w:p w14:paraId="58A257E4" w14:textId="77777777" w:rsidR="008F54E3" w:rsidRPr="00C32864" w:rsidRDefault="008C6F2C">
            <w:pPr>
              <w:rPr>
                <w:lang w:val="en-GB"/>
              </w:rPr>
            </w:pPr>
            <w:r>
              <w:rPr>
                <w:sz w:val="18"/>
                <w:lang w:val="en-GB"/>
              </w:rPr>
              <w:t>On-site volumetric batching reduces waste; lower-clinker cements and GGBS reduce embodied carbon</w:t>
            </w:r>
          </w:p>
        </w:tc>
        <w:tc>
          <w:tcPr>
            <w:tcW w:w="1870" w:type="dxa"/>
          </w:tcPr>
          <w:p w14:paraId="6712AD74" w14:textId="77777777" w:rsidR="008F54E3" w:rsidRPr="00C32864" w:rsidRDefault="008C6F2C">
            <w:pPr>
              <w:rPr>
                <w:lang w:val="en-GB"/>
              </w:rPr>
            </w:pPr>
            <w:r>
              <w:rPr>
                <w:sz w:val="18"/>
                <w:lang w:val="en-GB"/>
              </w:rPr>
              <w:t>DfT (2023); UK Concrete &amp; MPA (2025)</w:t>
            </w:r>
          </w:p>
        </w:tc>
        <w:tc>
          <w:tcPr>
            <w:tcW w:w="2449" w:type="dxa"/>
          </w:tcPr>
          <w:p w14:paraId="52951CFF" w14:textId="77777777" w:rsidR="008F54E3" w:rsidRPr="00C32864" w:rsidRDefault="008C6F2C">
            <w:pPr>
              <w:rPr>
                <w:lang w:val="en-GB"/>
              </w:rPr>
            </w:pPr>
            <w:r>
              <w:rPr>
                <w:sz w:val="18"/>
                <w:lang w:val="en-GB"/>
              </w:rPr>
              <w:t>Little in itself: batching travels with the fleet; only access to GGBS and low-clinker supply varies, and Table 4 scores it</w:t>
            </w:r>
          </w:p>
        </w:tc>
      </w:tr>
      <w:tr w:rsidR="008F54E3" w:rsidRPr="00C32864" w14:paraId="3981555C" w14:textId="77777777">
        <w:trPr>
          <w:cantSplit/>
        </w:trPr>
        <w:tc>
          <w:tcPr>
            <w:tcW w:w="1524" w:type="dxa"/>
          </w:tcPr>
          <w:p w14:paraId="6312973F" w14:textId="77777777" w:rsidR="008F54E3" w:rsidRPr="00C32864" w:rsidRDefault="008C6F2C">
            <w:pPr>
              <w:rPr>
                <w:lang w:val="en-GB"/>
              </w:rPr>
            </w:pPr>
            <w:r>
              <w:rPr>
                <w:sz w:val="18"/>
                <w:lang w:val="en-GB"/>
              </w:rPr>
              <w:t>Environmental</w:t>
            </w:r>
          </w:p>
        </w:tc>
        <w:tc>
          <w:tcPr>
            <w:tcW w:w="2797" w:type="dxa"/>
          </w:tcPr>
          <w:p w14:paraId="5B414232" w14:textId="77777777" w:rsidR="008F54E3" w:rsidRPr="00C32864" w:rsidRDefault="008C6F2C">
            <w:pPr>
              <w:rPr>
                <w:lang w:val="en-GB"/>
              </w:rPr>
            </w:pPr>
            <w:r>
              <w:rPr>
                <w:sz w:val="18"/>
                <w:lang w:val="en-GB"/>
              </w:rPr>
              <w:t>Infrastructure clients pass carbon requirements down the supply chain: PAS 2080 for National Highways' Tier 1 suppliers; Environmental Product Declarations requested from material suppliers</w:t>
            </w:r>
          </w:p>
        </w:tc>
        <w:tc>
          <w:tcPr>
            <w:tcW w:w="1870" w:type="dxa"/>
          </w:tcPr>
          <w:p w14:paraId="71957118" w14:textId="77777777" w:rsidR="008F54E3" w:rsidRPr="00C32864" w:rsidRDefault="008C6F2C">
            <w:pPr>
              <w:rPr>
                <w:lang w:val="en-GB"/>
              </w:rPr>
            </w:pPr>
            <w:r>
              <w:rPr>
                <w:sz w:val="18"/>
                <w:lang w:val="en-GB"/>
              </w:rPr>
              <w:t>National Highways (2024); BSI (2023); MPA (2025a)</w:t>
            </w:r>
          </w:p>
        </w:tc>
        <w:tc>
          <w:tcPr>
            <w:tcW w:w="2449" w:type="dxa"/>
          </w:tcPr>
          <w:p w14:paraId="0D20AC5E" w14:textId="77777777" w:rsidR="008F54E3" w:rsidRPr="00C32864" w:rsidRDefault="008C6F2C">
            <w:pPr>
              <w:rPr>
                <w:lang w:val="en-GB"/>
              </w:rPr>
            </w:pPr>
            <w:r>
              <w:rPr>
                <w:sz w:val="18"/>
                <w:lang w:val="en-GB"/>
              </w:rPr>
              <w:t>Yes, through the economic domain: it bites hardest where infrastructure demand is concentrated</w:t>
            </w:r>
          </w:p>
        </w:tc>
      </w:tr>
      <w:tr w:rsidR="008F54E3" w:rsidRPr="00C32864" w14:paraId="5FD38C39" w14:textId="77777777">
        <w:trPr>
          <w:cantSplit/>
        </w:trPr>
        <w:tc>
          <w:tcPr>
            <w:tcW w:w="1524" w:type="dxa"/>
          </w:tcPr>
          <w:p w14:paraId="31B481A4" w14:textId="77777777" w:rsidR="008F54E3" w:rsidRPr="00C32864" w:rsidRDefault="008C6F2C">
            <w:pPr>
              <w:rPr>
                <w:lang w:val="en-GB"/>
              </w:rPr>
            </w:pPr>
            <w:r>
              <w:rPr>
                <w:sz w:val="18"/>
                <w:lang w:val="en-GB"/>
              </w:rPr>
              <w:t>Legal</w:t>
            </w:r>
          </w:p>
        </w:tc>
        <w:tc>
          <w:tcPr>
            <w:tcW w:w="2797" w:type="dxa"/>
          </w:tcPr>
          <w:p w14:paraId="74DE3489" w14:textId="77777777" w:rsidR="008F54E3" w:rsidRPr="00C32864" w:rsidRDefault="008C6F2C">
            <w:pPr>
              <w:rPr>
                <w:lang w:val="en-GB"/>
              </w:rPr>
            </w:pPr>
            <w:r>
              <w:rPr>
                <w:sz w:val="18"/>
                <w:lang w:val="en-GB"/>
              </w:rPr>
              <w:t>Volumetric mixers revert to 32 tonnes from 2028, with no further extensions; environmental claims must be substantiated</w:t>
            </w:r>
          </w:p>
        </w:tc>
        <w:tc>
          <w:tcPr>
            <w:tcW w:w="1870" w:type="dxa"/>
          </w:tcPr>
          <w:p w14:paraId="0B92624F" w14:textId="77777777" w:rsidR="008F54E3" w:rsidRPr="00C32864" w:rsidRDefault="008C6F2C">
            <w:pPr>
              <w:rPr>
                <w:lang w:val="en-GB"/>
              </w:rPr>
            </w:pPr>
            <w:r>
              <w:rPr>
                <w:sz w:val="18"/>
                <w:lang w:val="en-GB"/>
              </w:rPr>
              <w:t>DfT (2025b); CMA (2021)</w:t>
            </w:r>
          </w:p>
        </w:tc>
        <w:tc>
          <w:tcPr>
            <w:tcW w:w="2449" w:type="dxa"/>
          </w:tcPr>
          <w:p w14:paraId="09D231F7" w14:textId="77777777" w:rsidR="008F54E3" w:rsidRPr="00C32864" w:rsidRDefault="008C6F2C">
            <w:pPr>
              <w:rPr>
                <w:lang w:val="en-GB"/>
              </w:rPr>
            </w:pPr>
            <w:r>
              <w:rPr>
                <w:sz w:val="18"/>
                <w:lang w:val="en-GB"/>
              </w:rPr>
              <w:t>Yes: a shorter viable haul radius makes catchment geometry decisive</w:t>
            </w:r>
          </w:p>
        </w:tc>
      </w:tr>
    </w:tbl>
    <w:p w14:paraId="51B74916" w14:textId="77777777" w:rsidR="008F54E3" w:rsidRPr="00C32864" w:rsidRDefault="008C6F2C">
      <w:pPr>
        <w:spacing w:before="240"/>
        <w:rPr>
          <w:lang w:val="en-GB"/>
        </w:rPr>
      </w:pPr>
      <w:r>
        <w:rPr>
          <w:lang w:val="en-GB"/>
        </w:rPr>
        <w:t xml:space="preserve">Table A4.1 tests each PESTEL domain against </w:t>
      </w:r>
      <w:r>
        <w:rPr>
          <w:lang w:val="en-GB"/>
        </w:rPr>
        <w:t xml:space="preserve">the question that matters for site selection: does it discriminate between catchments?</w:t>
      </w:r>
      <w:r>
        <w:rPr>
          <w:rStyle w:val="CommentReference"/>
        </w:rPr>
      </w:r>
      <w:r>
        <w:rPr>
          <w:lang w:val="en-GB"/>
        </w:rPr>
        <w:t xml:space="preserve"> PESTEL lists its domains one at a time, so it cannot show how they interact, as the economic and environmental domains do through infrastructure demand, or how reliable the data behind each one is. The SWOT below therefore starts from the external factors, as Minsky and Aron (2021) recommend, so that each internal factor is judged against the conditions it must meet. </w:t>
      </w:r>
      <w:r>
        <w:rPr>
          <w:lang w:val="en-GB"/>
        </w:rPr>
        <w:t xml:space="preserve">It ends in recommendations, not a grid: each row of Table A4.3 pairs</w:t>
      </w:r>
      <w:r>
        <w:rPr>
          <w:rStyle w:val="CommentReference"/>
        </w:rPr>
      </w:r>
      <w:r>
        <w:rPr>
          <w:lang w:val="en-GB"/>
        </w:rPr>
        <w:t xml:space="preserve"> an external condition with an internal capability and names the part of the proposal that acts on it. Every factor is drawn from evidence presented in the proposal.</w:t>
      </w:r>
    </w:p>
    <w:p w14:paraId="7F7BBDC9" w14:textId="77777777" w:rsidR="008F54E3" w:rsidRPr="00C32864" w:rsidRDefault="008C6F2C">
      <w:pPr>
        <w:pStyle w:val="TableCaption"/>
        <w:keepNext/>
        <w:rPr>
          <w:lang w:val="en-GB"/>
        </w:rPr>
      </w:pPr>
      <w:r>
        <w:rPr>
          <w:lang w:val="en-GB"/>
        </w:rPr>
        <w:t>Table A4.2. SWOT factors, external first (Minsky &amp; Aron, 2021)</w:t>
      </w:r>
    </w:p>
    <w:tbl>
      <w:tblPr>
        <w:tblStyle w:val="TableGrid"/>
        <w:tblW w:w="8640" w:type="dxa"/>
        <w:tblLook w:val="04A0" w:firstRow="1" w:lastRow="0" w:firstColumn="1" w:lastColumn="0" w:noHBand="0" w:noVBand="1"/>
      </w:tblPr>
      <w:tblGrid>
        <w:gridCol w:w="630"/>
        <w:gridCol w:w="5902"/>
        <w:gridCol w:w="2108"/>
      </w:tblGrid>
      <w:tr w:rsidR="008F54E3" w:rsidRPr="00C32864" w14:paraId="2E61BBD7" w14:textId="77777777">
        <w:trPr>
          <w:cantSplit/>
          <w:tblHeader/>
        </w:trPr>
        <w:tc>
          <w:tcPr>
            <w:tcW w:w="630" w:type="dxa"/>
          </w:tcPr>
          <w:p w14:paraId="492CBE55" w14:textId="77777777" w:rsidR="008F54E3" w:rsidRPr="00C32864" w:rsidRDefault="008C6F2C">
            <w:pPr>
              <w:keepNext/>
              <w:rPr>
                <w:lang w:val="en-GB"/>
              </w:rPr>
            </w:pPr>
            <w:r>
              <w:rPr>
                <w:b/>
                <w:sz w:val="18"/>
                <w:lang w:val="en-GB"/>
              </w:rPr>
              <w:t>Ref</w:t>
            </w:r>
          </w:p>
        </w:tc>
        <w:tc>
          <w:tcPr>
            <w:tcW w:w="5902" w:type="dxa"/>
          </w:tcPr>
          <w:p w14:paraId="548E9586" w14:textId="77777777" w:rsidR="008F54E3" w:rsidRPr="00C32864" w:rsidRDefault="008C6F2C">
            <w:pPr>
              <w:keepNext/>
              <w:rPr>
                <w:lang w:val="en-GB"/>
              </w:rPr>
            </w:pPr>
            <w:r>
              <w:rPr>
                <w:b/>
                <w:sz w:val="18"/>
                <w:lang w:val="en-GB"/>
              </w:rPr>
              <w:t>Factor</w:t>
            </w:r>
          </w:p>
        </w:tc>
        <w:tc>
          <w:tcPr>
            <w:tcW w:w="2108" w:type="dxa"/>
          </w:tcPr>
          <w:p w14:paraId="7D0B1CED" w14:textId="77777777" w:rsidR="008F54E3" w:rsidRPr="00C32864" w:rsidRDefault="008C6F2C">
            <w:pPr>
              <w:keepNext/>
              <w:rPr>
                <w:lang w:val="en-GB"/>
              </w:rPr>
            </w:pPr>
            <w:r>
              <w:rPr>
                <w:b/>
                <w:sz w:val="18"/>
                <w:lang w:val="en-GB"/>
              </w:rPr>
              <w:t>Evidence</w:t>
            </w:r>
          </w:p>
        </w:tc>
      </w:tr>
      <w:tr w:rsidR="008F54E3" w:rsidRPr="00C32864" w14:paraId="34321797" w14:textId="77777777">
        <w:trPr>
          <w:cantSplit/>
        </w:trPr>
        <w:tc>
          <w:tcPr>
            <w:tcW w:w="630" w:type="dxa"/>
          </w:tcPr>
          <w:p w14:paraId="766FF7CD" w14:textId="77777777" w:rsidR="008F54E3" w:rsidRPr="00C32864" w:rsidRDefault="008C6F2C">
            <w:pPr>
              <w:rPr>
                <w:lang w:val="en-GB"/>
              </w:rPr>
            </w:pPr>
            <w:r>
              <w:rPr>
                <w:sz w:val="18"/>
                <w:lang w:val="en-GB"/>
              </w:rPr>
              <w:t>O1</w:t>
            </w:r>
          </w:p>
        </w:tc>
        <w:tc>
          <w:tcPr>
            <w:tcW w:w="5902" w:type="dxa"/>
          </w:tcPr>
          <w:p w14:paraId="4082655D" w14:textId="77777777" w:rsidR="008F54E3" w:rsidRPr="00C32864" w:rsidRDefault="008C6F2C">
            <w:pPr>
              <w:rPr>
                <w:lang w:val="en-GB"/>
              </w:rPr>
            </w:pPr>
            <w:r>
              <w:rPr>
                <w:sz w:val="18"/>
                <w:lang w:val="en-GB"/>
              </w:rPr>
              <w:t>Infrastructure output forecast to grow 3.2% in 2026 and 2027 while private housing falls 10.0% in 2026</w:t>
            </w:r>
          </w:p>
        </w:tc>
        <w:tc>
          <w:tcPr>
            <w:tcW w:w="2108" w:type="dxa"/>
          </w:tcPr>
          <w:p w14:paraId="65777E38" w14:textId="77777777" w:rsidR="008F54E3" w:rsidRPr="00C32864" w:rsidRDefault="008C6F2C">
            <w:pPr>
              <w:rPr>
                <w:lang w:val="en-GB"/>
              </w:rPr>
            </w:pPr>
            <w:r>
              <w:rPr>
                <w:sz w:val="18"/>
                <w:lang w:val="en-GB"/>
              </w:rPr>
              <w:t>CPA (2026)</w:t>
            </w:r>
          </w:p>
        </w:tc>
      </w:tr>
      <w:tr w:rsidR="008F54E3" w:rsidRPr="00C32864" w14:paraId="16F2921B" w14:textId="77777777">
        <w:trPr>
          <w:cantSplit/>
        </w:trPr>
        <w:tc>
          <w:tcPr>
            <w:tcW w:w="630" w:type="dxa"/>
          </w:tcPr>
          <w:p w14:paraId="00BFCF41" w14:textId="77777777" w:rsidR="008F54E3" w:rsidRPr="00C32864" w:rsidRDefault="008C6F2C">
            <w:pPr>
              <w:rPr>
                <w:lang w:val="en-GB"/>
              </w:rPr>
            </w:pPr>
            <w:r>
              <w:rPr>
                <w:sz w:val="18"/>
                <w:lang w:val="en-GB"/>
              </w:rPr>
              <w:t>O2</w:t>
            </w:r>
          </w:p>
        </w:tc>
        <w:tc>
          <w:tcPr>
            <w:tcW w:w="5902" w:type="dxa"/>
          </w:tcPr>
          <w:p w14:paraId="597EAA75" w14:textId="77777777" w:rsidR="008F54E3" w:rsidRPr="00C32864" w:rsidRDefault="008C6F2C">
            <w:pPr>
              <w:rPr>
                <w:lang w:val="en-GB"/>
              </w:rPr>
            </w:pPr>
            <w:r>
              <w:rPr>
                <w:sz w:val="18"/>
                <w:lang w:val="en-GB"/>
              </w:rPr>
              <w:t>Infrastructure clients pass carbon requirements down the supply chain: PAS 2080 verification for National Highways' Tier 1 suppliers; Environmental Product Declarations requested from material suppliers</w:t>
            </w:r>
          </w:p>
        </w:tc>
        <w:tc>
          <w:tcPr>
            <w:tcW w:w="2108" w:type="dxa"/>
          </w:tcPr>
          <w:p w14:paraId="6B5E2D09" w14:textId="77777777" w:rsidR="008F54E3" w:rsidRPr="00C32864" w:rsidRDefault="008C6F2C">
            <w:pPr>
              <w:rPr>
                <w:lang w:val="en-GB"/>
              </w:rPr>
            </w:pPr>
            <w:r>
              <w:rPr>
                <w:sz w:val="18"/>
                <w:lang w:val="en-GB"/>
              </w:rPr>
              <w:t>National Highways (2024); BSI (2023); MPA (2025a)</w:t>
            </w:r>
          </w:p>
        </w:tc>
      </w:tr>
      <w:tr w:rsidR="008F54E3" w:rsidRPr="00C32864" w14:paraId="39CD5319" w14:textId="77777777">
        <w:trPr>
          <w:cantSplit/>
        </w:trPr>
        <w:tc>
          <w:tcPr>
            <w:tcW w:w="630" w:type="dxa"/>
          </w:tcPr>
          <w:p w14:paraId="72DBD592" w14:textId="77777777" w:rsidR="008F54E3" w:rsidRPr="00C32864" w:rsidRDefault="008C6F2C">
            <w:pPr>
              <w:rPr>
                <w:lang w:val="en-GB"/>
              </w:rPr>
            </w:pPr>
            <w:r>
              <w:rPr>
                <w:sz w:val="18"/>
                <w:lang w:val="en-GB"/>
              </w:rPr>
              <w:t>O3</w:t>
            </w:r>
          </w:p>
        </w:tc>
        <w:tc>
          <w:tcPr>
            <w:tcW w:w="5902" w:type="dxa"/>
          </w:tcPr>
          <w:p w14:paraId="769D31FB" w14:textId="77777777" w:rsidR="008F54E3" w:rsidRPr="00C32864" w:rsidRDefault="008C6F2C">
            <w:pPr>
              <w:rPr>
                <w:lang w:val="en-GB"/>
              </w:rPr>
            </w:pPr>
            <w:r>
              <w:rPr>
                <w:sz w:val="18"/>
                <w:lang w:val="en-GB"/>
              </w:rPr>
              <w:t>Capacity is leaving a contracting sector</w:t>
            </w:r>
          </w:p>
        </w:tc>
        <w:tc>
          <w:tcPr>
            <w:tcW w:w="2108" w:type="dxa"/>
          </w:tcPr>
          <w:p w14:paraId="0793526A" w14:textId="77777777" w:rsidR="008F54E3" w:rsidRPr="00C32864" w:rsidRDefault="008C6F2C">
            <w:pPr>
              <w:rPr>
                <w:lang w:val="en-GB"/>
              </w:rPr>
            </w:pPr>
            <w:r>
              <w:rPr>
                <w:sz w:val="18"/>
                <w:lang w:val="en-GB"/>
              </w:rPr>
              <w:t>MPA (2026)</w:t>
            </w:r>
          </w:p>
        </w:tc>
      </w:tr>
      <w:tr w:rsidR="008F54E3" w:rsidRPr="00C32864" w14:paraId="1C0D5BF8" w14:textId="77777777">
        <w:trPr>
          <w:cantSplit/>
        </w:trPr>
        <w:tc>
          <w:tcPr>
            <w:tcW w:w="630" w:type="dxa"/>
          </w:tcPr>
          <w:p w14:paraId="14F9AE77" w14:textId="77777777" w:rsidR="008F54E3" w:rsidRPr="00C32864" w:rsidRDefault="008C6F2C">
            <w:pPr>
              <w:rPr>
                <w:lang w:val="en-GB"/>
              </w:rPr>
            </w:pPr>
            <w:r>
              <w:rPr>
                <w:sz w:val="18"/>
                <w:lang w:val="en-GB"/>
              </w:rPr>
              <w:t>T1</w:t>
            </w:r>
          </w:p>
        </w:tc>
        <w:tc>
          <w:tcPr>
            <w:tcW w:w="5902" w:type="dxa"/>
          </w:tcPr>
          <w:p w14:paraId="49A6D08A" w14:textId="77777777" w:rsidR="008F54E3" w:rsidRPr="00C32864" w:rsidRDefault="008C6F2C">
            <w:pPr>
              <w:rPr>
                <w:lang w:val="en-GB"/>
              </w:rPr>
            </w:pPr>
            <w:r>
              <w:rPr>
                <w:sz w:val="18"/>
                <w:lang w:val="en-GB"/>
              </w:rPr>
              <w:t>Volumetric weight derogation ends in 2028: 32-tonne limit, no further extensions</w:t>
            </w:r>
          </w:p>
        </w:tc>
        <w:tc>
          <w:tcPr>
            <w:tcW w:w="2108" w:type="dxa"/>
          </w:tcPr>
          <w:p w14:paraId="1F9B18A6" w14:textId="77777777" w:rsidR="008F54E3" w:rsidRPr="00C32864" w:rsidRDefault="008C6F2C">
            <w:pPr>
              <w:rPr>
                <w:lang w:val="en-GB"/>
              </w:rPr>
            </w:pPr>
            <w:r>
              <w:rPr>
                <w:sz w:val="18"/>
                <w:lang w:val="en-GB"/>
              </w:rPr>
              <w:t>DfT (2025b)</w:t>
            </w:r>
          </w:p>
        </w:tc>
      </w:tr>
      <w:tr w:rsidR="008F54E3" w:rsidRPr="00C32864" w14:paraId="15625CAF" w14:textId="77777777">
        <w:trPr>
          <w:cantSplit/>
        </w:trPr>
        <w:tc>
          <w:tcPr>
            <w:tcW w:w="630" w:type="dxa"/>
          </w:tcPr>
          <w:p w14:paraId="478DED65" w14:textId="77777777" w:rsidR="008F54E3" w:rsidRPr="00C32864" w:rsidRDefault="008C6F2C">
            <w:pPr>
              <w:rPr>
                <w:lang w:val="en-GB"/>
              </w:rPr>
            </w:pPr>
            <w:r>
              <w:rPr>
                <w:sz w:val="18"/>
                <w:lang w:val="en-GB"/>
              </w:rPr>
              <w:t>T2</w:t>
            </w:r>
          </w:p>
        </w:tc>
        <w:tc>
          <w:tcPr>
            <w:tcW w:w="5902" w:type="dxa"/>
          </w:tcPr>
          <w:p w14:paraId="2AD90D4A" w14:textId="77777777" w:rsidR="008F54E3" w:rsidRPr="00C32864" w:rsidRDefault="008C6F2C">
            <w:pPr>
              <w:rPr>
                <w:lang w:val="en-GB"/>
              </w:rPr>
            </w:pPr>
            <w:r>
              <w:rPr>
                <w:sz w:val="18"/>
                <w:lang w:val="en-GB"/>
              </w:rPr>
              <w:t>Ready-mixed volumes at their lowest since 1963</w:t>
            </w:r>
          </w:p>
        </w:tc>
        <w:tc>
          <w:tcPr>
            <w:tcW w:w="2108" w:type="dxa"/>
          </w:tcPr>
          <w:p w14:paraId="63DFA24D" w14:textId="77777777" w:rsidR="008F54E3" w:rsidRPr="00C32864" w:rsidRDefault="008C6F2C">
            <w:pPr>
              <w:rPr>
                <w:lang w:val="en-GB"/>
              </w:rPr>
            </w:pPr>
            <w:r>
              <w:rPr>
                <w:sz w:val="18"/>
                <w:lang w:val="en-GB"/>
              </w:rPr>
              <w:t>MPA (2025b)</w:t>
            </w:r>
          </w:p>
        </w:tc>
      </w:tr>
      <w:tr w:rsidR="008F54E3" w:rsidRPr="00C32864" w14:paraId="6944F168" w14:textId="77777777">
        <w:trPr>
          <w:cantSplit/>
        </w:trPr>
        <w:tc>
          <w:tcPr>
            <w:tcW w:w="630" w:type="dxa"/>
          </w:tcPr>
          <w:p w14:paraId="798A70F3" w14:textId="77777777" w:rsidR="008F54E3" w:rsidRPr="00C32864" w:rsidRDefault="008C6F2C">
            <w:pPr>
              <w:rPr>
                <w:lang w:val="en-GB"/>
              </w:rPr>
            </w:pPr>
            <w:r>
              <w:rPr>
                <w:sz w:val="18"/>
                <w:lang w:val="en-GB"/>
              </w:rPr>
              <w:t>T3</w:t>
            </w:r>
          </w:p>
        </w:tc>
        <w:tc>
          <w:tcPr>
            <w:tcW w:w="5902" w:type="dxa"/>
          </w:tcPr>
          <w:p w14:paraId="4F1C1024" w14:textId="77777777" w:rsidR="008F54E3" w:rsidRPr="00C32864" w:rsidRDefault="008C6F2C">
            <w:pPr>
              <w:rPr>
                <w:lang w:val="en-GB"/>
              </w:rPr>
            </w:pPr>
            <w:r>
              <w:rPr>
                <w:sz w:val="18"/>
                <w:lang w:val="en-GB"/>
              </w:rPr>
              <w:t>Intense price rivalry: 740 MPA-member plants; 200 m³ lost to Chorley Concrete</w:t>
            </w:r>
          </w:p>
        </w:tc>
        <w:tc>
          <w:tcPr>
            <w:tcW w:w="2108" w:type="dxa"/>
          </w:tcPr>
          <w:p w14:paraId="02A40448" w14:textId="77777777" w:rsidR="008F54E3" w:rsidRPr="00C32864" w:rsidRDefault="008C6F2C">
            <w:pPr>
              <w:rPr>
                <w:lang w:val="en-GB"/>
              </w:rPr>
            </w:pPr>
            <w:r>
              <w:rPr>
                <w:sz w:val="18"/>
                <w:lang w:val="en-GB"/>
              </w:rPr>
              <w:t>MPA (2025a); Appendix 19</w:t>
            </w:r>
          </w:p>
        </w:tc>
      </w:tr>
      <w:tr w:rsidR="008F54E3" w:rsidRPr="00C32864" w14:paraId="2EA43849" w14:textId="77777777">
        <w:trPr>
          <w:cantSplit/>
        </w:trPr>
        <w:tc>
          <w:tcPr>
            <w:tcW w:w="630" w:type="dxa"/>
          </w:tcPr>
          <w:p w14:paraId="14EE05EB" w14:textId="77777777" w:rsidR="008F54E3" w:rsidRPr="00C32864" w:rsidRDefault="008C6F2C">
            <w:pPr>
              <w:rPr>
                <w:lang w:val="en-GB"/>
              </w:rPr>
            </w:pPr>
            <w:r>
              <w:rPr>
                <w:sz w:val="18"/>
                <w:lang w:val="en-GB"/>
              </w:rPr>
              <w:t>T4</w:t>
            </w:r>
          </w:p>
        </w:tc>
        <w:tc>
          <w:tcPr>
            <w:tcW w:w="5902" w:type="dxa"/>
          </w:tcPr>
          <w:p w14:paraId="0A65B867" w14:textId="77777777" w:rsidR="008F54E3" w:rsidRPr="00C32864" w:rsidRDefault="008C6F2C">
            <w:pPr>
              <w:rPr>
                <w:lang w:val="en-GB"/>
              </w:rPr>
            </w:pPr>
            <w:r>
              <w:rPr>
                <w:sz w:val="18"/>
                <w:lang w:val="en-GB"/>
              </w:rPr>
              <w:t>Imported cement, 32% of the UK market, taxed under UK CBAM from January 2027</w:t>
            </w:r>
          </w:p>
        </w:tc>
        <w:tc>
          <w:tcPr>
            <w:tcW w:w="2108" w:type="dxa"/>
          </w:tcPr>
          <w:p w14:paraId="7B600B73" w14:textId="77777777" w:rsidR="008F54E3" w:rsidRPr="00C32864" w:rsidRDefault="008C6F2C">
            <w:pPr>
              <w:rPr>
                <w:lang w:val="en-GB"/>
              </w:rPr>
            </w:pPr>
            <w:r>
              <w:rPr>
                <w:sz w:val="18"/>
                <w:lang w:val="en-GB"/>
              </w:rPr>
              <w:t>MPA (2025a); HMRC (2025)</w:t>
            </w:r>
          </w:p>
        </w:tc>
      </w:tr>
      <w:tr w:rsidR="008F54E3" w:rsidRPr="00C32864" w14:paraId="41B73947" w14:textId="77777777">
        <w:trPr>
          <w:cantSplit/>
        </w:trPr>
        <w:tc>
          <w:tcPr>
            <w:tcW w:w="630" w:type="dxa"/>
          </w:tcPr>
          <w:p w14:paraId="6D100595" w14:textId="77777777" w:rsidR="008F54E3" w:rsidRPr="00C32864" w:rsidRDefault="008C6F2C">
            <w:pPr>
              <w:rPr>
                <w:lang w:val="en-GB"/>
              </w:rPr>
            </w:pPr>
            <w:r>
              <w:rPr>
                <w:sz w:val="18"/>
                <w:lang w:val="en-GB"/>
              </w:rPr>
              <w:t>S1</w:t>
            </w:r>
          </w:p>
        </w:tc>
        <w:tc>
          <w:tcPr>
            <w:tcW w:w="5902" w:type="dxa"/>
          </w:tcPr>
          <w:p w14:paraId="1AB326C2" w14:textId="77777777" w:rsidR="008F54E3" w:rsidRPr="00C32864" w:rsidRDefault="008C6F2C">
            <w:pPr>
              <w:rPr>
                <w:lang w:val="en-GB"/>
              </w:rPr>
            </w:pPr>
            <w:r>
              <w:rPr>
                <w:sz w:val="18"/>
                <w:lang w:val="en-GB"/>
              </w:rPr>
              <w:t>Volumetric batching mixes on site when needed, reducing waste</w:t>
            </w:r>
          </w:p>
        </w:tc>
        <w:tc>
          <w:tcPr>
            <w:tcW w:w="2108" w:type="dxa"/>
          </w:tcPr>
          <w:p w14:paraId="65E29D3E" w14:textId="77777777" w:rsidR="008F54E3" w:rsidRPr="00C32864" w:rsidRDefault="008C6F2C">
            <w:pPr>
              <w:rPr>
                <w:lang w:val="en-GB"/>
              </w:rPr>
            </w:pPr>
            <w:r>
              <w:rPr>
                <w:sz w:val="18"/>
                <w:lang w:val="en-GB"/>
              </w:rPr>
              <w:t xml:space="preserve">DfT (2023); returned-load records [RETURNED_LOAD_SAVING]</w:t>
            </w:r>
          </w:p>
        </w:tc>
      </w:tr>
      <w:tr w:rsidR="008F54E3" w:rsidRPr="00C32864" w14:paraId="2A26864C" w14:textId="77777777">
        <w:trPr>
          <w:cantSplit/>
        </w:trPr>
        <w:tc>
          <w:tcPr>
            <w:tcW w:w="630" w:type="dxa"/>
          </w:tcPr>
          <w:p w14:paraId="2D1D25E5" w14:textId="77777777" w:rsidR="008F54E3" w:rsidRPr="00C32864" w:rsidRDefault="008C6F2C">
            <w:pPr>
              <w:rPr>
                <w:lang w:val="en-GB"/>
              </w:rPr>
            </w:pPr>
            <w:r>
              <w:rPr>
                <w:sz w:val="18"/>
                <w:lang w:val="en-GB"/>
              </w:rPr>
              <w:t>S2</w:t>
            </w:r>
          </w:p>
        </w:tc>
        <w:tc>
          <w:tcPr>
            <w:tcW w:w="5902" w:type="dxa"/>
          </w:tcPr>
          <w:p w14:paraId="52439882" w14:textId="77777777" w:rsidR="008F54E3" w:rsidRPr="00C32864" w:rsidRDefault="008C6F2C">
            <w:pPr>
              <w:rPr>
                <w:lang w:val="en-GB"/>
              </w:rPr>
            </w:pPr>
            <w:r>
              <w:rPr>
                <w:sz w:val="18"/>
                <w:lang w:val="en-GB"/>
              </w:rPr>
              <w:t>Delivery reputation built on reliability</w:t>
            </w:r>
          </w:p>
        </w:tc>
        <w:tc>
          <w:tcPr>
            <w:tcW w:w="2108" w:type="dxa"/>
          </w:tcPr>
          <w:p w14:paraId="063E96A9" w14:textId="77777777" w:rsidR="008F54E3" w:rsidRPr="00C32864" w:rsidRDefault="008C6F2C">
            <w:pPr>
              <w:rPr>
                <w:lang w:val="en-GB"/>
              </w:rPr>
            </w:pPr>
            <w:r>
              <w:rPr>
                <w:sz w:val="18"/>
                <w:lang w:val="en-GB"/>
              </w:rPr>
              <w:t>§3.4</w:t>
            </w:r>
          </w:p>
        </w:tc>
      </w:tr>
      <w:tr w:rsidR="008F54E3" w:rsidRPr="00C32864" w14:paraId="7A8C7DC4" w14:textId="77777777">
        <w:trPr>
          <w:cantSplit/>
        </w:trPr>
        <w:tc>
          <w:tcPr>
            <w:tcW w:w="630" w:type="dxa"/>
          </w:tcPr>
          <w:p w14:paraId="22FACE3A" w14:textId="77777777" w:rsidR="008F54E3" w:rsidRPr="00C32864" w:rsidRDefault="008C6F2C">
            <w:pPr>
              <w:rPr>
                <w:lang w:val="en-GB"/>
              </w:rPr>
            </w:pPr>
            <w:r>
              <w:rPr>
                <w:sz w:val="18"/>
                <w:lang w:val="en-GB"/>
              </w:rPr>
              <w:t>S3</w:t>
            </w:r>
          </w:p>
        </w:tc>
        <w:tc>
          <w:tcPr>
            <w:tcW w:w="5902" w:type="dxa"/>
          </w:tcPr>
          <w:p w14:paraId="0AC65EE4" w14:textId="77777777" w:rsidR="008F54E3" w:rsidRPr="00C32864" w:rsidRDefault="008C6F2C">
            <w:pPr>
              <w:rPr>
                <w:lang w:val="en-GB"/>
              </w:rPr>
            </w:pPr>
            <w:r>
              <w:rPr>
                <w:sz w:val="18"/>
                <w:lang w:val="en-GB"/>
              </w:rPr>
              <w:t>Self-funded growth: no gearing, owner control</w:t>
            </w:r>
          </w:p>
        </w:tc>
        <w:tc>
          <w:tcPr>
            <w:tcW w:w="2108" w:type="dxa"/>
          </w:tcPr>
          <w:p w14:paraId="7732FFCE" w14:textId="77777777" w:rsidR="008F54E3" w:rsidRPr="00C32864" w:rsidRDefault="008C6F2C">
            <w:pPr>
              <w:rPr>
                <w:lang w:val="en-GB"/>
              </w:rPr>
            </w:pPr>
            <w:r>
              <w:rPr>
                <w:sz w:val="18"/>
                <w:lang w:val="en-GB"/>
              </w:rPr>
              <w:t>§5.2</w:t>
            </w:r>
          </w:p>
        </w:tc>
      </w:tr>
      <w:tr w:rsidR="008F54E3" w:rsidRPr="00C32864" w14:paraId="66AE7512" w14:textId="77777777">
        <w:trPr>
          <w:cantSplit/>
        </w:trPr>
        <w:tc>
          <w:tcPr>
            <w:tcW w:w="630" w:type="dxa"/>
          </w:tcPr>
          <w:p w14:paraId="7AC1B2D3" w14:textId="77777777" w:rsidR="008F54E3" w:rsidRPr="00C32864" w:rsidRDefault="008C6F2C">
            <w:pPr>
              <w:rPr>
                <w:lang w:val="en-GB"/>
              </w:rPr>
            </w:pPr>
            <w:r>
              <w:rPr>
                <w:sz w:val="18"/>
                <w:lang w:val="en-GB"/>
              </w:rPr>
              <w:t>S4</w:t>
            </w:r>
          </w:p>
        </w:tc>
        <w:tc>
          <w:tcPr>
            <w:tcW w:w="5902" w:type="dxa"/>
          </w:tcPr>
          <w:p w14:paraId="73F634C5" w14:textId="77777777" w:rsidR="008F54E3" w:rsidRPr="00C32864" w:rsidRDefault="008C6F2C">
            <w:pPr>
              <w:rPr>
                <w:lang w:val="en-GB"/>
              </w:rPr>
            </w:pPr>
            <w:r>
              <w:rPr>
                <w:sz w:val="18"/>
                <w:lang w:val="en-GB"/>
              </w:rPr>
              <w:t>Trading history of three depots, including a recent opening usable as a reference case</w:t>
            </w:r>
          </w:p>
        </w:tc>
        <w:tc>
          <w:tcPr>
            <w:tcW w:w="2108" w:type="dxa"/>
          </w:tcPr>
          <w:p w14:paraId="47536DF7" w14:textId="77777777" w:rsidR="008F54E3" w:rsidRPr="00C32864" w:rsidRDefault="008C6F2C">
            <w:pPr>
              <w:rPr>
                <w:lang w:val="en-GB"/>
              </w:rPr>
            </w:pPr>
            <w:r>
              <w:rPr>
                <w:sz w:val="18"/>
                <w:lang w:val="en-GB"/>
              </w:rPr>
              <w:t>§4.2</w:t>
            </w:r>
          </w:p>
        </w:tc>
      </w:tr>
      <w:tr w:rsidR="008F54E3" w:rsidRPr="00C32864" w14:paraId="6D270683" w14:textId="77777777">
        <w:trPr>
          <w:cantSplit/>
        </w:trPr>
        <w:tc>
          <w:tcPr>
            <w:tcW w:w="630" w:type="dxa"/>
          </w:tcPr>
          <w:p w14:paraId="4DCE134C" w14:textId="77777777" w:rsidR="008F54E3" w:rsidRPr="00C32864" w:rsidRDefault="008C6F2C">
            <w:pPr>
              <w:rPr>
                <w:lang w:val="en-GB"/>
              </w:rPr>
            </w:pPr>
            <w:r>
              <w:rPr>
                <w:sz w:val="18"/>
                <w:lang w:val="en-GB"/>
              </w:rPr>
              <w:t>W1</w:t>
            </w:r>
          </w:p>
        </w:tc>
        <w:tc>
          <w:tcPr>
            <w:tcW w:w="5902" w:type="dxa"/>
          </w:tcPr>
          <w:p w14:paraId="75C729B1" w14:textId="77777777" w:rsidR="008F54E3" w:rsidRPr="00C32864" w:rsidRDefault="008C6F2C">
            <w:pPr>
              <w:rPr>
                <w:lang w:val="en-GB"/>
              </w:rPr>
            </w:pPr>
            <w:r>
              <w:rPr>
                <w:sz w:val="18"/>
                <w:lang w:val="en-GB"/>
              </w:rPr>
              <w:t>No repeatable site-selection method or profitability threshold</w:t>
            </w:r>
          </w:p>
        </w:tc>
        <w:tc>
          <w:tcPr>
            <w:tcW w:w="2108" w:type="dxa"/>
          </w:tcPr>
          <w:p w14:paraId="74975865" w14:textId="77777777" w:rsidR="008F54E3" w:rsidRPr="00C32864" w:rsidRDefault="008C6F2C">
            <w:pPr>
              <w:rPr>
                <w:lang w:val="en-GB"/>
              </w:rPr>
            </w:pPr>
            <w:r>
              <w:rPr>
                <w:sz w:val="18"/>
                <w:lang w:val="en-GB"/>
              </w:rPr>
              <w:t>§2; §3.2</w:t>
            </w:r>
          </w:p>
        </w:tc>
      </w:tr>
      <w:tr w:rsidR="008F54E3" w:rsidRPr="00C32864" w14:paraId="26E14C62" w14:textId="77777777">
        <w:trPr>
          <w:cantSplit/>
        </w:trPr>
        <w:tc>
          <w:tcPr>
            <w:tcW w:w="630" w:type="dxa"/>
          </w:tcPr>
          <w:p w14:paraId="0D31B81E" w14:textId="77777777" w:rsidR="008F54E3" w:rsidRPr="00C32864" w:rsidRDefault="008C6F2C">
            <w:pPr>
              <w:rPr>
                <w:lang w:val="en-GB"/>
              </w:rPr>
            </w:pPr>
            <w:r>
              <w:rPr>
                <w:sz w:val="18"/>
                <w:lang w:val="en-GB"/>
              </w:rPr>
              <w:t>W2</w:t>
            </w:r>
          </w:p>
        </w:tc>
        <w:tc>
          <w:tcPr>
            <w:tcW w:w="5902" w:type="dxa"/>
          </w:tcPr>
          <w:p w14:paraId="4771195C" w14:textId="77777777" w:rsidR="008F54E3" w:rsidRPr="00C32864" w:rsidRDefault="008C6F2C">
            <w:pPr>
              <w:rPr>
                <w:lang w:val="en-GB"/>
              </w:rPr>
            </w:pPr>
            <w:r>
              <w:rPr>
                <w:sz w:val="18"/>
                <w:lang w:val="en-GB"/>
              </w:rPr>
              <w:t>Capacity constraints: 22 of 27 declines, April–July 2026, for want of drivers, vehicles or slots</w:t>
            </w:r>
          </w:p>
        </w:tc>
        <w:tc>
          <w:tcPr>
            <w:tcW w:w="2108" w:type="dxa"/>
          </w:tcPr>
          <w:p w14:paraId="58E6BCAE" w14:textId="77777777" w:rsidR="008F54E3" w:rsidRPr="00C32864" w:rsidRDefault="008C6F2C">
            <w:pPr>
              <w:rPr>
                <w:lang w:val="en-GB"/>
              </w:rPr>
            </w:pPr>
            <w:r>
              <w:rPr>
                <w:sz w:val="18"/>
                <w:lang w:val="en-GB"/>
              </w:rPr>
              <w:t>Appendix 19</w:t>
            </w:r>
          </w:p>
        </w:tc>
      </w:tr>
      <w:tr w:rsidR="008F54E3" w:rsidRPr="00C32864" w14:paraId="0A612A84" w14:textId="77777777">
        <w:trPr>
          <w:cantSplit/>
        </w:trPr>
        <w:tc>
          <w:tcPr>
            <w:tcW w:w="630" w:type="dxa"/>
          </w:tcPr>
          <w:p w14:paraId="2C3C1808" w14:textId="77777777" w:rsidR="008F54E3" w:rsidRPr="00C32864" w:rsidRDefault="008C6F2C">
            <w:pPr>
              <w:rPr>
                <w:lang w:val="en-GB"/>
              </w:rPr>
            </w:pPr>
            <w:r>
              <w:rPr>
                <w:sz w:val="18"/>
                <w:lang w:val="en-GB"/>
              </w:rPr>
              <w:t>W3</w:t>
            </w:r>
          </w:p>
        </w:tc>
        <w:tc>
          <w:tcPr>
            <w:tcW w:w="5902" w:type="dxa"/>
          </w:tcPr>
          <w:p w14:paraId="1872A8E0" w14:textId="77777777" w:rsidR="008F54E3" w:rsidRPr="00C32864" w:rsidRDefault="008C6F2C">
            <w:pPr>
              <w:rPr>
                <w:lang w:val="en-GB"/>
              </w:rPr>
            </w:pPr>
            <w:r>
              <w:rPr>
                <w:sz w:val="18"/>
                <w:lang w:val="en-GB"/>
              </w:rPr>
              <w:t>Fleet reliability: 12 Warrington enquiries lost to vehicles off the road</w:t>
            </w:r>
          </w:p>
        </w:tc>
        <w:tc>
          <w:tcPr>
            <w:tcW w:w="2108" w:type="dxa"/>
          </w:tcPr>
          <w:p w14:paraId="01C5552C" w14:textId="77777777" w:rsidR="008F54E3" w:rsidRPr="00C32864" w:rsidRDefault="008C6F2C">
            <w:pPr>
              <w:rPr>
                <w:lang w:val="en-GB"/>
              </w:rPr>
            </w:pPr>
            <w:r>
              <w:rPr>
                <w:sz w:val="18"/>
                <w:lang w:val="en-GB"/>
              </w:rPr>
              <w:t>Appendix 19</w:t>
            </w:r>
          </w:p>
        </w:tc>
      </w:tr>
      <w:tr w:rsidR="008F54E3" w:rsidRPr="00C32864" w14:paraId="109E50B1" w14:textId="77777777">
        <w:trPr>
          <w:cantSplit/>
        </w:trPr>
        <w:tc>
          <w:tcPr>
            <w:tcW w:w="630" w:type="dxa"/>
          </w:tcPr>
          <w:p w14:paraId="4CA8BFE7" w14:textId="77777777" w:rsidR="008F54E3" w:rsidRPr="00C32864" w:rsidRDefault="008C6F2C">
            <w:pPr>
              <w:rPr>
                <w:lang w:val="en-GB"/>
              </w:rPr>
            </w:pPr>
            <w:r>
              <w:rPr>
                <w:sz w:val="18"/>
                <w:lang w:val="en-GB"/>
              </w:rPr>
              <w:t>W4</w:t>
            </w:r>
          </w:p>
        </w:tc>
        <w:tc>
          <w:tcPr>
            <w:tcW w:w="5902" w:type="dxa"/>
          </w:tcPr>
          <w:p w14:paraId="00D6E95D" w14:textId="77777777" w:rsidR="008F54E3" w:rsidRPr="00C32864" w:rsidRDefault="008C6F2C">
            <w:pPr>
              <w:rPr>
                <w:lang w:val="en-GB"/>
              </w:rPr>
            </w:pPr>
            <w:r>
              <w:rPr>
                <w:sz w:val="18"/>
                <w:lang w:val="en-GB"/>
              </w:rPr>
              <w:t>Gross margin per m³ varies [MARGIN_MULTIPLE]-fold across depots</w:t>
            </w:r>
          </w:p>
        </w:tc>
        <w:tc>
          <w:tcPr>
            <w:tcW w:w="2108" w:type="dxa"/>
          </w:tcPr>
          <w:p w14:paraId="4FC340EB" w14:textId="77777777" w:rsidR="008F54E3" w:rsidRPr="00C32864" w:rsidRDefault="008C6F2C">
            <w:pPr>
              <w:rPr>
                <w:lang w:val="en-GB"/>
              </w:rPr>
            </w:pPr>
            <w:r>
              <w:rPr>
                <w:sz w:val="18"/>
                <w:lang w:val="en-GB"/>
              </w:rPr>
              <w:t>Management accounts</w:t>
            </w:r>
          </w:p>
        </w:tc>
      </w:tr>
      <w:tr w:rsidR="008F54E3" w:rsidRPr="00C32864" w14:paraId="0037613A" w14:textId="77777777">
        <w:trPr>
          <w:cantSplit/>
        </w:trPr>
        <w:tc>
          <w:tcPr>
            <w:tcW w:w="630" w:type="dxa"/>
          </w:tcPr>
          <w:p w14:paraId="248A42A9" w14:textId="77777777" w:rsidR="008F54E3" w:rsidRPr="00C32864" w:rsidRDefault="008C6F2C">
            <w:pPr>
              <w:rPr>
                <w:lang w:val="en-GB"/>
              </w:rPr>
            </w:pPr>
            <w:r>
              <w:rPr>
                <w:sz w:val="18"/>
                <w:lang w:val="en-GB"/>
              </w:rPr>
              <w:t>W5</w:t>
            </w:r>
          </w:p>
        </w:tc>
        <w:tc>
          <w:tcPr>
            <w:tcW w:w="5902" w:type="dxa"/>
          </w:tcPr>
          <w:p w14:paraId="672C1540" w14:textId="77777777" w:rsidR="008F54E3" w:rsidRPr="00C32864" w:rsidRDefault="008C6F2C">
            <w:pPr>
              <w:rPr>
                <w:lang w:val="en-GB"/>
              </w:rPr>
            </w:pPr>
            <w:r>
              <w:rPr>
                <w:sz w:val="18"/>
                <w:lang w:val="en-GB"/>
              </w:rPr>
              <w:t>Decline reasons recorded as free text, so the dashboards attribute nothing</w:t>
            </w:r>
          </w:p>
        </w:tc>
        <w:tc>
          <w:tcPr>
            <w:tcW w:w="2108" w:type="dxa"/>
          </w:tcPr>
          <w:p w14:paraId="21381982" w14:textId="77777777" w:rsidR="008F54E3" w:rsidRPr="00C32864" w:rsidRDefault="008C6F2C">
            <w:pPr>
              <w:rPr>
                <w:lang w:val="en-GB"/>
              </w:rPr>
            </w:pPr>
            <w:r>
              <w:rPr>
                <w:sz w:val="18"/>
                <w:lang w:val="en-GB"/>
              </w:rPr>
              <w:t>Appendix 19</w:t>
            </w:r>
          </w:p>
        </w:tc>
      </w:tr>
    </w:tbl>
    <w:p w14:paraId="6799AF1B" w14:textId="77777777" w:rsidR="008F54E3" w:rsidRPr="00C32864" w:rsidRDefault="008C6F2C">
      <w:pPr>
        <w:pStyle w:val="TableCaption"/>
        <w:keepNext/>
        <w:spacing w:before="240"/>
        <w:rPr>
          <w:lang w:val="en-GB"/>
        </w:rPr>
      </w:pPr>
      <w:r>
        <w:rPr>
          <w:lang w:val="en-GB"/>
        </w:rPr>
        <w:t>Table A4.3. Recommendations generated from the SWOT (sentence structure after Minsky &amp; Aron, 2021)</w:t>
      </w:r>
    </w:p>
    <w:tbl>
      <w:tblPr>
        <w:tblStyle w:val="TableGrid"/>
        <w:tblW w:w="8640" w:type="dxa"/>
        <w:tblLook w:val="04A0" w:firstRow="1" w:lastRow="0" w:firstColumn="1" w:lastColumn="0" w:noHBand="0" w:noVBand="1"/>
      </w:tblPr>
      <w:tblGrid>
        <w:gridCol w:w="2150"/>
        <w:gridCol w:w="2039"/>
        <w:gridCol w:w="3447"/>
        <w:gridCol w:w="1004"/>
      </w:tblGrid>
      <w:tr w:rsidR="008F54E3" w:rsidRPr="00C32864" w14:paraId="1BEAC89D" w14:textId="77777777">
        <w:trPr>
          <w:cantSplit/>
          <w:tblHeader/>
        </w:trPr>
        <w:tc>
          <w:tcPr>
            <w:tcW w:w="2150" w:type="dxa"/>
          </w:tcPr>
          <w:p w14:paraId="0DDF9221" w14:textId="77777777" w:rsidR="008F54E3" w:rsidRPr="00C32864" w:rsidRDefault="008C6F2C">
            <w:pPr>
              <w:keepNext/>
              <w:rPr>
                <w:lang w:val="en-GB"/>
              </w:rPr>
            </w:pPr>
            <w:r>
              <w:rPr>
                <w:b/>
                <w:sz w:val="18"/>
                <w:lang w:val="en-GB"/>
              </w:rPr>
              <w:t>Given the condition of…</w:t>
            </w:r>
          </w:p>
        </w:tc>
        <w:tc>
          <w:tcPr>
            <w:tcW w:w="2039" w:type="dxa"/>
          </w:tcPr>
          <w:p w14:paraId="54F5AC64" w14:textId="77777777" w:rsidR="008F54E3" w:rsidRPr="00C32864" w:rsidRDefault="008C6F2C">
            <w:pPr>
              <w:keepNext/>
              <w:rPr>
                <w:lang w:val="en-GB"/>
              </w:rPr>
            </w:pPr>
            <w:r>
              <w:rPr>
                <w:b/>
                <w:sz w:val="18"/>
                <w:lang w:val="en-GB"/>
              </w:rPr>
              <w:t>our ability (or inability) to…</w:t>
            </w:r>
          </w:p>
        </w:tc>
        <w:tc>
          <w:tcPr>
            <w:tcW w:w="3447" w:type="dxa"/>
          </w:tcPr>
          <w:p w14:paraId="6FE35F34" w14:textId="77777777" w:rsidR="008F54E3" w:rsidRPr="00C32864" w:rsidRDefault="008C6F2C">
            <w:pPr>
              <w:keepNext/>
              <w:rPr>
                <w:lang w:val="en-GB"/>
              </w:rPr>
            </w:pPr>
            <w:r>
              <w:rPr>
                <w:b/>
                <w:sz w:val="18"/>
                <w:lang w:val="en-GB"/>
              </w:rPr>
              <w:t>leads to our recommendation that we…</w:t>
            </w:r>
          </w:p>
        </w:tc>
        <w:tc>
          <w:tcPr>
            <w:tcW w:w="1004" w:type="dxa"/>
          </w:tcPr>
          <w:p w14:paraId="00C836CB" w14:textId="77777777" w:rsidR="008F54E3" w:rsidRPr="00C32864" w:rsidRDefault="008C6F2C">
            <w:pPr>
              <w:keepNext/>
              <w:rPr>
                <w:lang w:val="en-GB"/>
              </w:rPr>
            </w:pPr>
            <w:r>
              <w:rPr>
                <w:b/>
                <w:sz w:val="18"/>
                <w:lang w:val="en-GB"/>
              </w:rPr>
              <w:t>Where</w:t>
            </w:r>
          </w:p>
        </w:tc>
      </w:tr>
      <w:tr w:rsidR="008F54E3" w:rsidRPr="00C32864" w14:paraId="65595FBE" w14:textId="77777777">
        <w:trPr>
          <w:cantSplit/>
        </w:trPr>
        <w:tc>
          <w:tcPr>
            <w:tcW w:w="2150" w:type="dxa"/>
          </w:tcPr>
          <w:p w14:paraId="191EF1BA" w14:textId="77777777" w:rsidR="008F54E3" w:rsidRPr="00C32864" w:rsidRDefault="008C6F2C">
            <w:pPr>
              <w:rPr>
                <w:lang w:val="en-GB"/>
              </w:rPr>
            </w:pPr>
            <w:r>
              <w:rPr>
                <w:sz w:val="18"/>
                <w:lang w:val="en-GB"/>
              </w:rPr>
              <w:t>infrastructure growth while housing falls, and clients' carbon requirements (O1, O2)</w:t>
            </w:r>
          </w:p>
        </w:tc>
        <w:tc>
          <w:tcPr>
            <w:tcW w:w="2039" w:type="dxa"/>
          </w:tcPr>
          <w:p w14:paraId="532C1E82" w14:textId="77777777" w:rsidR="008F54E3" w:rsidRPr="00C32864" w:rsidRDefault="008C6F2C">
            <w:pPr>
              <w:rPr>
                <w:lang w:val="en-GB"/>
              </w:rPr>
            </w:pPr>
            <w:r>
              <w:rPr>
                <w:sz w:val="18"/>
                <w:lang w:val="en-GB"/>
              </w:rPr>
              <w:t>mix on site with less waste (S1)</w:t>
            </w:r>
          </w:p>
        </w:tc>
        <w:tc>
          <w:tcPr>
            <w:tcW w:w="3447" w:type="dxa"/>
          </w:tcPr>
          <w:p w14:paraId="5E9B50AE" w14:textId="77777777" w:rsidR="008F54E3" w:rsidRPr="00C32864" w:rsidRDefault="008C6F2C">
            <w:pPr>
              <w:rPr>
                <w:lang w:val="en-GB"/>
              </w:rPr>
            </w:pPr>
            <w:r>
              <w:rPr>
                <w:sz w:val="18"/>
                <w:lang w:val="en-GB"/>
              </w:rPr>
              <w:t>weight infrastructure exposure and low-carbon capability in site selection, and quantify the waste advantage before marketing it</w:t>
            </w:r>
          </w:p>
        </w:tc>
        <w:tc>
          <w:tcPr>
            <w:tcW w:w="1004" w:type="dxa"/>
          </w:tcPr>
          <w:p w14:paraId="07731781" w14:textId="77777777" w:rsidR="008F54E3" w:rsidRPr="00C32864" w:rsidRDefault="008C6F2C">
            <w:pPr>
              <w:rPr>
                <w:lang w:val="en-GB"/>
              </w:rPr>
            </w:pPr>
            <w:r>
              <w:rPr>
                <w:sz w:val="18"/>
                <w:lang w:val="en-GB"/>
              </w:rPr>
              <w:t>Table 4; §3.1</w:t>
            </w:r>
          </w:p>
        </w:tc>
      </w:tr>
      <w:tr w:rsidR="008F54E3" w:rsidRPr="00C32864" w14:paraId="5F06451D" w14:textId="77777777">
        <w:trPr>
          <w:cantSplit/>
        </w:trPr>
        <w:tc>
          <w:tcPr>
            <w:tcW w:w="2150" w:type="dxa"/>
          </w:tcPr>
          <w:p w14:paraId="30BAD87C" w14:textId="77777777" w:rsidR="008F54E3" w:rsidRPr="00C32864" w:rsidRDefault="008C6F2C">
            <w:pPr>
              <w:rPr>
                <w:lang w:val="en-GB"/>
              </w:rPr>
            </w:pPr>
            <w:r>
              <w:rPr>
                <w:sz w:val="18"/>
                <w:lang w:val="en-GB"/>
              </w:rPr>
              <w:t>the 2028 payload reversion (T1)</w:t>
            </w:r>
          </w:p>
        </w:tc>
        <w:tc>
          <w:tcPr>
            <w:tcW w:w="2039" w:type="dxa"/>
          </w:tcPr>
          <w:p w14:paraId="0B0FEC6F" w14:textId="77777777" w:rsidR="008F54E3" w:rsidRPr="00C32864" w:rsidRDefault="008C6F2C">
            <w:pPr>
              <w:rPr>
                <w:lang w:val="en-GB"/>
              </w:rPr>
            </w:pPr>
            <w:r>
              <w:rPr>
                <w:sz w:val="18"/>
                <w:lang w:val="en-GB"/>
              </w:rPr>
              <w:t>serve demand when vehicles or drivers are short (W2, W3)</w:t>
            </w:r>
          </w:p>
        </w:tc>
        <w:tc>
          <w:tcPr>
            <w:tcW w:w="3447" w:type="dxa"/>
          </w:tcPr>
          <w:p w14:paraId="7CEE1A90" w14:textId="77777777" w:rsidR="008F54E3" w:rsidRPr="00C32864" w:rsidRDefault="008C6F2C">
            <w:pPr>
              <w:rPr>
                <w:lang w:val="en-GB"/>
              </w:rPr>
            </w:pPr>
            <w:r>
              <w:rPr>
                <w:sz w:val="18"/>
                <w:lang w:val="en-GB"/>
              </w:rPr>
              <w:t>weight payload resilience and capacity headroom, and buy a 32-tonne-compliant fleet with maintenance cover</w:t>
            </w:r>
          </w:p>
        </w:tc>
        <w:tc>
          <w:tcPr>
            <w:tcW w:w="1004" w:type="dxa"/>
          </w:tcPr>
          <w:p w14:paraId="557E0803" w14:textId="77777777" w:rsidR="008F54E3" w:rsidRPr="00C32864" w:rsidRDefault="008C6F2C">
            <w:pPr>
              <w:rPr>
                <w:lang w:val="en-GB"/>
              </w:rPr>
            </w:pPr>
            <w:r>
              <w:rPr>
                <w:sz w:val="18"/>
                <w:lang w:val="en-GB"/>
              </w:rPr>
              <w:t>Table 4; §5.3</w:t>
            </w:r>
          </w:p>
        </w:tc>
      </w:tr>
      <w:tr w:rsidR="008F54E3" w:rsidRPr="00C32864" w14:paraId="63063121" w14:textId="77777777">
        <w:trPr>
          <w:cantSplit/>
        </w:trPr>
        <w:tc>
          <w:tcPr>
            <w:tcW w:w="2150" w:type="dxa"/>
          </w:tcPr>
          <w:p w14:paraId="0E964434" w14:textId="77777777" w:rsidR="008F54E3" w:rsidRPr="00C32864" w:rsidRDefault="008C6F2C">
            <w:pPr>
              <w:rPr>
                <w:lang w:val="en-GB"/>
              </w:rPr>
            </w:pPr>
            <w:r>
              <w:rPr>
                <w:sz w:val="18"/>
                <w:lang w:val="en-GB"/>
              </w:rPr>
              <w:t>price set by rivals (T3)</w:t>
            </w:r>
          </w:p>
        </w:tc>
        <w:tc>
          <w:tcPr>
            <w:tcW w:w="2039" w:type="dxa"/>
          </w:tcPr>
          <w:p w14:paraId="35C32A20" w14:textId="77777777" w:rsidR="008F54E3" w:rsidRPr="00C32864" w:rsidRDefault="008C6F2C">
            <w:pPr>
              <w:rPr>
                <w:lang w:val="en-GB"/>
              </w:rPr>
            </w:pPr>
            <w:r>
              <w:rPr>
                <w:sz w:val="18"/>
                <w:lang w:val="en-GB"/>
              </w:rPr>
              <w:t>deliver reliably (S2)</w:t>
            </w:r>
          </w:p>
        </w:tc>
        <w:tc>
          <w:tcPr>
            <w:tcW w:w="3447" w:type="dxa"/>
          </w:tcPr>
          <w:p w14:paraId="1B33E00C" w14:textId="77777777" w:rsidR="008F54E3" w:rsidRPr="00C32864" w:rsidRDefault="008C6F2C">
            <w:pPr>
              <w:rPr>
                <w:lang w:val="en-GB"/>
              </w:rPr>
            </w:pPr>
            <w:r>
              <w:rPr>
                <w:sz w:val="18"/>
                <w:lang w:val="en-GB"/>
              </w:rPr>
              <w:t>compete on reliability, protected by the capacity weighting and a capacity-decline KPI</w:t>
            </w:r>
          </w:p>
        </w:tc>
        <w:tc>
          <w:tcPr>
            <w:tcW w:w="1004" w:type="dxa"/>
          </w:tcPr>
          <w:p w14:paraId="3026FEB5" w14:textId="77777777" w:rsidR="008F54E3" w:rsidRPr="00C32864" w:rsidRDefault="008C6F2C">
            <w:pPr>
              <w:rPr>
                <w:lang w:val="en-GB"/>
              </w:rPr>
            </w:pPr>
            <w:r>
              <w:rPr>
                <w:sz w:val="18"/>
                <w:lang w:val="en-GB"/>
              </w:rPr>
              <w:t>§3.4; Table 1</w:t>
            </w:r>
          </w:p>
        </w:tc>
      </w:tr>
      <w:tr w:rsidR="008F54E3" w:rsidRPr="00C32864" w14:paraId="5D12E3A6" w14:textId="77777777">
        <w:trPr>
          <w:cantSplit/>
        </w:trPr>
        <w:tc>
          <w:tcPr>
            <w:tcW w:w="2150" w:type="dxa"/>
          </w:tcPr>
          <w:p w14:paraId="7F97B4D9" w14:textId="77777777" w:rsidR="008F54E3" w:rsidRPr="00C32864" w:rsidRDefault="008C6F2C">
            <w:pPr>
              <w:rPr>
                <w:lang w:val="en-GB"/>
              </w:rPr>
            </w:pPr>
            <w:r>
              <w:rPr>
                <w:sz w:val="18"/>
                <w:lang w:val="en-GB"/>
              </w:rPr>
              <w:t>a contracting sector (T2)</w:t>
            </w:r>
          </w:p>
        </w:tc>
        <w:tc>
          <w:tcPr>
            <w:tcW w:w="2039" w:type="dxa"/>
          </w:tcPr>
          <w:p w14:paraId="7A01DE51" w14:textId="77777777" w:rsidR="008F54E3" w:rsidRPr="00C32864" w:rsidRDefault="008C6F2C">
            <w:pPr>
              <w:rPr>
                <w:lang w:val="en-GB"/>
              </w:rPr>
            </w:pPr>
            <w:r>
              <w:rPr>
                <w:sz w:val="18"/>
                <w:lang w:val="en-GB"/>
              </w:rPr>
              <w:t>choose sites by a repeatable method (W1, W4)</w:t>
            </w:r>
          </w:p>
        </w:tc>
        <w:tc>
          <w:tcPr>
            <w:tcW w:w="3447" w:type="dxa"/>
          </w:tcPr>
          <w:p w14:paraId="34BAC270" w14:textId="77777777" w:rsidR="008F54E3" w:rsidRPr="00C32864" w:rsidRDefault="008C6F2C">
            <w:pPr>
              <w:rPr>
                <w:lang w:val="en-GB"/>
              </w:rPr>
            </w:pPr>
            <w:r>
              <w:rPr>
                <w:sz w:val="18"/>
                <w:lang w:val="en-GB"/>
              </w:rPr>
              <w:t>adopt the weighted framework, with a minimum margin, before any capital release</w:t>
            </w:r>
          </w:p>
        </w:tc>
        <w:tc>
          <w:tcPr>
            <w:tcW w:w="1004" w:type="dxa"/>
          </w:tcPr>
          <w:p w14:paraId="7BC203A6" w14:textId="77777777" w:rsidR="008F54E3" w:rsidRPr="00C32864" w:rsidRDefault="008C6F2C">
            <w:pPr>
              <w:rPr>
                <w:lang w:val="en-GB"/>
              </w:rPr>
            </w:pPr>
            <w:r>
              <w:rPr>
                <w:sz w:val="18"/>
                <w:lang w:val="en-GB"/>
              </w:rPr>
              <w:t>§5.1; Table 1</w:t>
            </w:r>
          </w:p>
        </w:tc>
      </w:tr>
      <w:tr w:rsidR="008F54E3" w:rsidRPr="00C32864" w14:paraId="4D73DCC2" w14:textId="77777777">
        <w:trPr>
          <w:cantSplit/>
        </w:trPr>
        <w:tc>
          <w:tcPr>
            <w:tcW w:w="2150" w:type="dxa"/>
          </w:tcPr>
          <w:p w14:paraId="38B44A52" w14:textId="77777777" w:rsidR="008F54E3" w:rsidRPr="00C32864" w:rsidRDefault="008C6F2C">
            <w:pPr>
              <w:rPr>
                <w:lang w:val="en-GB"/>
              </w:rPr>
            </w:pPr>
            <w:r>
              <w:rPr>
                <w:sz w:val="18"/>
                <w:lang w:val="en-GB"/>
              </w:rPr>
              <w:t>CBAM on imported cement (T4)</w:t>
            </w:r>
          </w:p>
        </w:tc>
        <w:tc>
          <w:tcPr>
            <w:tcW w:w="2039" w:type="dxa"/>
          </w:tcPr>
          <w:p w14:paraId="7793FEA8" w14:textId="77777777" w:rsidR="008F54E3" w:rsidRPr="00C32864" w:rsidRDefault="008C6F2C">
            <w:pPr>
              <w:rPr>
                <w:lang w:val="en-GB"/>
              </w:rPr>
            </w:pPr>
            <w:r>
              <w:rPr>
                <w:sz w:val="18"/>
                <w:lang w:val="en-GB"/>
              </w:rPr>
              <w:t>absorb cost shocks inside a self-funding chain (S3)</w:t>
            </w:r>
          </w:p>
        </w:tc>
        <w:tc>
          <w:tcPr>
            <w:tcW w:w="3447" w:type="dxa"/>
          </w:tcPr>
          <w:p w14:paraId="039D6F31" w14:textId="77777777" w:rsidR="008F54E3" w:rsidRPr="00C32864" w:rsidRDefault="008C6F2C">
            <w:pPr>
              <w:rPr>
                <w:lang w:val="en-GB"/>
              </w:rPr>
            </w:pPr>
            <w:r>
              <w:rPr>
                <w:sz w:val="18"/>
                <w:lang w:val="en-GB"/>
              </w:rPr>
              <w:t>hedge cement through a fixed-term supply agreement</w:t>
            </w:r>
          </w:p>
        </w:tc>
        <w:tc>
          <w:tcPr>
            <w:tcW w:w="1004" w:type="dxa"/>
          </w:tcPr>
          <w:p w14:paraId="49BF5D87" w14:textId="77777777" w:rsidR="008F54E3" w:rsidRPr="00C32864" w:rsidRDefault="008C6F2C">
            <w:pPr>
              <w:rPr>
                <w:lang w:val="en-GB"/>
              </w:rPr>
            </w:pPr>
            <w:r>
              <w:rPr>
                <w:sz w:val="18"/>
                <w:lang w:val="en-GB"/>
              </w:rPr>
              <w:t>§5.3</w:t>
            </w:r>
          </w:p>
        </w:tc>
      </w:tr>
      <w:tr w:rsidR="008F54E3" w:rsidRPr="00C32864" w14:paraId="78BD3F6A" w14:textId="77777777">
        <w:trPr>
          <w:cantSplit/>
        </w:trPr>
        <w:tc>
          <w:tcPr>
            <w:tcW w:w="2150" w:type="dxa"/>
          </w:tcPr>
          <w:p w14:paraId="70E8DAB6" w14:textId="77777777" w:rsidR="008F54E3" w:rsidRPr="00C32864" w:rsidRDefault="008C6F2C">
            <w:pPr>
              <w:rPr>
                <w:lang w:val="en-GB"/>
              </w:rPr>
            </w:pPr>
            <w:r>
              <w:rPr>
                <w:sz w:val="18"/>
                <w:lang w:val="en-GB"/>
              </w:rPr>
              <w:t>capacity leaving the sector (O3)</w:t>
            </w:r>
          </w:p>
        </w:tc>
        <w:tc>
          <w:tcPr>
            <w:tcW w:w="2039" w:type="dxa"/>
          </w:tcPr>
          <w:p w14:paraId="301B68F6" w14:textId="77777777" w:rsidR="008F54E3" w:rsidRPr="00C32864" w:rsidRDefault="008C6F2C">
            <w:pPr>
              <w:rPr>
                <w:lang w:val="en-GB"/>
              </w:rPr>
            </w:pPr>
            <w:r>
              <w:rPr>
                <w:sz w:val="18"/>
                <w:lang w:val="en-GB"/>
              </w:rPr>
              <w:t>fund more than one depot a year (S3)</w:t>
            </w:r>
          </w:p>
        </w:tc>
        <w:tc>
          <w:tcPr>
            <w:tcW w:w="3447" w:type="dxa"/>
          </w:tcPr>
          <w:p w14:paraId="26966E20" w14:textId="77777777" w:rsidR="008F54E3" w:rsidRPr="00C32864" w:rsidRDefault="008C6F2C">
            <w:pPr>
              <w:rPr>
                <w:lang w:val="en-GB"/>
              </w:rPr>
            </w:pPr>
            <w:r>
              <w:rPr>
                <w:sz w:val="18"/>
                <w:lang w:val="en-GB"/>
              </w:rPr>
              <w:t>set a trigger for asset-financed acceleration</w:t>
            </w:r>
          </w:p>
        </w:tc>
        <w:tc>
          <w:tcPr>
            <w:tcW w:w="1004" w:type="dxa"/>
          </w:tcPr>
          <w:p w14:paraId="740B8369" w14:textId="77777777" w:rsidR="008F54E3" w:rsidRPr="00C32864" w:rsidRDefault="008C6F2C">
            <w:pPr>
              <w:rPr>
                <w:lang w:val="en-GB"/>
              </w:rPr>
            </w:pPr>
            <w:r>
              <w:rPr>
                <w:sz w:val="18"/>
                <w:lang w:val="en-GB"/>
              </w:rPr>
              <w:t>§5.2</w:t>
            </w:r>
          </w:p>
        </w:tc>
      </w:tr>
      <w:tr w:rsidR="008F54E3" w:rsidRPr="00C32864" w14:paraId="3D011CEF" w14:textId="77777777">
        <w:trPr>
          <w:cantSplit/>
        </w:trPr>
        <w:tc>
          <w:tcPr>
            <w:tcW w:w="2150" w:type="dxa"/>
          </w:tcPr>
          <w:p w14:paraId="0F36B17C" w14:textId="77777777" w:rsidR="008F54E3" w:rsidRPr="00C32864" w:rsidRDefault="008C6F2C">
            <w:pPr>
              <w:rPr>
                <w:lang w:val="en-GB"/>
              </w:rPr>
            </w:pPr>
            <w:r>
              <w:rPr>
                <w:sz w:val="18"/>
                <w:lang w:val="en-GB"/>
              </w:rPr>
              <w:t>demand moving between places (O1)</w:t>
            </w:r>
          </w:p>
        </w:tc>
        <w:tc>
          <w:tcPr>
            <w:tcW w:w="2039" w:type="dxa"/>
          </w:tcPr>
          <w:p w14:paraId="40438BC8" w14:textId="77777777" w:rsidR="008F54E3" w:rsidRPr="00C32864" w:rsidRDefault="008C6F2C">
            <w:pPr>
              <w:rPr>
                <w:lang w:val="en-GB"/>
              </w:rPr>
            </w:pPr>
            <w:r>
              <w:rPr>
                <w:sz w:val="18"/>
                <w:lang w:val="en-GB"/>
              </w:rPr>
              <w:t>learn from lost orders (W5)</w:t>
            </w:r>
          </w:p>
        </w:tc>
        <w:tc>
          <w:tcPr>
            <w:tcW w:w="3447" w:type="dxa"/>
          </w:tcPr>
          <w:p w14:paraId="7A565829" w14:textId="77777777" w:rsidR="008F54E3" w:rsidRPr="00C32864" w:rsidRDefault="008C6F2C">
            <w:pPr>
              <w:rPr>
                <w:lang w:val="en-GB"/>
              </w:rPr>
            </w:pPr>
            <w:r>
              <w:rPr>
                <w:sz w:val="18"/>
                <w:lang w:val="en-GB"/>
              </w:rPr>
              <w:t>enforce reason codes and record postcodes</w:t>
            </w:r>
          </w:p>
        </w:tc>
        <w:tc>
          <w:tcPr>
            <w:tcW w:w="1004" w:type="dxa"/>
          </w:tcPr>
          <w:p w14:paraId="5D811B4C" w14:textId="77777777" w:rsidR="008F54E3" w:rsidRPr="00C32864" w:rsidRDefault="008C6F2C">
            <w:pPr>
              <w:rPr>
                <w:lang w:val="en-GB"/>
              </w:rPr>
            </w:pPr>
            <w:r>
              <w:rPr>
                <w:sz w:val="18"/>
                <w:lang w:val="en-GB"/>
              </w:rPr>
              <w:t>§6</w:t>
            </w:r>
          </w:p>
        </w:tc>
      </w:tr>
    </w:tbl>
    <w:p w14:paraId="6EBFCCFF" w14:textId="77777777" w:rsidR="008F54E3" w:rsidRPr="00C32864" w:rsidRDefault="008C6F2C">
      <w:pPr>
        <w:pStyle w:val="TableCaption"/>
        <w:keepNext/>
        <w:rPr>
          <w:lang w:val="en-GB"/>
        </w:rPr>
      </w:pPr>
      <w:r>
        <w:rPr>
          <w:lang w:val="en-GB"/>
        </w:rPr>
        <w:t>Table A4.4. Competitors in the South Yorkshire catchment, as listed in the board presentation</w:t>
      </w:r>
    </w:p>
    <w:tbl>
      <w:tblPr>
        <w:tblStyle w:val="TableGrid"/>
        <w:tblW w:w="8640" w:type="dxa"/>
        <w:tblLook w:val="04A0" w:firstRow="1" w:lastRow="0" w:firstColumn="1" w:lastColumn="0" w:noHBand="0" w:noVBand="1"/>
      </w:tblPr>
      <w:tblGrid>
        <w:gridCol w:w="2890"/>
        <w:gridCol w:w="2167"/>
        <w:gridCol w:w="3583"/>
      </w:tblGrid>
      <w:tr w:rsidR="008F54E3" w:rsidRPr="00C32864" w14:paraId="6BCAD8C6" w14:textId="77777777">
        <w:trPr>
          <w:cantSplit/>
          <w:tblHeader/>
        </w:trPr>
        <w:tc>
          <w:tcPr>
            <w:tcW w:w="2890" w:type="dxa"/>
          </w:tcPr>
          <w:p w14:paraId="4F283A1D" w14:textId="77777777" w:rsidR="008F54E3" w:rsidRPr="00C32864" w:rsidRDefault="008C6F2C">
            <w:pPr>
              <w:keepNext/>
              <w:rPr>
                <w:lang w:val="en-GB"/>
              </w:rPr>
            </w:pPr>
            <w:r>
              <w:rPr>
                <w:b/>
                <w:sz w:val="18"/>
                <w:lang w:val="en-GB"/>
              </w:rPr>
              <w:t>Competitor</w:t>
            </w:r>
          </w:p>
        </w:tc>
        <w:tc>
          <w:tcPr>
            <w:tcW w:w="2167" w:type="dxa"/>
          </w:tcPr>
          <w:p w14:paraId="554A3E87" w14:textId="77777777" w:rsidR="008F54E3" w:rsidRPr="00C32864" w:rsidRDefault="008C6F2C">
            <w:pPr>
              <w:keepNext/>
              <w:rPr>
                <w:lang w:val="en-GB"/>
              </w:rPr>
            </w:pPr>
            <w:r>
              <w:rPr>
                <w:b/>
                <w:sz w:val="18"/>
                <w:lang w:val="en-GB"/>
              </w:rPr>
              <w:t>Type</w:t>
            </w:r>
          </w:p>
        </w:tc>
        <w:tc>
          <w:tcPr>
            <w:tcW w:w="3583" w:type="dxa"/>
          </w:tcPr>
          <w:p w14:paraId="1C4DB2A3" w14:textId="77777777" w:rsidR="008F54E3" w:rsidRPr="00C32864" w:rsidRDefault="008C6F2C">
            <w:pPr>
              <w:keepNext/>
              <w:rPr>
                <w:lang w:val="en-GB"/>
              </w:rPr>
            </w:pPr>
            <w:r>
              <w:rPr>
                <w:b/>
                <w:sz w:val="18"/>
                <w:lang w:val="en-GB"/>
              </w:rPr>
              <w:t>Location and notes, as listed</w:t>
            </w:r>
          </w:p>
        </w:tc>
      </w:tr>
      <w:tr w:rsidR="008F54E3" w:rsidRPr="00C32864" w14:paraId="39BBFD5B" w14:textId="77777777">
        <w:trPr>
          <w:cantSplit/>
        </w:trPr>
        <w:tc>
          <w:tcPr>
            <w:tcW w:w="2890" w:type="dxa"/>
          </w:tcPr>
          <w:p w14:paraId="5FEB21A8" w14:textId="77777777" w:rsidR="008F54E3" w:rsidRPr="00C32864" w:rsidRDefault="008C6F2C">
            <w:pPr>
              <w:rPr>
                <w:lang w:val="en-GB"/>
              </w:rPr>
            </w:pPr>
            <w:r>
              <w:rPr>
                <w:sz w:val="18"/>
                <w:lang w:val="en-GB"/>
              </w:rPr>
              <w:t>Volmix</w:t>
            </w:r>
          </w:p>
        </w:tc>
        <w:tc>
          <w:tcPr>
            <w:tcW w:w="2167" w:type="dxa"/>
          </w:tcPr>
          <w:p w14:paraId="5A772271" w14:textId="77777777" w:rsidR="008F54E3" w:rsidRPr="00C32864" w:rsidRDefault="008C6F2C">
            <w:pPr>
              <w:rPr>
                <w:lang w:val="en-GB"/>
              </w:rPr>
            </w:pPr>
            <w:r>
              <w:rPr>
                <w:sz w:val="18"/>
                <w:lang w:val="en-GB"/>
              </w:rPr>
              <w:t>Volumetric, drum and minimix</w:t>
            </w:r>
          </w:p>
        </w:tc>
        <w:tc>
          <w:tcPr>
            <w:tcW w:w="3583" w:type="dxa"/>
          </w:tcPr>
          <w:p w14:paraId="27711EEC" w14:textId="77777777" w:rsidR="008F54E3" w:rsidRPr="00C32864" w:rsidRDefault="008C6F2C">
            <w:pPr>
              <w:rPr>
                <w:lang w:val="en-GB"/>
              </w:rPr>
            </w:pPr>
            <w:r>
              <w:rPr>
                <w:sz w:val="18"/>
                <w:lang w:val="en-GB"/>
              </w:rPr>
              <w:t>Ripley and Belper; 22 trucks; largest independent</w:t>
            </w:r>
          </w:p>
        </w:tc>
      </w:tr>
      <w:tr w:rsidR="008F54E3" w:rsidRPr="00C32864" w14:paraId="1487B7EA" w14:textId="77777777">
        <w:trPr>
          <w:cantSplit/>
        </w:trPr>
        <w:tc>
          <w:tcPr>
            <w:tcW w:w="2890" w:type="dxa"/>
          </w:tcPr>
          <w:p w14:paraId="7BF359AE" w14:textId="77777777" w:rsidR="008F54E3" w:rsidRPr="00C32864" w:rsidRDefault="008C6F2C">
            <w:pPr>
              <w:rPr>
                <w:lang w:val="en-GB"/>
              </w:rPr>
            </w:pPr>
            <w:r>
              <w:rPr>
                <w:sz w:val="18"/>
                <w:lang w:val="en-GB"/>
              </w:rPr>
              <w:t>Bear Concrete</w:t>
            </w:r>
          </w:p>
        </w:tc>
        <w:tc>
          <w:tcPr>
            <w:tcW w:w="2167" w:type="dxa"/>
          </w:tcPr>
          <w:p w14:paraId="41C46F4F" w14:textId="77777777" w:rsidR="008F54E3" w:rsidRPr="00C32864" w:rsidRDefault="008C6F2C">
            <w:pPr>
              <w:rPr>
                <w:lang w:val="en-GB"/>
              </w:rPr>
            </w:pPr>
            <w:r>
              <w:rPr>
                <w:sz w:val="18"/>
                <w:lang w:val="en-GB"/>
              </w:rPr>
              <w:t>Volumetric</w:t>
            </w:r>
          </w:p>
        </w:tc>
        <w:tc>
          <w:tcPr>
            <w:tcW w:w="3583" w:type="dxa"/>
          </w:tcPr>
          <w:p w14:paraId="27EEF05C" w14:textId="77777777" w:rsidR="008F54E3" w:rsidRPr="00C32864" w:rsidRDefault="008C6F2C">
            <w:pPr>
              <w:rPr>
                <w:lang w:val="en-GB"/>
              </w:rPr>
            </w:pPr>
            <w:r>
              <w:rPr>
                <w:sz w:val="18"/>
                <w:lang w:val="en-GB"/>
              </w:rPr>
              <w:t>Depots at Chesterfield, Aston and Hucknall</w:t>
            </w:r>
          </w:p>
        </w:tc>
      </w:tr>
      <w:tr w:rsidR="008F54E3" w:rsidRPr="00C32864" w14:paraId="67C4ABC9" w14:textId="77777777">
        <w:trPr>
          <w:cantSplit/>
        </w:trPr>
        <w:tc>
          <w:tcPr>
            <w:tcW w:w="2890" w:type="dxa"/>
          </w:tcPr>
          <w:p w14:paraId="35A75237" w14:textId="77777777" w:rsidR="008F54E3" w:rsidRPr="00C32864" w:rsidRDefault="008C6F2C">
            <w:pPr>
              <w:rPr>
                <w:lang w:val="en-GB"/>
              </w:rPr>
            </w:pPr>
            <w:r>
              <w:rPr>
                <w:sz w:val="18"/>
                <w:lang w:val="en-GB"/>
              </w:rPr>
              <w:t>Procrete Yorkshire</w:t>
            </w:r>
          </w:p>
        </w:tc>
        <w:tc>
          <w:tcPr>
            <w:tcW w:w="2167" w:type="dxa"/>
          </w:tcPr>
          <w:p w14:paraId="6F09E962" w14:textId="77777777" w:rsidR="008F54E3" w:rsidRPr="00C32864" w:rsidRDefault="008C6F2C">
            <w:pPr>
              <w:rPr>
                <w:lang w:val="en-GB"/>
              </w:rPr>
            </w:pPr>
            <w:r>
              <w:rPr>
                <w:sz w:val="18"/>
                <w:lang w:val="en-GB"/>
              </w:rPr>
              <w:t>Volumetric</w:t>
            </w:r>
          </w:p>
        </w:tc>
        <w:tc>
          <w:tcPr>
            <w:tcW w:w="3583" w:type="dxa"/>
          </w:tcPr>
          <w:p w14:paraId="6A4B59E6" w14:textId="77777777" w:rsidR="008F54E3" w:rsidRPr="00C32864" w:rsidRDefault="008C6F2C">
            <w:pPr>
              <w:rPr>
                <w:lang w:val="en-GB"/>
              </w:rPr>
            </w:pPr>
            <w:r>
              <w:rPr>
                <w:sz w:val="18"/>
                <w:lang w:val="en-GB"/>
              </w:rPr>
              <w:t>24/7 on-site mixing; closest to Procon's model</w:t>
            </w:r>
          </w:p>
        </w:tc>
      </w:tr>
      <w:tr w:rsidR="008F54E3" w:rsidRPr="00C32864" w14:paraId="4B323C98" w14:textId="77777777">
        <w:trPr>
          <w:cantSplit/>
        </w:trPr>
        <w:tc>
          <w:tcPr>
            <w:tcW w:w="2890" w:type="dxa"/>
          </w:tcPr>
          <w:p w14:paraId="7EFF390C" w14:textId="77777777" w:rsidR="008F54E3" w:rsidRPr="00C32864" w:rsidRDefault="008C6F2C">
            <w:pPr>
              <w:rPr>
                <w:lang w:val="en-GB"/>
              </w:rPr>
            </w:pPr>
            <w:r>
              <w:rPr>
                <w:sz w:val="18"/>
                <w:lang w:val="en-GB"/>
              </w:rPr>
              <w:t>24/7 Concrete &amp; Aggregates</w:t>
            </w:r>
          </w:p>
        </w:tc>
        <w:tc>
          <w:tcPr>
            <w:tcW w:w="2167" w:type="dxa"/>
          </w:tcPr>
          <w:p w14:paraId="203C8B4E" w14:textId="77777777" w:rsidR="008F54E3" w:rsidRPr="00C32864" w:rsidRDefault="008C6F2C">
            <w:pPr>
              <w:rPr>
                <w:lang w:val="en-GB"/>
              </w:rPr>
            </w:pPr>
            <w:r>
              <w:rPr>
                <w:sz w:val="18"/>
                <w:lang w:val="en-GB"/>
              </w:rPr>
              <w:t>Volumetric</w:t>
            </w:r>
          </w:p>
        </w:tc>
        <w:tc>
          <w:tcPr>
            <w:tcW w:w="3583" w:type="dxa"/>
          </w:tcPr>
          <w:p w14:paraId="4DB8F23F" w14:textId="77777777" w:rsidR="008F54E3" w:rsidRPr="00C32864" w:rsidRDefault="008C6F2C">
            <w:pPr>
              <w:rPr>
                <w:lang w:val="en-GB"/>
              </w:rPr>
            </w:pPr>
            <w:r>
              <w:rPr>
                <w:sz w:val="18"/>
                <w:lang w:val="en-GB"/>
              </w:rPr>
              <w:t>Sheffield, Barnsley, Rotherham and Doncaster</w:t>
            </w:r>
          </w:p>
        </w:tc>
      </w:tr>
      <w:tr w:rsidR="008F54E3" w:rsidRPr="00C32864" w14:paraId="53C0864B" w14:textId="77777777">
        <w:trPr>
          <w:cantSplit/>
        </w:trPr>
        <w:tc>
          <w:tcPr>
            <w:tcW w:w="2890" w:type="dxa"/>
          </w:tcPr>
          <w:p w14:paraId="614B67A9" w14:textId="77777777" w:rsidR="008F54E3" w:rsidRPr="00C32864" w:rsidRDefault="008C6F2C">
            <w:pPr>
              <w:rPr>
                <w:lang w:val="en-GB"/>
              </w:rPr>
            </w:pPr>
            <w:r>
              <w:rPr>
                <w:sz w:val="18"/>
                <w:lang w:val="en-GB"/>
              </w:rPr>
              <w:t>Erewash Concrete</w:t>
            </w:r>
          </w:p>
        </w:tc>
        <w:tc>
          <w:tcPr>
            <w:tcW w:w="2167" w:type="dxa"/>
          </w:tcPr>
          <w:p w14:paraId="24D4B36F" w14:textId="77777777" w:rsidR="008F54E3" w:rsidRPr="00C32864" w:rsidRDefault="008C6F2C">
            <w:pPr>
              <w:rPr>
                <w:lang w:val="en-GB"/>
              </w:rPr>
            </w:pPr>
            <w:r>
              <w:rPr>
                <w:sz w:val="18"/>
                <w:lang w:val="en-GB"/>
              </w:rPr>
              <w:t>Volumetric</w:t>
            </w:r>
          </w:p>
        </w:tc>
        <w:tc>
          <w:tcPr>
            <w:tcW w:w="3583" w:type="dxa"/>
          </w:tcPr>
          <w:p w14:paraId="0EF47887" w14:textId="77777777" w:rsidR="008F54E3" w:rsidRPr="00C32864" w:rsidRDefault="008C6F2C">
            <w:pPr>
              <w:rPr>
                <w:lang w:val="en-GB"/>
              </w:rPr>
            </w:pPr>
            <w:r>
              <w:rPr>
                <w:sz w:val="18"/>
                <w:lang w:val="en-GB"/>
              </w:rPr>
              <w:t>Pinxton; 0.5–8 m³, same or next day</w:t>
            </w:r>
          </w:p>
        </w:tc>
      </w:tr>
      <w:tr w:rsidR="008F54E3" w:rsidRPr="00C32864" w14:paraId="6DDF1E2C" w14:textId="77777777">
        <w:trPr>
          <w:cantSplit/>
        </w:trPr>
        <w:tc>
          <w:tcPr>
            <w:tcW w:w="2890" w:type="dxa"/>
          </w:tcPr>
          <w:p w14:paraId="1BECCE61" w14:textId="77777777" w:rsidR="008F54E3" w:rsidRPr="00C32864" w:rsidRDefault="008C6F2C">
            <w:pPr>
              <w:rPr>
                <w:lang w:val="en-GB"/>
              </w:rPr>
            </w:pPr>
            <w:r>
              <w:rPr>
                <w:sz w:val="18"/>
                <w:lang w:val="en-GB"/>
              </w:rPr>
              <w:t>Breedon</w:t>
            </w:r>
          </w:p>
        </w:tc>
        <w:tc>
          <w:tcPr>
            <w:tcW w:w="2167" w:type="dxa"/>
          </w:tcPr>
          <w:p w14:paraId="66B61EA0" w14:textId="77777777" w:rsidR="008F54E3" w:rsidRPr="00C32864" w:rsidRDefault="008C6F2C">
            <w:pPr>
              <w:rPr>
                <w:lang w:val="en-GB"/>
              </w:rPr>
            </w:pPr>
            <w:r>
              <w:rPr>
                <w:sz w:val="18"/>
                <w:lang w:val="en-GB"/>
              </w:rPr>
              <w:t>Fixed plant</w:t>
            </w:r>
          </w:p>
        </w:tc>
        <w:tc>
          <w:tcPr>
            <w:tcW w:w="3583" w:type="dxa"/>
          </w:tcPr>
          <w:p w14:paraId="73C1D396" w14:textId="77777777" w:rsidR="008F54E3" w:rsidRPr="00C32864" w:rsidRDefault="008C6F2C">
            <w:pPr>
              <w:rPr>
                <w:lang w:val="en-GB"/>
              </w:rPr>
            </w:pPr>
            <w:r>
              <w:rPr>
                <w:sz w:val="18"/>
                <w:lang w:val="en-GB"/>
              </w:rPr>
              <w:t>Hope cement works</w:t>
            </w:r>
          </w:p>
        </w:tc>
      </w:tr>
      <w:tr w:rsidR="008F54E3" w:rsidRPr="00C32864" w14:paraId="100C4E92" w14:textId="77777777">
        <w:trPr>
          <w:cantSplit/>
        </w:trPr>
        <w:tc>
          <w:tcPr>
            <w:tcW w:w="2890" w:type="dxa"/>
          </w:tcPr>
          <w:p w14:paraId="2395616B" w14:textId="77777777" w:rsidR="008F54E3" w:rsidRPr="00C32864" w:rsidRDefault="008C6F2C">
            <w:pPr>
              <w:rPr>
                <w:lang w:val="en-GB"/>
              </w:rPr>
            </w:pPr>
            <w:r>
              <w:rPr>
                <w:sz w:val="18"/>
                <w:lang w:val="en-GB"/>
              </w:rPr>
              <w:t>Heidelberg Materials (Hanson)</w:t>
            </w:r>
          </w:p>
        </w:tc>
        <w:tc>
          <w:tcPr>
            <w:tcW w:w="2167" w:type="dxa"/>
          </w:tcPr>
          <w:p w14:paraId="34C6FAD9" w14:textId="77777777" w:rsidR="008F54E3" w:rsidRPr="00C32864" w:rsidRDefault="008C6F2C">
            <w:pPr>
              <w:rPr>
                <w:lang w:val="en-GB"/>
              </w:rPr>
            </w:pPr>
            <w:r>
              <w:rPr>
                <w:sz w:val="18"/>
                <w:lang w:val="en-GB"/>
              </w:rPr>
              <w:t>Fixed plant</w:t>
            </w:r>
          </w:p>
        </w:tc>
        <w:tc>
          <w:tcPr>
            <w:tcW w:w="3583" w:type="dxa"/>
          </w:tcPr>
          <w:p w14:paraId="50921A6B" w14:textId="77777777" w:rsidR="008F54E3" w:rsidRPr="00C32864" w:rsidRDefault="008C6F2C">
            <w:pPr>
              <w:rPr>
                <w:lang w:val="en-GB"/>
              </w:rPr>
            </w:pPr>
            <w:r>
              <w:rPr>
                <w:sz w:val="18"/>
                <w:lang w:val="en-GB"/>
              </w:rPr>
              <w:t>Wigwam Lane</w:t>
            </w:r>
          </w:p>
        </w:tc>
      </w:tr>
      <w:tr w:rsidR="008F54E3" w:rsidRPr="00C32864" w14:paraId="12B5B52E" w14:textId="77777777">
        <w:trPr>
          <w:cantSplit/>
        </w:trPr>
        <w:tc>
          <w:tcPr>
            <w:tcW w:w="2890" w:type="dxa"/>
          </w:tcPr>
          <w:p w14:paraId="432EE665" w14:textId="77777777" w:rsidR="008F54E3" w:rsidRPr="00C32864" w:rsidRDefault="008C6F2C">
            <w:pPr>
              <w:rPr>
                <w:lang w:val="en-GB"/>
              </w:rPr>
            </w:pPr>
            <w:r>
              <w:rPr>
                <w:sz w:val="18"/>
                <w:lang w:val="en-GB"/>
              </w:rPr>
              <w:t>Rightmix</w:t>
            </w:r>
          </w:p>
        </w:tc>
        <w:tc>
          <w:tcPr>
            <w:tcW w:w="2167" w:type="dxa"/>
          </w:tcPr>
          <w:p w14:paraId="794982BC" w14:textId="77777777" w:rsidR="008F54E3" w:rsidRPr="00C32864" w:rsidRDefault="008C6F2C">
            <w:pPr>
              <w:rPr>
                <w:lang w:val="en-GB"/>
              </w:rPr>
            </w:pPr>
            <w:r>
              <w:rPr>
                <w:sz w:val="18"/>
                <w:lang w:val="en-GB"/>
              </w:rPr>
              <w:t>Fixed plant</w:t>
            </w:r>
          </w:p>
        </w:tc>
        <w:tc>
          <w:tcPr>
            <w:tcW w:w="3583" w:type="dxa"/>
          </w:tcPr>
          <w:p w14:paraId="14296288" w14:textId="77777777" w:rsidR="008F54E3" w:rsidRPr="00C32864" w:rsidRDefault="008C6F2C">
            <w:pPr>
              <w:rPr>
                <w:lang w:val="en-GB"/>
              </w:rPr>
            </w:pPr>
            <w:r>
              <w:rPr>
                <w:sz w:val="18"/>
                <w:lang w:val="en-GB"/>
              </w:rPr>
              <w:t>South Sheffield</w:t>
            </w:r>
          </w:p>
        </w:tc>
      </w:tr>
      <w:tr w:rsidR="008F54E3" w:rsidRPr="00C32864" w14:paraId="2A0BAE34" w14:textId="77777777">
        <w:trPr>
          <w:cantSplit/>
        </w:trPr>
        <w:tc>
          <w:tcPr>
            <w:tcW w:w="2890" w:type="dxa"/>
          </w:tcPr>
          <w:p w14:paraId="5FF45AE9" w14:textId="77777777" w:rsidR="008F54E3" w:rsidRPr="00C32864" w:rsidRDefault="008C6F2C">
            <w:pPr>
              <w:rPr>
                <w:lang w:val="en-GB"/>
              </w:rPr>
            </w:pPr>
            <w:r>
              <w:rPr>
                <w:sz w:val="18"/>
                <w:lang w:val="en-GB"/>
              </w:rPr>
              <w:t>Tarmac; Aggregate Industries</w:t>
            </w:r>
          </w:p>
        </w:tc>
        <w:tc>
          <w:tcPr>
            <w:tcW w:w="2167" w:type="dxa"/>
          </w:tcPr>
          <w:p w14:paraId="3C507523" w14:textId="77777777" w:rsidR="008F54E3" w:rsidRPr="00C32864" w:rsidRDefault="008C6F2C">
            <w:pPr>
              <w:rPr>
                <w:lang w:val="en-GB"/>
              </w:rPr>
            </w:pPr>
            <w:r>
              <w:rPr>
                <w:sz w:val="18"/>
                <w:lang w:val="en-GB"/>
              </w:rPr>
              <w:t>Fixed plant</w:t>
            </w:r>
          </w:p>
        </w:tc>
        <w:tc>
          <w:tcPr>
            <w:tcW w:w="3583" w:type="dxa"/>
          </w:tcPr>
          <w:p w14:paraId="75AA870B" w14:textId="77777777" w:rsidR="008F54E3" w:rsidRPr="00C32864" w:rsidRDefault="008C6F2C">
            <w:pPr>
              <w:rPr>
                <w:lang w:val="en-GB"/>
              </w:rPr>
            </w:pPr>
            <w:r>
              <w:rPr>
                <w:sz w:val="18"/>
                <w:lang w:val="en-GB"/>
              </w:rPr>
              <w:t>Mansfield and Chesterfield</w:t>
            </w:r>
          </w:p>
        </w:tc>
      </w:tr>
      <w:tr w:rsidR="008F54E3" w:rsidRPr="00C32864" w14:paraId="2A3627DB" w14:textId="77777777">
        <w:trPr>
          <w:cantSplit/>
        </w:trPr>
        <w:tc>
          <w:tcPr>
            <w:tcW w:w="2890" w:type="dxa"/>
          </w:tcPr>
          <w:p w14:paraId="1D26C873" w14:textId="77777777" w:rsidR="008F54E3" w:rsidRPr="00C32864" w:rsidRDefault="008C6F2C">
            <w:pPr>
              <w:rPr>
                <w:lang w:val="en-GB"/>
              </w:rPr>
            </w:pPr>
            <w:r>
              <w:rPr>
                <w:sz w:val="18"/>
                <w:lang w:val="en-GB"/>
              </w:rPr>
              <w:t>Retford Ready Mix</w:t>
            </w:r>
          </w:p>
        </w:tc>
        <w:tc>
          <w:tcPr>
            <w:tcW w:w="2167" w:type="dxa"/>
          </w:tcPr>
          <w:p w14:paraId="73E4A928" w14:textId="77777777" w:rsidR="008F54E3" w:rsidRPr="00C32864" w:rsidRDefault="008C6F2C">
            <w:pPr>
              <w:rPr>
                <w:lang w:val="en-GB"/>
              </w:rPr>
            </w:pPr>
            <w:r>
              <w:rPr>
                <w:sz w:val="18"/>
                <w:lang w:val="en-GB"/>
              </w:rPr>
              <w:t>Minimix</w:t>
            </w:r>
          </w:p>
        </w:tc>
        <w:tc>
          <w:tcPr>
            <w:tcW w:w="3583" w:type="dxa"/>
          </w:tcPr>
          <w:p w14:paraId="263A6B61" w14:textId="77777777" w:rsidR="008F54E3" w:rsidRPr="00C32864" w:rsidRDefault="008C6F2C">
            <w:pPr>
              <w:rPr>
                <w:lang w:val="en-GB"/>
              </w:rPr>
            </w:pPr>
            <w:r>
              <w:rPr>
                <w:sz w:val="18"/>
                <w:lang w:val="en-GB"/>
              </w:rPr>
              <w:t>1–4 m³ loads</w:t>
            </w:r>
          </w:p>
        </w:tc>
      </w:tr>
      <w:tr w:rsidR="008F54E3" w:rsidRPr="00C32864" w14:paraId="07D2B9D4" w14:textId="77777777">
        <w:trPr>
          <w:cantSplit/>
        </w:trPr>
        <w:tc>
          <w:tcPr>
            <w:tcW w:w="2890" w:type="dxa"/>
          </w:tcPr>
          <w:p w14:paraId="7AA3B833" w14:textId="77777777" w:rsidR="008F54E3" w:rsidRPr="00C32864" w:rsidRDefault="008C6F2C">
            <w:pPr>
              <w:rPr>
                <w:lang w:val="en-GB"/>
              </w:rPr>
            </w:pPr>
            <w:r>
              <w:rPr>
                <w:sz w:val="18"/>
                <w:lang w:val="en-GB"/>
              </w:rPr>
              <w:t>Concrete2You; Ashfield Mini Mix</w:t>
            </w:r>
          </w:p>
        </w:tc>
        <w:tc>
          <w:tcPr>
            <w:tcW w:w="2167" w:type="dxa"/>
          </w:tcPr>
          <w:p w14:paraId="75DE6CD8" w14:textId="77777777" w:rsidR="008F54E3" w:rsidRPr="00C32864" w:rsidRDefault="008C6F2C">
            <w:pPr>
              <w:rPr>
                <w:lang w:val="en-GB"/>
              </w:rPr>
            </w:pPr>
            <w:r>
              <w:rPr>
                <w:sz w:val="18"/>
                <w:lang w:val="en-GB"/>
              </w:rPr>
              <w:t>Online, small loads</w:t>
            </w:r>
          </w:p>
        </w:tc>
        <w:tc>
          <w:tcPr>
            <w:tcW w:w="3583" w:type="dxa"/>
          </w:tcPr>
          <w:p w14:paraId="71027F18" w14:textId="77777777" w:rsidR="008F54E3" w:rsidRPr="00C32864" w:rsidRDefault="008C6F2C">
            <w:pPr>
              <w:rPr>
                <w:lang w:val="en-GB"/>
              </w:rPr>
            </w:pPr>
            <w:r>
              <w:rPr>
                <w:sz w:val="18"/>
                <w:lang w:val="en-GB"/>
              </w:rPr>
              <w:t>—</w:t>
            </w:r>
          </w:p>
        </w:tc>
      </w:tr>
    </w:tbl>
    <w:p w14:paraId="3A2FA21A" w14:textId="77777777" w:rsidR="00457F15" w:rsidRPr="00C32864" w:rsidRDefault="00863F0A">
      <w:pPr>
        <w:pStyle w:val="TableNote"/>
        <w:rPr>
          <w:lang w:val="en-GB"/>
        </w:rPr>
      </w:pPr>
      <w:r>
        <w:rPr>
          <w:i/>
          <w:lang w:val="en-GB"/>
        </w:rPr>
        <w:t>Note.</w:t>
      </w:r>
      <w:r>
        <w:rPr>
          <w:lang w:val="en-GB"/>
        </w:rPr>
        <w:t xml:space="preserve"> Board presentation, slide 9 (Appendix 12). Capacity is recorded for one rival only, so demand per unit of competing capacity (Table 4) cannot yet be scored from this list. One rival trades as 24/7 Concrete &amp; Aggregates across the catchment, a name close enough to Procon 24/7 to confuse buyers there (RAID R9).</w:t>
      </w:r>
    </w:p>
    <w:p w14:paraId="506AA01A" w14:textId="77777777" w:rsidR="008F54E3" w:rsidRPr="00C32864" w:rsidRDefault="008C6F2C">
      <w:pPr>
        <w:pStyle w:val="Heading2"/>
        <w:pageBreakBefore/>
        <w:rPr>
          <w:lang w:val="en-GB"/>
        </w:rPr>
      </w:pPr>
      <w:bookmarkStart w:id="28" w:name="_Toc242194023"/>
      <w:r>
        <w:rPr>
          <w:lang w:val="en-GB"/>
        </w:rPr>
        <w:t>Appendix 5. Depot cost model extract</w:t>
      </w:r>
      <w:bookmarkEnd w:id="28"/>
    </w:p>
    <w:p w14:paraId="258CEB6D" w14:textId="77777777" w:rsidR="008F54E3" w:rsidRPr="00C32864" w:rsidRDefault="008C6F2C">
      <w:pPr>
        <w:rPr>
          <w:lang w:val="en-GB"/>
        </w:rPr>
      </w:pPr>
      <w:r>
        <w:rPr>
          <w:lang w:val="en-GB"/>
        </w:rPr>
        <w:t xml:space="preserve">The depot model presented to the board is an Excel workbook ('Procon 247 New Depot Case Study') with an assumptions sheet, a capital schedule, a five-year profit and loss account and a cash flow. Table A5.1 gives its inputs with the basis the workbook records for each; the workbook's own banner warns that inputs are placeholders until replaced with site data, </w:t>
      </w:r>
      <w:r>
        <w:rPr>
          <w:lang w:val="en-GB"/>
        </w:rPr>
        <w:t xml:space="preserve">so estimates are marked as such</w:t>
      </w:r>
      <w:r>
        <w:rPr>
          <w:rStyle w:val="CommentReference"/>
        </w:rPr>
      </w:r>
      <w:r>
        <w:rPr>
          <w:lang w:val="en-GB"/>
        </w:rPr>
        <w:t xml:space="preserve">. Table A5.2 is the base case.</w:t>
      </w:r>
    </w:p>
    <w:p w14:paraId="2A30703E" w14:textId="77777777" w:rsidR="008F54E3" w:rsidRPr="00C32864" w:rsidRDefault="008C6F2C">
      <w:pPr>
        <w:pStyle w:val="TableCaption"/>
        <w:keepNext/>
        <w:rPr>
          <w:lang w:val="en-GB"/>
        </w:rPr>
      </w:pPr>
      <w:r>
        <w:rPr>
          <w:lang w:val="en-GB"/>
        </w:rPr>
        <w:t>Table A5.1. Inputs to the board model and their recorded basis</w:t>
      </w:r>
    </w:p>
    <w:tbl>
      <w:tblPr>
        <w:tblStyle w:val="TableGrid"/>
        <w:tblW w:w="8640" w:type="dxa"/>
        <w:tblLook w:val="04A0" w:firstRow="1" w:lastRow="0" w:firstColumn="1" w:lastColumn="0" w:noHBand="0" w:noVBand="1"/>
      </w:tblPr>
      <w:tblGrid>
        <w:gridCol w:w="2249"/>
        <w:gridCol w:w="2733"/>
        <w:gridCol w:w="3658"/>
      </w:tblGrid>
      <w:tr w:rsidR="008F54E3" w:rsidRPr="00C32864" w14:paraId="32149E6E" w14:textId="77777777">
        <w:trPr>
          <w:cantSplit/>
          <w:tblHeader/>
        </w:trPr>
        <w:tc>
          <w:tcPr>
            <w:tcW w:w="2249" w:type="dxa"/>
          </w:tcPr>
          <w:p w14:paraId="1F4EC47B" w14:textId="77777777" w:rsidR="008F54E3" w:rsidRPr="00C32864" w:rsidRDefault="008C6F2C">
            <w:pPr>
              <w:keepNext/>
              <w:rPr>
                <w:lang w:val="en-GB"/>
              </w:rPr>
            </w:pPr>
            <w:r>
              <w:rPr>
                <w:b/>
                <w:sz w:val="18"/>
                <w:lang w:val="en-GB"/>
              </w:rPr>
              <w:t>Input</w:t>
            </w:r>
          </w:p>
        </w:tc>
        <w:tc>
          <w:tcPr>
            <w:tcW w:w="2733" w:type="dxa"/>
          </w:tcPr>
          <w:p w14:paraId="2BD460E0" w14:textId="77777777" w:rsidR="008F54E3" w:rsidRPr="00C32864" w:rsidRDefault="008C6F2C">
            <w:pPr>
              <w:keepNext/>
              <w:rPr>
                <w:lang w:val="en-GB"/>
              </w:rPr>
            </w:pPr>
            <w:r>
              <w:rPr>
                <w:b/>
                <w:sz w:val="18"/>
                <w:lang w:val="en-GB"/>
              </w:rPr>
              <w:t>Value</w:t>
            </w:r>
          </w:p>
        </w:tc>
        <w:tc>
          <w:tcPr>
            <w:tcW w:w="3658" w:type="dxa"/>
          </w:tcPr>
          <w:p w14:paraId="0D954214" w14:textId="77777777" w:rsidR="008F54E3" w:rsidRPr="00C32864" w:rsidRDefault="008C6F2C">
            <w:pPr>
              <w:keepNext/>
              <w:rPr>
                <w:lang w:val="en-GB"/>
              </w:rPr>
            </w:pPr>
            <w:r>
              <w:rPr>
                <w:b/>
                <w:sz w:val="18"/>
                <w:lang w:val="en-GB"/>
              </w:rPr>
              <w:t>Basis recorded in the workbook</w:t>
            </w:r>
          </w:p>
        </w:tc>
      </w:tr>
      <w:tr w:rsidR="008F54E3" w:rsidRPr="00C32864" w14:paraId="29751857" w14:textId="77777777">
        <w:trPr>
          <w:cantSplit/>
        </w:trPr>
        <w:tc>
          <w:tcPr>
            <w:tcW w:w="2249" w:type="dxa"/>
          </w:tcPr>
          <w:p w14:paraId="5C0EBF65" w14:textId="77777777" w:rsidR="008F54E3" w:rsidRPr="00C32864" w:rsidRDefault="008C6F2C">
            <w:pPr>
              <w:rPr>
                <w:lang w:val="en-GB"/>
              </w:rPr>
            </w:pPr>
            <w:r>
              <w:rPr>
                <w:sz w:val="18"/>
                <w:lang w:val="en-GB"/>
              </w:rPr>
              <w:t>Working days</w:t>
            </w:r>
          </w:p>
        </w:tc>
        <w:tc>
          <w:tcPr>
            <w:tcW w:w="2733" w:type="dxa"/>
          </w:tcPr>
          <w:p w14:paraId="3CD172F0" w14:textId="77777777" w:rsidR="008F54E3" w:rsidRPr="00C32864" w:rsidRDefault="008C6F2C">
            <w:pPr>
              <w:rPr>
                <w:lang w:val="en-GB"/>
              </w:rPr>
            </w:pPr>
            <w:r>
              <w:rPr>
                <w:sz w:val="18"/>
                <w:lang w:val="en-GB"/>
              </w:rPr>
              <w:t>269.5 a year</w:t>
            </w:r>
          </w:p>
        </w:tc>
        <w:tc>
          <w:tcPr>
            <w:tcW w:w="3658" w:type="dxa"/>
          </w:tcPr>
          <w:p w14:paraId="4A333495" w14:textId="77777777" w:rsidR="008F54E3" w:rsidRPr="00C32864" w:rsidRDefault="008C6F2C">
            <w:pPr>
              <w:rPr>
                <w:lang w:val="en-GB"/>
              </w:rPr>
            </w:pPr>
            <w:r>
              <w:rPr>
                <w:sz w:val="18"/>
                <w:lang w:val="en-GB"/>
              </w:rPr>
              <w:t>49 weeks of 5.5 days (half of Saturdays)</w:t>
            </w:r>
          </w:p>
        </w:tc>
      </w:tr>
      <w:tr w:rsidR="008F54E3" w:rsidRPr="00C32864" w14:paraId="418A4488" w14:textId="77777777">
        <w:trPr>
          <w:cantSplit/>
        </w:trPr>
        <w:tc>
          <w:tcPr>
            <w:tcW w:w="2249" w:type="dxa"/>
          </w:tcPr>
          <w:p w14:paraId="0C337DC7" w14:textId="77777777" w:rsidR="008F54E3" w:rsidRPr="00C32864" w:rsidRDefault="008C6F2C">
            <w:pPr>
              <w:rPr>
                <w:lang w:val="en-GB"/>
              </w:rPr>
            </w:pPr>
            <w:r>
              <w:rPr>
                <w:sz w:val="18"/>
                <w:lang w:val="en-GB"/>
              </w:rPr>
              <w:t>Daily volume</w:t>
            </w:r>
          </w:p>
        </w:tc>
        <w:tc>
          <w:tcPr>
            <w:tcW w:w="2733" w:type="dxa"/>
          </w:tcPr>
          <w:p w14:paraId="2E6CE94D" w14:textId="77777777" w:rsidR="008F54E3" w:rsidRPr="00C32864" w:rsidRDefault="008C6F2C">
            <w:pPr>
              <w:rPr>
                <w:lang w:val="en-GB"/>
              </w:rPr>
            </w:pPr>
            <w:r>
              <w:rPr>
                <w:sz w:val="18"/>
                <w:lang w:val="en-GB"/>
              </w:rPr>
              <w:t>37.5 m³ in 2027, then 62.5, 70, 74 and 77</w:t>
            </w:r>
          </w:p>
        </w:tc>
        <w:tc>
          <w:tcPr>
            <w:tcW w:w="3658" w:type="dxa"/>
          </w:tcPr>
          <w:p w14:paraId="233EF6AE" w14:textId="77777777" w:rsidR="008F54E3" w:rsidRPr="00C32864" w:rsidRDefault="008C6F2C">
            <w:pPr>
              <w:rPr>
                <w:lang w:val="en-GB"/>
              </w:rPr>
            </w:pPr>
            <w:r>
              <w:rPr>
                <w:sz w:val="18"/>
                <w:lang w:val="en-GB"/>
              </w:rPr>
              <w:t>Leeds trading in 2022</w:t>
            </w:r>
          </w:p>
        </w:tc>
      </w:tr>
      <w:tr w:rsidR="008F54E3" w:rsidRPr="00C32864" w14:paraId="25EA5DF4" w14:textId="77777777">
        <w:trPr>
          <w:cantSplit/>
        </w:trPr>
        <w:tc>
          <w:tcPr>
            <w:tcW w:w="2249" w:type="dxa"/>
          </w:tcPr>
          <w:p w14:paraId="7073EEA5" w14:textId="77777777" w:rsidR="008F54E3" w:rsidRPr="00C32864" w:rsidRDefault="008C6F2C">
            <w:pPr>
              <w:rPr>
                <w:lang w:val="en-GB"/>
              </w:rPr>
            </w:pPr>
            <w:r>
              <w:rPr>
                <w:sz w:val="18"/>
                <w:lang w:val="en-GB"/>
              </w:rPr>
              <w:t>Average selling price</w:t>
            </w:r>
          </w:p>
        </w:tc>
        <w:tc>
          <w:tcPr>
            <w:tcW w:w="2733" w:type="dxa"/>
          </w:tcPr>
          <w:p w14:paraId="2A971698" w14:textId="77777777" w:rsidR="008F54E3" w:rsidRPr="00C32864" w:rsidRDefault="008C6F2C">
            <w:pPr>
              <w:rPr>
                <w:lang w:val="en-GB"/>
              </w:rPr>
            </w:pPr>
            <w:r>
              <w:rPr>
                <w:sz w:val="18"/>
                <w:lang w:val="en-GB"/>
              </w:rPr>
              <w:t>£119/m³, rising 2.5% a year</w:t>
            </w:r>
          </w:p>
        </w:tc>
        <w:tc>
          <w:tcPr>
            <w:tcW w:w="3658" w:type="dxa"/>
          </w:tcPr>
          <w:p w14:paraId="014A995E" w14:textId="77777777" w:rsidR="008F54E3" w:rsidRPr="00C32864" w:rsidRDefault="008C6F2C">
            <w:pPr>
              <w:rPr>
                <w:lang w:val="en-GB"/>
              </w:rPr>
            </w:pPr>
            <w:r>
              <w:rPr>
                <w:sz w:val="18"/>
                <w:lang w:val="en-GB"/>
              </w:rPr>
              <w:t>Procon's current average rate for the area</w:t>
            </w:r>
          </w:p>
        </w:tc>
      </w:tr>
      <w:tr w:rsidR="008F54E3" w:rsidRPr="00C32864" w14:paraId="684EDB54" w14:textId="77777777">
        <w:trPr>
          <w:cantSplit/>
        </w:trPr>
        <w:tc>
          <w:tcPr>
            <w:tcW w:w="2249" w:type="dxa"/>
          </w:tcPr>
          <w:p w14:paraId="2B2312F7" w14:textId="77777777" w:rsidR="008F54E3" w:rsidRPr="00C32864" w:rsidRDefault="008C6F2C">
            <w:pPr>
              <w:rPr>
                <w:lang w:val="en-GB"/>
              </w:rPr>
            </w:pPr>
            <w:r>
              <w:rPr>
                <w:sz w:val="18"/>
                <w:lang w:val="en-GB"/>
              </w:rPr>
              <w:t>Materials</w:t>
            </w:r>
          </w:p>
        </w:tc>
        <w:tc>
          <w:tcPr>
            <w:tcW w:w="2733" w:type="dxa"/>
          </w:tcPr>
          <w:p w14:paraId="7B9B4AFB" w14:textId="77777777" w:rsidR="008F54E3" w:rsidRPr="00C32864" w:rsidRDefault="008C6F2C">
            <w:pPr>
              <w:rPr>
                <w:lang w:val="en-GB"/>
              </w:rPr>
            </w:pPr>
            <w:r>
              <w:rPr>
                <w:sz w:val="18"/>
                <w:lang w:val="en-GB"/>
              </w:rPr>
              <w:t>£61.26/m³: cement £25.25, sand £12.58, stone £23.43</w:t>
            </w:r>
          </w:p>
        </w:tc>
        <w:tc>
          <w:tcPr>
            <w:tcW w:w="3658" w:type="dxa"/>
          </w:tcPr>
          <w:p w14:paraId="0F987F0D" w14:textId="77777777" w:rsidR="008F54E3" w:rsidRPr="00C32864" w:rsidRDefault="008C6F2C">
            <w:pPr>
              <w:rPr>
                <w:lang w:val="en-GB"/>
              </w:rPr>
            </w:pPr>
            <w:r>
              <w:rPr>
                <w:sz w:val="18"/>
                <w:lang w:val="en-GB"/>
              </w:rPr>
              <w:t>Non-certified supplier costs (slide 7)</w:t>
            </w:r>
          </w:p>
        </w:tc>
      </w:tr>
      <w:tr w:rsidR="008F54E3" w:rsidRPr="00C32864" w14:paraId="4785ADA2" w14:textId="77777777">
        <w:trPr>
          <w:cantSplit/>
        </w:trPr>
        <w:tc>
          <w:tcPr>
            <w:tcW w:w="2249" w:type="dxa"/>
          </w:tcPr>
          <w:p w14:paraId="34411BE7" w14:textId="77777777" w:rsidR="008F54E3" w:rsidRPr="00C32864" w:rsidRDefault="008C6F2C">
            <w:pPr>
              <w:rPr>
                <w:lang w:val="en-GB"/>
              </w:rPr>
            </w:pPr>
            <w:r>
              <w:rPr>
                <w:sz w:val="18"/>
                <w:lang w:val="en-GB"/>
              </w:rPr>
              <w:t>Admixtures and water; fuel</w:t>
            </w:r>
          </w:p>
        </w:tc>
        <w:tc>
          <w:tcPr>
            <w:tcW w:w="2733" w:type="dxa"/>
          </w:tcPr>
          <w:p w14:paraId="40D84675" w14:textId="77777777" w:rsidR="008F54E3" w:rsidRPr="00C32864" w:rsidRDefault="008C6F2C">
            <w:pPr>
              <w:rPr>
                <w:lang w:val="en-GB"/>
              </w:rPr>
            </w:pPr>
            <w:r>
              <w:rPr>
                <w:sz w:val="18"/>
                <w:lang w:val="en-GB"/>
              </w:rPr>
              <w:t>£3.50 and £2.50 per m³</w:t>
            </w:r>
          </w:p>
        </w:tc>
        <w:tc>
          <w:tcPr>
            <w:tcW w:w="3658" w:type="dxa"/>
          </w:tcPr>
          <w:p w14:paraId="4413D2AA" w14:textId="77777777" w:rsidR="008F54E3" w:rsidRPr="00C32864" w:rsidRDefault="008C6F2C">
            <w:pPr>
              <w:rPr>
                <w:lang w:val="en-GB"/>
              </w:rPr>
            </w:pPr>
            <w:r>
              <w:rPr>
                <w:sz w:val="18"/>
                <w:lang w:val="en-GB"/>
              </w:rPr>
              <w:t>Estimate</w:t>
            </w:r>
          </w:p>
        </w:tc>
      </w:tr>
      <w:tr w:rsidR="008F54E3" w:rsidRPr="00C32864" w14:paraId="28E97072" w14:textId="77777777">
        <w:trPr>
          <w:cantSplit/>
        </w:trPr>
        <w:tc>
          <w:tcPr>
            <w:tcW w:w="2249" w:type="dxa"/>
          </w:tcPr>
          <w:p w14:paraId="6E62EC93" w14:textId="77777777" w:rsidR="008F54E3" w:rsidRPr="00C32864" w:rsidRDefault="008C6F2C">
            <w:pPr>
              <w:rPr>
                <w:lang w:val="en-GB"/>
              </w:rPr>
            </w:pPr>
            <w:r>
              <w:rPr>
                <w:sz w:val="18"/>
                <w:lang w:val="en-GB"/>
              </w:rPr>
              <w:t>Rent; business rates</w:t>
            </w:r>
          </w:p>
        </w:tc>
        <w:tc>
          <w:tcPr>
            <w:tcW w:w="2733" w:type="dxa"/>
          </w:tcPr>
          <w:p w14:paraId="641AC39A" w14:textId="77777777" w:rsidR="008F54E3" w:rsidRPr="00C32864" w:rsidRDefault="008C6F2C">
            <w:pPr>
              <w:rPr>
                <w:lang w:val="en-GB"/>
              </w:rPr>
            </w:pPr>
            <w:r>
              <w:rPr>
                <w:sz w:val="18"/>
                <w:lang w:val="en-GB"/>
              </w:rPr>
              <w:t>£60,000; £30,000 a year</w:t>
            </w:r>
          </w:p>
        </w:tc>
        <w:tc>
          <w:tcPr>
            <w:tcW w:w="3658" w:type="dxa"/>
          </w:tcPr>
          <w:p w14:paraId="71CEE30D" w14:textId="77777777" w:rsidR="008F54E3" w:rsidRPr="00C32864" w:rsidRDefault="008C6F2C">
            <w:pPr>
              <w:rPr>
                <w:lang w:val="en-GB"/>
              </w:rPr>
            </w:pPr>
            <w:r>
              <w:rPr>
                <w:sz w:val="18"/>
                <w:lang w:val="en-GB"/>
              </w:rPr>
              <w:t>Rent to suit the listed yards (Appendix 10); rates estimated</w:t>
            </w:r>
          </w:p>
        </w:tc>
      </w:tr>
      <w:tr w:rsidR="008F54E3" w:rsidRPr="00C32864" w14:paraId="23E3F5C5" w14:textId="77777777">
        <w:trPr>
          <w:cantSplit/>
        </w:trPr>
        <w:tc>
          <w:tcPr>
            <w:tcW w:w="2249" w:type="dxa"/>
          </w:tcPr>
          <w:p w14:paraId="1E8B8FAC" w14:textId="77777777" w:rsidR="008F54E3" w:rsidRPr="00C32864" w:rsidRDefault="008C6F2C">
            <w:pPr>
              <w:rPr>
                <w:lang w:val="en-GB"/>
              </w:rPr>
            </w:pPr>
            <w:r>
              <w:rPr>
                <w:sz w:val="18"/>
                <w:lang w:val="en-GB"/>
              </w:rPr>
              <w:t>Labour</w:t>
            </w:r>
          </w:p>
        </w:tc>
        <w:tc>
          <w:tcPr>
            <w:tcW w:w="2733" w:type="dxa"/>
          </w:tcPr>
          <w:p w14:paraId="6B136D2F" w14:textId="77777777" w:rsidR="008F54E3" w:rsidRPr="00C32864" w:rsidRDefault="008C6F2C">
            <w:pPr>
              <w:rPr>
                <w:lang w:val="en-GB"/>
              </w:rPr>
            </w:pPr>
            <w:r>
              <w:rPr>
                <w:sz w:val="18"/>
                <w:lang w:val="en-GB"/>
              </w:rPr>
              <w:t>£37,440 a year</w:t>
            </w:r>
          </w:p>
        </w:tc>
        <w:tc>
          <w:tcPr>
            <w:tcW w:w="3658" w:type="dxa"/>
          </w:tcPr>
          <w:p w14:paraId="63508AA6" w14:textId="77777777" w:rsidR="008F54E3" w:rsidRPr="00C32864" w:rsidRDefault="008C6F2C">
            <w:pPr>
              <w:rPr>
                <w:lang w:val="en-GB"/>
              </w:rPr>
            </w:pPr>
            <w:r>
              <w:rPr>
                <w:sz w:val="18"/>
                <w:lang w:val="en-GB"/>
              </w:rPr>
              <w:t>£16 an hour, 45 hours, 52 weeks: one post</w:t>
            </w:r>
          </w:p>
        </w:tc>
      </w:tr>
      <w:tr w:rsidR="008F54E3" w:rsidRPr="00C32864" w14:paraId="04F083FA" w14:textId="77777777">
        <w:trPr>
          <w:cantSplit/>
        </w:trPr>
        <w:tc>
          <w:tcPr>
            <w:tcW w:w="2249" w:type="dxa"/>
          </w:tcPr>
          <w:p w14:paraId="7B585CE1" w14:textId="77777777" w:rsidR="008F54E3" w:rsidRPr="00C32864" w:rsidRDefault="008C6F2C">
            <w:pPr>
              <w:rPr>
                <w:lang w:val="en-GB"/>
              </w:rPr>
            </w:pPr>
            <w:r>
              <w:rPr>
                <w:sz w:val="18"/>
                <w:lang w:val="en-GB"/>
              </w:rPr>
              <w:t>Office and management labour</w:t>
            </w:r>
          </w:p>
        </w:tc>
        <w:tc>
          <w:tcPr>
            <w:tcW w:w="2733" w:type="dxa"/>
          </w:tcPr>
          <w:p w14:paraId="07F02D89" w14:textId="77777777" w:rsidR="008F54E3" w:rsidRPr="00C32864" w:rsidRDefault="008C6F2C">
            <w:pPr>
              <w:rPr>
                <w:lang w:val="en-GB"/>
              </w:rPr>
            </w:pPr>
            <w:r>
              <w:rPr>
                <w:sz w:val="18"/>
                <w:lang w:val="en-GB"/>
              </w:rPr>
              <w:t>£72,000 a year</w:t>
            </w:r>
          </w:p>
        </w:tc>
        <w:tc>
          <w:tcPr>
            <w:tcW w:w="3658" w:type="dxa"/>
          </w:tcPr>
          <w:p w14:paraId="240F95BF" w14:textId="77777777" w:rsidR="008F54E3" w:rsidRPr="00C32864" w:rsidRDefault="008C6F2C">
            <w:pPr>
              <w:rPr>
                <w:lang w:val="en-GB"/>
              </w:rPr>
            </w:pPr>
            <w:r>
              <w:rPr>
                <w:sz w:val="18"/>
                <w:lang w:val="en-GB"/>
              </w:rPr>
              <w:t>Trainee scheduler and sales; may be carried at Warrington</w:t>
            </w:r>
          </w:p>
        </w:tc>
      </w:tr>
      <w:tr w:rsidR="008F54E3" w:rsidRPr="00C32864" w14:paraId="1A75B176" w14:textId="77777777">
        <w:trPr>
          <w:cantSplit/>
        </w:trPr>
        <w:tc>
          <w:tcPr>
            <w:tcW w:w="2249" w:type="dxa"/>
          </w:tcPr>
          <w:p w14:paraId="1A03BB28" w14:textId="77777777" w:rsidR="008F54E3" w:rsidRPr="00C32864" w:rsidRDefault="008C6F2C">
            <w:pPr>
              <w:rPr>
                <w:lang w:val="en-GB"/>
              </w:rPr>
            </w:pPr>
            <w:r>
              <w:rPr>
                <w:sz w:val="18"/>
                <w:lang w:val="en-GB"/>
              </w:rPr>
              <w:t>Other fixed costs</w:t>
            </w:r>
          </w:p>
        </w:tc>
        <w:tc>
          <w:tcPr>
            <w:tcW w:w="2733" w:type="dxa"/>
          </w:tcPr>
          <w:p w14:paraId="1C2F9CE3" w14:textId="77777777" w:rsidR="008F54E3" w:rsidRPr="00C32864" w:rsidRDefault="008C6F2C">
            <w:pPr>
              <w:rPr>
                <w:lang w:val="en-GB"/>
              </w:rPr>
            </w:pPr>
            <w:r>
              <w:rPr>
                <w:sz w:val="18"/>
                <w:lang w:val="en-GB"/>
              </w:rPr>
              <w:t>£44,900 a year</w:t>
            </w:r>
          </w:p>
        </w:tc>
        <w:tc>
          <w:tcPr>
            <w:tcW w:w="3658" w:type="dxa"/>
          </w:tcPr>
          <w:p w14:paraId="69A28282" w14:textId="77777777" w:rsidR="008F54E3" w:rsidRPr="00C32864" w:rsidRDefault="008C6F2C">
            <w:pPr>
              <w:rPr>
                <w:lang w:val="en-GB"/>
              </w:rPr>
            </w:pPr>
            <w:r>
              <w:rPr>
                <w:sz w:val="18"/>
                <w:lang w:val="en-GB"/>
              </w:rPr>
              <w:t>Repairs £5,000; utilities £20,000; insurance £10,000; testing £5,000; IT £2,400; other £2,500 (estimates)</w:t>
            </w:r>
          </w:p>
        </w:tc>
      </w:tr>
      <w:tr w:rsidR="008F54E3" w:rsidRPr="00C32864" w14:paraId="6BE018F2" w14:textId="77777777">
        <w:trPr>
          <w:cantSplit/>
        </w:trPr>
        <w:tc>
          <w:tcPr>
            <w:tcW w:w="2249" w:type="dxa"/>
          </w:tcPr>
          <w:p w14:paraId="3025B57D" w14:textId="77777777" w:rsidR="008F54E3" w:rsidRPr="00C32864" w:rsidRDefault="008C6F2C">
            <w:pPr>
              <w:rPr>
                <w:lang w:val="en-GB"/>
              </w:rPr>
            </w:pPr>
            <w:r>
              <w:rPr>
                <w:sz w:val="18"/>
                <w:lang w:val="en-GB"/>
              </w:rPr>
              <w:t>Fleet</w:t>
            </w:r>
          </w:p>
        </w:tc>
        <w:tc>
          <w:tcPr>
            <w:tcW w:w="2733" w:type="dxa"/>
          </w:tcPr>
          <w:p w14:paraId="31B04A09" w14:textId="77777777" w:rsidR="008F54E3" w:rsidRPr="00C32864" w:rsidRDefault="008C6F2C">
            <w:pPr>
              <w:rPr>
                <w:lang w:val="en-GB"/>
              </w:rPr>
            </w:pPr>
            <w:r>
              <w:rPr>
                <w:sz w:val="18"/>
                <w:lang w:val="en-GB"/>
              </w:rPr>
              <w:t>Two mixers; finance £62,800 a year each</w:t>
            </w:r>
          </w:p>
        </w:tc>
        <w:tc>
          <w:tcPr>
            <w:tcW w:w="3658" w:type="dxa"/>
          </w:tcPr>
          <w:p w14:paraId="53151C00" w14:textId="77777777" w:rsidR="008F54E3" w:rsidRPr="00C32864" w:rsidRDefault="008C6F2C">
            <w:pPr>
              <w:rPr>
                <w:lang w:val="en-GB"/>
              </w:rPr>
            </w:pPr>
            <w:r>
              <w:rPr>
                <w:sz w:val="18"/>
                <w:lang w:val="en-GB"/>
              </w:rPr>
              <w:t>£5,233 a month per vehicle</w:t>
            </w:r>
          </w:p>
        </w:tc>
      </w:tr>
      <w:tr w:rsidR="008F54E3" w:rsidRPr="00C32864" w14:paraId="2B6F8536" w14:textId="77777777">
        <w:trPr>
          <w:cantSplit/>
        </w:trPr>
        <w:tc>
          <w:tcPr>
            <w:tcW w:w="2249" w:type="dxa"/>
          </w:tcPr>
          <w:p w14:paraId="0F29D9CD" w14:textId="77777777" w:rsidR="008F54E3" w:rsidRPr="00C32864" w:rsidRDefault="008C6F2C">
            <w:pPr>
              <w:rPr>
                <w:lang w:val="en-GB"/>
              </w:rPr>
            </w:pPr>
            <w:r>
              <w:rPr>
                <w:sz w:val="18"/>
                <w:lang w:val="en-GB"/>
              </w:rPr>
              <w:t>Capital</w:t>
            </w:r>
          </w:p>
        </w:tc>
        <w:tc>
          <w:tcPr>
            <w:tcW w:w="2733" w:type="dxa"/>
          </w:tcPr>
          <w:p w14:paraId="539557E0" w14:textId="77777777" w:rsidR="008F54E3" w:rsidRPr="00C32864" w:rsidRDefault="008C6F2C">
            <w:pPr>
              <w:rPr>
                <w:lang w:val="en-GB"/>
              </w:rPr>
            </w:pPr>
            <w:r>
              <w:rPr>
                <w:sz w:val="18"/>
                <w:lang w:val="en-GB"/>
              </w:rPr>
              <w:t>£278,520</w:t>
            </w:r>
          </w:p>
        </w:tc>
        <w:tc>
          <w:tcPr>
            <w:tcW w:w="3658" w:type="dxa"/>
          </w:tcPr>
          <w:p w14:paraId="23591461" w14:textId="77777777" w:rsidR="008F54E3" w:rsidRPr="00C32864" w:rsidRDefault="008C6F2C">
            <w:pPr>
              <w:rPr>
                <w:lang w:val="en-GB"/>
              </w:rPr>
            </w:pPr>
            <w:r>
              <w:rPr>
                <w:sz w:val="18"/>
                <w:lang w:val="en-GB"/>
              </w:rPr>
              <w:t>Capital schedule £253,200 plus 10% contingency; mostly second-hand estimates</w:t>
            </w:r>
          </w:p>
        </w:tc>
      </w:tr>
      <w:tr w:rsidR="008F54E3" w:rsidRPr="00C32864" w14:paraId="1B3B5F1D" w14:textId="77777777">
        <w:trPr>
          <w:cantSplit/>
        </w:trPr>
        <w:tc>
          <w:tcPr>
            <w:tcW w:w="2249" w:type="dxa"/>
          </w:tcPr>
          <w:p w14:paraId="70563664" w14:textId="77777777" w:rsidR="008F54E3" w:rsidRPr="00C32864" w:rsidRDefault="008C6F2C">
            <w:pPr>
              <w:rPr>
                <w:lang w:val="en-GB"/>
              </w:rPr>
            </w:pPr>
            <w:r>
              <w:rPr>
                <w:sz w:val="18"/>
                <w:lang w:val="en-GB"/>
              </w:rPr>
              <w:t>Inflation</w:t>
            </w:r>
          </w:p>
        </w:tc>
        <w:tc>
          <w:tcPr>
            <w:tcW w:w="2733" w:type="dxa"/>
          </w:tcPr>
          <w:p w14:paraId="36718900" w14:textId="77777777" w:rsidR="008F54E3" w:rsidRPr="00C32864" w:rsidRDefault="008C6F2C">
            <w:pPr>
              <w:rPr>
                <w:lang w:val="en-GB"/>
              </w:rPr>
            </w:pPr>
            <w:r>
              <w:rPr>
                <w:sz w:val="18"/>
                <w:lang w:val="en-GB"/>
              </w:rPr>
              <w:t>Price and variable cost 2.5%; fixed cost 3% a year</w:t>
            </w:r>
          </w:p>
        </w:tc>
        <w:tc>
          <w:tcPr>
            <w:tcW w:w="3658" w:type="dxa"/>
          </w:tcPr>
          <w:p w14:paraId="3CA1836A" w14:textId="77777777" w:rsidR="008F54E3" w:rsidRPr="00C32864" w:rsidRDefault="008C6F2C">
            <w:pPr>
              <w:rPr>
                <w:lang w:val="en-GB"/>
              </w:rPr>
            </w:pPr>
            <w:r>
              <w:rPr>
                <w:sz w:val="18"/>
                <w:lang w:val="en-GB"/>
              </w:rPr>
              <w:t>Estimate</w:t>
            </w:r>
          </w:p>
        </w:tc>
      </w:tr>
      <w:tr w:rsidR="008F54E3" w:rsidRPr="00C32864" w14:paraId="3A903E4A" w14:textId="77777777">
        <w:trPr>
          <w:cantSplit/>
        </w:trPr>
        <w:tc>
          <w:tcPr>
            <w:tcW w:w="2249" w:type="dxa"/>
          </w:tcPr>
          <w:p w14:paraId="4FBC9AB3" w14:textId="77777777" w:rsidR="008F54E3" w:rsidRPr="00C32864" w:rsidRDefault="008C6F2C">
            <w:pPr>
              <w:rPr>
                <w:lang w:val="en-GB"/>
              </w:rPr>
            </w:pPr>
            <w:r>
              <w:rPr>
                <w:sz w:val="18"/>
                <w:lang w:val="en-GB"/>
              </w:rPr>
              <w:t>Working capital</w:t>
            </w:r>
          </w:p>
        </w:tc>
        <w:tc>
          <w:tcPr>
            <w:tcW w:w="2733" w:type="dxa"/>
          </w:tcPr>
          <w:p w14:paraId="1187A397" w14:textId="77777777" w:rsidR="008F54E3" w:rsidRPr="00C32864" w:rsidRDefault="008C6F2C">
            <w:pPr>
              <w:rPr>
                <w:lang w:val="en-GB"/>
              </w:rPr>
            </w:pPr>
            <w:r>
              <w:rPr>
                <w:sz w:val="18"/>
                <w:lang w:val="en-GB"/>
              </w:rPr>
              <w:t>45 debtor days; 30 creditor days; 7 days' stock</w:t>
            </w:r>
          </w:p>
        </w:tc>
        <w:tc>
          <w:tcPr>
            <w:tcW w:w="3658" w:type="dxa"/>
          </w:tcPr>
          <w:p w14:paraId="1B9B942D" w14:textId="77777777" w:rsidR="008F54E3" w:rsidRPr="00C32864" w:rsidRDefault="008C6F2C">
            <w:pPr>
              <w:rPr>
                <w:lang w:val="en-GB"/>
              </w:rPr>
            </w:pPr>
            <w:r>
              <w:rPr>
                <w:sz w:val="18"/>
                <w:lang w:val="en-GB"/>
              </w:rPr>
              <w:t>Estimate</w:t>
            </w:r>
          </w:p>
        </w:tc>
      </w:tr>
      <w:tr w:rsidR="008F54E3" w:rsidRPr="00C32864" w14:paraId="4E9735A8" w14:textId="77777777">
        <w:trPr>
          <w:cantSplit/>
        </w:trPr>
        <w:tc>
          <w:tcPr>
            <w:tcW w:w="2249" w:type="dxa"/>
          </w:tcPr>
          <w:p w14:paraId="4AB282B6" w14:textId="77777777" w:rsidR="008F54E3" w:rsidRPr="00C32864" w:rsidRDefault="008C6F2C">
            <w:pPr>
              <w:rPr>
                <w:lang w:val="en-GB"/>
              </w:rPr>
            </w:pPr>
            <w:r>
              <w:rPr>
                <w:sz w:val="18"/>
                <w:lang w:val="en-GB"/>
              </w:rPr>
              <w:t>Tax; depreciation; maintenance capital</w:t>
            </w:r>
          </w:p>
        </w:tc>
        <w:tc>
          <w:tcPr>
            <w:tcW w:w="2733" w:type="dxa"/>
          </w:tcPr>
          <w:p w14:paraId="3D4D5430" w14:textId="77777777" w:rsidR="008F54E3" w:rsidRPr="00C32864" w:rsidRDefault="008C6F2C">
            <w:pPr>
              <w:rPr>
                <w:lang w:val="en-GB"/>
              </w:rPr>
            </w:pPr>
            <w:r>
              <w:rPr>
                <w:sz w:val="18"/>
                <w:lang w:val="en-GB"/>
              </w:rPr>
              <w:t>25%; ten years; 1% of revenue</w:t>
            </w:r>
          </w:p>
        </w:tc>
        <w:tc>
          <w:tcPr>
            <w:tcW w:w="3658" w:type="dxa"/>
          </w:tcPr>
          <w:p w14:paraId="5AA387A2" w14:textId="77777777" w:rsidR="008F54E3" w:rsidRPr="00C32864" w:rsidRDefault="008C6F2C">
            <w:pPr>
              <w:rPr>
                <w:lang w:val="en-GB"/>
              </w:rPr>
            </w:pPr>
            <w:r>
              <w:rPr>
                <w:sz w:val="18"/>
                <w:lang w:val="en-GB"/>
              </w:rPr>
              <w:t>Model convention</w:t>
            </w:r>
          </w:p>
        </w:tc>
      </w:tr>
      <w:tr w:rsidR="008F54E3" w:rsidRPr="00C32864" w14:paraId="7483155A" w14:textId="77777777">
        <w:trPr>
          <w:cantSplit/>
        </w:trPr>
        <w:tc>
          <w:tcPr>
            <w:tcW w:w="2249" w:type="dxa"/>
          </w:tcPr>
          <w:p w14:paraId="19F245C6" w14:textId="77777777" w:rsidR="008F54E3" w:rsidRPr="00C32864" w:rsidRDefault="008C6F2C">
            <w:pPr>
              <w:rPr>
                <w:lang w:val="en-GB"/>
              </w:rPr>
            </w:pPr>
            <w:r>
              <w:rPr>
                <w:sz w:val="18"/>
                <w:lang w:val="en-GB"/>
              </w:rPr>
              <w:t>Discount rate</w:t>
            </w:r>
          </w:p>
        </w:tc>
        <w:tc>
          <w:tcPr>
            <w:tcW w:w="2733" w:type="dxa"/>
          </w:tcPr>
          <w:p w14:paraId="7E6B8B4D" w14:textId="77777777" w:rsidR="008F54E3" w:rsidRPr="00C32864" w:rsidRDefault="008C6F2C">
            <w:pPr>
              <w:rPr>
                <w:lang w:val="en-GB"/>
              </w:rPr>
            </w:pPr>
            <w:r>
              <w:rPr>
                <w:sz w:val="18"/>
                <w:lang w:val="en-GB"/>
              </w:rPr>
              <w:t>0%</w:t>
            </w:r>
          </w:p>
        </w:tc>
        <w:tc>
          <w:tcPr>
            <w:tcW w:w="3658" w:type="dxa"/>
          </w:tcPr>
          <w:p w14:paraId="7ECC0906" w14:textId="77777777" w:rsidR="008F54E3" w:rsidRPr="00C32864" w:rsidRDefault="008C6F2C">
            <w:pPr>
              <w:rPr>
                <w:lang w:val="en-GB"/>
              </w:rPr>
            </w:pPr>
            <w:r>
              <w:rPr>
                <w:sz w:val="18"/>
                <w:lang w:val="en-GB"/>
              </w:rPr>
              <w:t>Not set (Table A9.4)</w:t>
            </w:r>
          </w:p>
        </w:tc>
      </w:tr>
    </w:tbl>
    <w:p w14:paraId="63D7065E" w14:textId="77777777" w:rsidR="008F54E3" w:rsidRPr="00C32864" w:rsidRDefault="008C6F2C">
      <w:pPr>
        <w:pStyle w:val="TableCaption"/>
        <w:keepNext/>
        <w:rPr>
          <w:lang w:val="en-GB"/>
        </w:rPr>
      </w:pPr>
      <w:r>
        <w:rPr>
          <w:lang w:val="en-GB"/>
        </w:rPr>
        <w:t>Table A5.2. Base case: five-year profit and cash flow (£)</w:t>
      </w:r>
    </w:p>
    <w:tbl>
      <w:tblPr>
        <w:tblStyle w:val="TableGrid"/>
        <w:tblW w:w="8640" w:type="dxa"/>
        <w:tblLook w:val="04A0" w:firstRow="1" w:lastRow="0" w:firstColumn="1" w:lastColumn="0" w:noHBand="0" w:noVBand="1"/>
      </w:tblPr>
      <w:tblGrid>
        <w:gridCol w:w="1966"/>
        <w:gridCol w:w="1329"/>
        <w:gridCol w:w="1336"/>
        <w:gridCol w:w="1333"/>
        <w:gridCol w:w="1333"/>
        <w:gridCol w:w="1343"/>
      </w:tblGrid>
      <w:tr w:rsidR="008F54E3" w:rsidRPr="00C32864" w14:paraId="1FAA4193" w14:textId="77777777">
        <w:trPr>
          <w:cantSplit/>
          <w:tblHeader/>
        </w:trPr>
        <w:tc>
          <w:tcPr>
            <w:tcW w:w="1966" w:type="dxa"/>
          </w:tcPr>
          <w:p w14:paraId="4B1C3AE9" w14:textId="77777777" w:rsidR="008F54E3" w:rsidRPr="00C32864" w:rsidRDefault="008C6F2C" w:rsidP="002205B7">
            <w:pPr>
              <w:keepNext/>
              <w:rPr>
                <w:lang w:val="en-GB"/>
              </w:rPr>
            </w:pPr>
            <w:r>
              <w:rPr>
                <w:b/>
                <w:sz w:val="18"/>
                <w:lang w:val="en-GB"/>
              </w:rPr>
              <w:t>Line</w:t>
            </w:r>
          </w:p>
        </w:tc>
        <w:tc>
          <w:tcPr>
            <w:tcW w:w="1329" w:type="dxa"/>
          </w:tcPr>
          <w:p w14:paraId="150CD2AA" w14:textId="77777777" w:rsidR="008F54E3" w:rsidRPr="00C32864" w:rsidRDefault="008C6F2C" w:rsidP="002205B7">
            <w:pPr>
              <w:keepNext/>
              <w:rPr>
                <w:lang w:val="en-GB"/>
              </w:rPr>
            </w:pPr>
            <w:r>
              <w:rPr>
                <w:b/>
                <w:sz w:val="18"/>
                <w:lang w:val="en-GB"/>
              </w:rPr>
              <w:t>2027</w:t>
            </w:r>
          </w:p>
        </w:tc>
        <w:tc>
          <w:tcPr>
            <w:tcW w:w="1336" w:type="dxa"/>
          </w:tcPr>
          <w:p w14:paraId="27FA8B51" w14:textId="77777777" w:rsidR="008F54E3" w:rsidRPr="00C32864" w:rsidRDefault="008C6F2C" w:rsidP="002205B7">
            <w:pPr>
              <w:keepNext/>
              <w:rPr>
                <w:lang w:val="en-GB"/>
              </w:rPr>
            </w:pPr>
            <w:r>
              <w:rPr>
                <w:b/>
                <w:sz w:val="18"/>
                <w:lang w:val="en-GB"/>
              </w:rPr>
              <w:t>2028</w:t>
            </w:r>
          </w:p>
        </w:tc>
        <w:tc>
          <w:tcPr>
            <w:tcW w:w="1333" w:type="dxa"/>
          </w:tcPr>
          <w:p w14:paraId="51BF67CF" w14:textId="77777777" w:rsidR="008F54E3" w:rsidRPr="00C32864" w:rsidRDefault="008C6F2C" w:rsidP="002205B7">
            <w:pPr>
              <w:keepNext/>
              <w:rPr>
                <w:lang w:val="en-GB"/>
              </w:rPr>
            </w:pPr>
            <w:r>
              <w:rPr>
                <w:b/>
                <w:sz w:val="18"/>
                <w:lang w:val="en-GB"/>
              </w:rPr>
              <w:t>2029</w:t>
            </w:r>
          </w:p>
        </w:tc>
        <w:tc>
          <w:tcPr>
            <w:tcW w:w="1333" w:type="dxa"/>
          </w:tcPr>
          <w:p w14:paraId="36FE51AF" w14:textId="77777777" w:rsidR="008F54E3" w:rsidRPr="00C32864" w:rsidRDefault="008C6F2C" w:rsidP="002205B7">
            <w:pPr>
              <w:keepNext/>
              <w:rPr>
                <w:lang w:val="en-GB"/>
              </w:rPr>
            </w:pPr>
            <w:r>
              <w:rPr>
                <w:b/>
                <w:sz w:val="18"/>
                <w:lang w:val="en-GB"/>
              </w:rPr>
              <w:t>2030</w:t>
            </w:r>
          </w:p>
        </w:tc>
        <w:tc>
          <w:tcPr>
            <w:tcW w:w="1343" w:type="dxa"/>
          </w:tcPr>
          <w:p w14:paraId="5590661D" w14:textId="77777777" w:rsidR="008F54E3" w:rsidRPr="00C32864" w:rsidRDefault="008C6F2C" w:rsidP="002205B7">
            <w:pPr>
              <w:keepNext/>
              <w:rPr>
                <w:lang w:val="en-GB"/>
              </w:rPr>
            </w:pPr>
            <w:r>
              <w:rPr>
                <w:b/>
                <w:sz w:val="18"/>
                <w:lang w:val="en-GB"/>
              </w:rPr>
              <w:t>2031</w:t>
            </w:r>
          </w:p>
        </w:tc>
      </w:tr>
      <w:tr w:rsidR="008F54E3" w:rsidRPr="00C32864" w14:paraId="3DBFE40D" w14:textId="77777777">
        <w:trPr>
          <w:cantSplit/>
        </w:trPr>
        <w:tc>
          <w:tcPr>
            <w:tcW w:w="1966" w:type="dxa"/>
          </w:tcPr>
          <w:p w14:paraId="61A2727A" w14:textId="77777777" w:rsidR="008F54E3" w:rsidRPr="00C32864" w:rsidRDefault="008C6F2C" w:rsidP="002205B7">
            <w:pPr>
              <w:keepNext/>
              <w:rPr>
                <w:lang w:val="en-GB"/>
              </w:rPr>
            </w:pPr>
            <w:r>
              <w:rPr>
                <w:sz w:val="18"/>
                <w:lang w:val="en-GB"/>
              </w:rPr>
              <w:t>Volume (m³ a day)</w:t>
            </w:r>
          </w:p>
        </w:tc>
        <w:tc>
          <w:tcPr>
            <w:tcW w:w="1329" w:type="dxa"/>
          </w:tcPr>
          <w:p w14:paraId="300E9680" w14:textId="77777777" w:rsidR="008F54E3" w:rsidRPr="00C32864" w:rsidRDefault="008C6F2C" w:rsidP="002205B7">
            <w:pPr>
              <w:keepNext/>
              <w:rPr>
                <w:lang w:val="en-GB"/>
              </w:rPr>
            </w:pPr>
            <w:r>
              <w:rPr>
                <w:sz w:val="18"/>
                <w:lang w:val="en-GB"/>
              </w:rPr>
              <w:t>37.5</w:t>
            </w:r>
          </w:p>
        </w:tc>
        <w:tc>
          <w:tcPr>
            <w:tcW w:w="1336" w:type="dxa"/>
          </w:tcPr>
          <w:p w14:paraId="3AB080B8" w14:textId="77777777" w:rsidR="008F54E3" w:rsidRPr="00C32864" w:rsidRDefault="008C6F2C" w:rsidP="002205B7">
            <w:pPr>
              <w:keepNext/>
              <w:rPr>
                <w:lang w:val="en-GB"/>
              </w:rPr>
            </w:pPr>
            <w:r>
              <w:rPr>
                <w:sz w:val="18"/>
                <w:lang w:val="en-GB"/>
              </w:rPr>
              <w:t>62.5</w:t>
            </w:r>
          </w:p>
        </w:tc>
        <w:tc>
          <w:tcPr>
            <w:tcW w:w="1333" w:type="dxa"/>
          </w:tcPr>
          <w:p w14:paraId="2046F2FB" w14:textId="77777777" w:rsidR="008F54E3" w:rsidRPr="00C32864" w:rsidRDefault="008C6F2C" w:rsidP="002205B7">
            <w:pPr>
              <w:keepNext/>
              <w:rPr>
                <w:lang w:val="en-GB"/>
              </w:rPr>
            </w:pPr>
            <w:r>
              <w:rPr>
                <w:sz w:val="18"/>
                <w:lang w:val="en-GB"/>
              </w:rPr>
              <w:t>70</w:t>
            </w:r>
          </w:p>
        </w:tc>
        <w:tc>
          <w:tcPr>
            <w:tcW w:w="1333" w:type="dxa"/>
          </w:tcPr>
          <w:p w14:paraId="5CE43C62" w14:textId="77777777" w:rsidR="008F54E3" w:rsidRPr="00C32864" w:rsidRDefault="008C6F2C" w:rsidP="002205B7">
            <w:pPr>
              <w:keepNext/>
              <w:rPr>
                <w:lang w:val="en-GB"/>
              </w:rPr>
            </w:pPr>
            <w:r>
              <w:rPr>
                <w:sz w:val="18"/>
                <w:lang w:val="en-GB"/>
              </w:rPr>
              <w:t>74</w:t>
            </w:r>
          </w:p>
        </w:tc>
        <w:tc>
          <w:tcPr>
            <w:tcW w:w="1343" w:type="dxa"/>
          </w:tcPr>
          <w:p w14:paraId="3AED5418" w14:textId="77777777" w:rsidR="008F54E3" w:rsidRPr="00C32864" w:rsidRDefault="008C6F2C" w:rsidP="002205B7">
            <w:pPr>
              <w:keepNext/>
              <w:rPr>
                <w:lang w:val="en-GB"/>
              </w:rPr>
            </w:pPr>
            <w:r>
              <w:rPr>
                <w:sz w:val="18"/>
                <w:lang w:val="en-GB"/>
              </w:rPr>
              <w:t>77</w:t>
            </w:r>
          </w:p>
        </w:tc>
      </w:tr>
      <w:tr w:rsidR="008F54E3" w:rsidRPr="00C32864" w14:paraId="6A25B021" w14:textId="77777777">
        <w:trPr>
          <w:cantSplit/>
        </w:trPr>
        <w:tc>
          <w:tcPr>
            <w:tcW w:w="1966" w:type="dxa"/>
          </w:tcPr>
          <w:p w14:paraId="059C9D92" w14:textId="77777777" w:rsidR="008F54E3" w:rsidRPr="00C32864" w:rsidRDefault="008C6F2C" w:rsidP="002205B7">
            <w:pPr>
              <w:keepNext/>
              <w:rPr>
                <w:lang w:val="en-GB"/>
              </w:rPr>
            </w:pPr>
            <w:r>
              <w:rPr>
                <w:sz w:val="18"/>
                <w:lang w:val="en-GB"/>
              </w:rPr>
              <w:t>Price (£/m³)</w:t>
            </w:r>
          </w:p>
        </w:tc>
        <w:tc>
          <w:tcPr>
            <w:tcW w:w="1329" w:type="dxa"/>
          </w:tcPr>
          <w:p w14:paraId="64558B28" w14:textId="77777777" w:rsidR="008F54E3" w:rsidRPr="00C32864" w:rsidRDefault="008C6F2C" w:rsidP="002205B7">
            <w:pPr>
              <w:keepNext/>
              <w:rPr>
                <w:lang w:val="en-GB"/>
              </w:rPr>
            </w:pPr>
            <w:r>
              <w:rPr>
                <w:sz w:val="18"/>
                <w:lang w:val="en-GB"/>
              </w:rPr>
              <w:t>119.00</w:t>
            </w:r>
          </w:p>
        </w:tc>
        <w:tc>
          <w:tcPr>
            <w:tcW w:w="1336" w:type="dxa"/>
          </w:tcPr>
          <w:p w14:paraId="40C8624F" w14:textId="77777777" w:rsidR="008F54E3" w:rsidRPr="00C32864" w:rsidRDefault="008C6F2C" w:rsidP="002205B7">
            <w:pPr>
              <w:keepNext/>
              <w:rPr>
                <w:lang w:val="en-GB"/>
              </w:rPr>
            </w:pPr>
            <w:r>
              <w:rPr>
                <w:sz w:val="18"/>
                <w:lang w:val="en-GB"/>
              </w:rPr>
              <w:t>121.97</w:t>
            </w:r>
          </w:p>
        </w:tc>
        <w:tc>
          <w:tcPr>
            <w:tcW w:w="1333" w:type="dxa"/>
          </w:tcPr>
          <w:p w14:paraId="6270564D" w14:textId="77777777" w:rsidR="008F54E3" w:rsidRPr="00C32864" w:rsidRDefault="008C6F2C" w:rsidP="002205B7">
            <w:pPr>
              <w:keepNext/>
              <w:rPr>
                <w:lang w:val="en-GB"/>
              </w:rPr>
            </w:pPr>
            <w:r>
              <w:rPr>
                <w:sz w:val="18"/>
                <w:lang w:val="en-GB"/>
              </w:rPr>
              <w:t>125.02</w:t>
            </w:r>
          </w:p>
        </w:tc>
        <w:tc>
          <w:tcPr>
            <w:tcW w:w="1333" w:type="dxa"/>
          </w:tcPr>
          <w:p w14:paraId="0AABAD81" w14:textId="77777777" w:rsidR="008F54E3" w:rsidRPr="00C32864" w:rsidRDefault="008C6F2C" w:rsidP="002205B7">
            <w:pPr>
              <w:keepNext/>
              <w:rPr>
                <w:lang w:val="en-GB"/>
              </w:rPr>
            </w:pPr>
            <w:r>
              <w:rPr>
                <w:sz w:val="18"/>
                <w:lang w:val="en-GB"/>
              </w:rPr>
              <w:t>128.15</w:t>
            </w:r>
          </w:p>
        </w:tc>
        <w:tc>
          <w:tcPr>
            <w:tcW w:w="1343" w:type="dxa"/>
          </w:tcPr>
          <w:p w14:paraId="772BE60E" w14:textId="77777777" w:rsidR="008F54E3" w:rsidRPr="00C32864" w:rsidRDefault="008C6F2C" w:rsidP="002205B7">
            <w:pPr>
              <w:keepNext/>
              <w:rPr>
                <w:lang w:val="en-GB"/>
              </w:rPr>
            </w:pPr>
            <w:r>
              <w:rPr>
                <w:sz w:val="18"/>
                <w:lang w:val="en-GB"/>
              </w:rPr>
              <w:t>131.35</w:t>
            </w:r>
          </w:p>
        </w:tc>
      </w:tr>
      <w:tr w:rsidR="008F54E3" w:rsidRPr="00C32864" w14:paraId="40F8116E" w14:textId="77777777">
        <w:trPr>
          <w:cantSplit/>
        </w:trPr>
        <w:tc>
          <w:tcPr>
            <w:tcW w:w="1966" w:type="dxa"/>
          </w:tcPr>
          <w:p w14:paraId="42E2C45F" w14:textId="77777777" w:rsidR="008F54E3" w:rsidRPr="00C32864" w:rsidRDefault="008C6F2C" w:rsidP="002205B7">
            <w:pPr>
              <w:keepNext/>
              <w:rPr>
                <w:lang w:val="en-GB"/>
              </w:rPr>
            </w:pPr>
            <w:r>
              <w:rPr>
                <w:sz w:val="18"/>
                <w:lang w:val="en-GB"/>
              </w:rPr>
              <w:t>Revenue</w:t>
            </w:r>
          </w:p>
        </w:tc>
        <w:tc>
          <w:tcPr>
            <w:tcW w:w="1329" w:type="dxa"/>
          </w:tcPr>
          <w:p w14:paraId="109436F3" w14:textId="77777777" w:rsidR="008F54E3" w:rsidRPr="00C32864" w:rsidRDefault="008C6F2C" w:rsidP="002205B7">
            <w:pPr>
              <w:keepNext/>
              <w:rPr>
                <w:lang w:val="en-GB"/>
              </w:rPr>
            </w:pPr>
            <w:r>
              <w:rPr>
                <w:sz w:val="18"/>
                <w:lang w:val="en-GB"/>
              </w:rPr>
              <w:t>1,202,644</w:t>
            </w:r>
          </w:p>
        </w:tc>
        <w:tc>
          <w:tcPr>
            <w:tcW w:w="1336" w:type="dxa"/>
          </w:tcPr>
          <w:p w14:paraId="210CB1DD" w14:textId="77777777" w:rsidR="008F54E3" w:rsidRPr="00C32864" w:rsidRDefault="008C6F2C" w:rsidP="002205B7">
            <w:pPr>
              <w:keepNext/>
              <w:rPr>
                <w:lang w:val="en-GB"/>
              </w:rPr>
            </w:pPr>
            <w:r>
              <w:rPr>
                <w:sz w:val="18"/>
                <w:lang w:val="en-GB"/>
              </w:rPr>
              <w:t>2,054,516</w:t>
            </w:r>
          </w:p>
        </w:tc>
        <w:tc>
          <w:tcPr>
            <w:tcW w:w="1333" w:type="dxa"/>
          </w:tcPr>
          <w:p w14:paraId="7F103DDA" w14:textId="77777777" w:rsidR="008F54E3" w:rsidRPr="00C32864" w:rsidRDefault="008C6F2C" w:rsidP="002205B7">
            <w:pPr>
              <w:keepNext/>
              <w:rPr>
                <w:lang w:val="en-GB"/>
              </w:rPr>
            </w:pPr>
            <w:r>
              <w:rPr>
                <w:sz w:val="18"/>
                <w:lang w:val="en-GB"/>
              </w:rPr>
              <w:t>2,358,585</w:t>
            </w:r>
          </w:p>
        </w:tc>
        <w:tc>
          <w:tcPr>
            <w:tcW w:w="1333" w:type="dxa"/>
          </w:tcPr>
          <w:p w14:paraId="2D21DAD8" w14:textId="77777777" w:rsidR="008F54E3" w:rsidRPr="00C32864" w:rsidRDefault="008C6F2C" w:rsidP="002205B7">
            <w:pPr>
              <w:keepNext/>
              <w:rPr>
                <w:lang w:val="en-GB"/>
              </w:rPr>
            </w:pPr>
            <w:r>
              <w:rPr>
                <w:sz w:val="18"/>
                <w:lang w:val="en-GB"/>
              </w:rPr>
              <w:t>2,555,695</w:t>
            </w:r>
          </w:p>
        </w:tc>
        <w:tc>
          <w:tcPr>
            <w:tcW w:w="1343" w:type="dxa"/>
          </w:tcPr>
          <w:p w14:paraId="06D553AF" w14:textId="77777777" w:rsidR="008F54E3" w:rsidRPr="00C32864" w:rsidRDefault="008C6F2C" w:rsidP="002205B7">
            <w:pPr>
              <w:keepNext/>
              <w:rPr>
                <w:lang w:val="en-GB"/>
              </w:rPr>
            </w:pPr>
            <w:r>
              <w:rPr>
                <w:sz w:val="18"/>
                <w:lang w:val="en-GB"/>
              </w:rPr>
              <w:t>2,725,787</w:t>
            </w:r>
          </w:p>
        </w:tc>
      </w:tr>
      <w:tr w:rsidR="008F54E3" w:rsidRPr="00C32864" w14:paraId="14D5312B" w14:textId="77777777">
        <w:trPr>
          <w:cantSplit/>
        </w:trPr>
        <w:tc>
          <w:tcPr>
            <w:tcW w:w="1966" w:type="dxa"/>
          </w:tcPr>
          <w:p w14:paraId="07C16CED" w14:textId="77777777" w:rsidR="008F54E3" w:rsidRPr="00C32864" w:rsidRDefault="008C6F2C" w:rsidP="002205B7">
            <w:pPr>
              <w:keepNext/>
              <w:rPr>
                <w:lang w:val="en-GB"/>
              </w:rPr>
            </w:pPr>
            <w:r>
              <w:rPr>
                <w:sz w:val="18"/>
                <w:lang w:val="en-GB"/>
              </w:rPr>
              <w:t>Variable costs</w:t>
            </w:r>
          </w:p>
        </w:tc>
        <w:tc>
          <w:tcPr>
            <w:tcW w:w="1329" w:type="dxa"/>
          </w:tcPr>
          <w:p w14:paraId="227C69E9" w14:textId="77777777" w:rsidR="008F54E3" w:rsidRPr="00C32864" w:rsidRDefault="008C6F2C" w:rsidP="002205B7">
            <w:pPr>
              <w:keepNext/>
              <w:rPr>
                <w:lang w:val="en-GB"/>
              </w:rPr>
            </w:pPr>
            <w:r>
              <w:rPr>
                <w:sz w:val="18"/>
                <w:lang w:val="en-GB"/>
              </w:rPr>
              <w:t>679,746</w:t>
            </w:r>
          </w:p>
        </w:tc>
        <w:tc>
          <w:tcPr>
            <w:tcW w:w="1336" w:type="dxa"/>
          </w:tcPr>
          <w:p w14:paraId="19F7D0C3" w14:textId="77777777" w:rsidR="008F54E3" w:rsidRPr="00C32864" w:rsidRDefault="008C6F2C" w:rsidP="002205B7">
            <w:pPr>
              <w:keepNext/>
              <w:rPr>
                <w:lang w:val="en-GB"/>
              </w:rPr>
            </w:pPr>
            <w:r>
              <w:rPr>
                <w:sz w:val="18"/>
                <w:lang w:val="en-GB"/>
              </w:rPr>
              <w:t>1,161,233</w:t>
            </w:r>
          </w:p>
        </w:tc>
        <w:tc>
          <w:tcPr>
            <w:tcW w:w="1333" w:type="dxa"/>
          </w:tcPr>
          <w:p w14:paraId="53107665" w14:textId="77777777" w:rsidR="008F54E3" w:rsidRPr="00C32864" w:rsidRDefault="008C6F2C" w:rsidP="002205B7">
            <w:pPr>
              <w:keepNext/>
              <w:rPr>
                <w:lang w:val="en-GB"/>
              </w:rPr>
            </w:pPr>
            <w:r>
              <w:rPr>
                <w:sz w:val="18"/>
                <w:lang w:val="en-GB"/>
              </w:rPr>
              <w:t>1,333,096</w:t>
            </w:r>
          </w:p>
        </w:tc>
        <w:tc>
          <w:tcPr>
            <w:tcW w:w="1333" w:type="dxa"/>
          </w:tcPr>
          <w:p w14:paraId="399AEB51" w14:textId="77777777" w:rsidR="008F54E3" w:rsidRPr="00C32864" w:rsidRDefault="008C6F2C" w:rsidP="002205B7">
            <w:pPr>
              <w:keepNext/>
              <w:rPr>
                <w:lang w:val="en-GB"/>
              </w:rPr>
            </w:pPr>
            <w:r>
              <w:rPr>
                <w:sz w:val="18"/>
                <w:lang w:val="en-GB"/>
              </w:rPr>
              <w:t>1,444,505</w:t>
            </w:r>
          </w:p>
        </w:tc>
        <w:tc>
          <w:tcPr>
            <w:tcW w:w="1343" w:type="dxa"/>
          </w:tcPr>
          <w:p w14:paraId="0742481D" w14:textId="77777777" w:rsidR="008F54E3" w:rsidRPr="00C32864" w:rsidRDefault="008C6F2C" w:rsidP="002205B7">
            <w:pPr>
              <w:keepNext/>
              <w:rPr>
                <w:lang w:val="en-GB"/>
              </w:rPr>
            </w:pPr>
            <w:r>
              <w:rPr>
                <w:sz w:val="18"/>
                <w:lang w:val="en-GB"/>
              </w:rPr>
              <w:t>1,540,642</w:t>
            </w:r>
          </w:p>
        </w:tc>
      </w:tr>
      <w:tr w:rsidR="008F54E3" w:rsidRPr="00C32864" w14:paraId="32A6B393" w14:textId="77777777">
        <w:trPr>
          <w:cantSplit/>
        </w:trPr>
        <w:tc>
          <w:tcPr>
            <w:tcW w:w="1966" w:type="dxa"/>
          </w:tcPr>
          <w:p w14:paraId="51CBEDAD" w14:textId="77777777" w:rsidR="008F54E3" w:rsidRPr="00C32864" w:rsidRDefault="008C6F2C" w:rsidP="002205B7">
            <w:pPr>
              <w:keepNext/>
              <w:rPr>
                <w:lang w:val="en-GB"/>
              </w:rPr>
            </w:pPr>
            <w:r>
              <w:rPr>
                <w:sz w:val="18"/>
                <w:lang w:val="en-GB"/>
              </w:rPr>
              <w:t>Fixed operating costs</w:t>
            </w:r>
          </w:p>
        </w:tc>
        <w:tc>
          <w:tcPr>
            <w:tcW w:w="1329" w:type="dxa"/>
          </w:tcPr>
          <w:p w14:paraId="1769E263" w14:textId="77777777" w:rsidR="008F54E3" w:rsidRPr="00C32864" w:rsidRDefault="008C6F2C" w:rsidP="002205B7">
            <w:pPr>
              <w:keepNext/>
              <w:rPr>
                <w:lang w:val="en-GB"/>
              </w:rPr>
            </w:pPr>
            <w:r>
              <w:rPr>
                <w:sz w:val="18"/>
                <w:lang w:val="en-GB"/>
              </w:rPr>
              <w:t>244,340</w:t>
            </w:r>
          </w:p>
        </w:tc>
        <w:tc>
          <w:tcPr>
            <w:tcW w:w="1336" w:type="dxa"/>
          </w:tcPr>
          <w:p w14:paraId="541EAFF4" w14:textId="77777777" w:rsidR="008F54E3" w:rsidRPr="00C32864" w:rsidRDefault="008C6F2C" w:rsidP="002205B7">
            <w:pPr>
              <w:keepNext/>
              <w:rPr>
                <w:lang w:val="en-GB"/>
              </w:rPr>
            </w:pPr>
            <w:r>
              <w:rPr>
                <w:sz w:val="18"/>
                <w:lang w:val="en-GB"/>
              </w:rPr>
              <w:t>251,670</w:t>
            </w:r>
          </w:p>
        </w:tc>
        <w:tc>
          <w:tcPr>
            <w:tcW w:w="1333" w:type="dxa"/>
          </w:tcPr>
          <w:p w14:paraId="38510220" w14:textId="77777777" w:rsidR="008F54E3" w:rsidRPr="00C32864" w:rsidRDefault="008C6F2C" w:rsidP="002205B7">
            <w:pPr>
              <w:keepNext/>
              <w:rPr>
                <w:lang w:val="en-GB"/>
              </w:rPr>
            </w:pPr>
            <w:r>
              <w:rPr>
                <w:sz w:val="18"/>
                <w:lang w:val="en-GB"/>
              </w:rPr>
              <w:t>259,220</w:t>
            </w:r>
          </w:p>
        </w:tc>
        <w:tc>
          <w:tcPr>
            <w:tcW w:w="1333" w:type="dxa"/>
          </w:tcPr>
          <w:p w14:paraId="16CB6157" w14:textId="77777777" w:rsidR="008F54E3" w:rsidRPr="00C32864" w:rsidRDefault="008C6F2C" w:rsidP="002205B7">
            <w:pPr>
              <w:keepNext/>
              <w:rPr>
                <w:lang w:val="en-GB"/>
              </w:rPr>
            </w:pPr>
            <w:r>
              <w:rPr>
                <w:sz w:val="18"/>
                <w:lang w:val="en-GB"/>
              </w:rPr>
              <w:t>266,997</w:t>
            </w:r>
          </w:p>
        </w:tc>
        <w:tc>
          <w:tcPr>
            <w:tcW w:w="1343" w:type="dxa"/>
          </w:tcPr>
          <w:p w14:paraId="136206AC" w14:textId="77777777" w:rsidR="008F54E3" w:rsidRPr="00C32864" w:rsidRDefault="008C6F2C" w:rsidP="002205B7">
            <w:pPr>
              <w:keepNext/>
              <w:rPr>
                <w:lang w:val="en-GB"/>
              </w:rPr>
            </w:pPr>
            <w:r>
              <w:rPr>
                <w:sz w:val="18"/>
                <w:lang w:val="en-GB"/>
              </w:rPr>
              <w:t>275,007</w:t>
            </w:r>
          </w:p>
        </w:tc>
      </w:tr>
      <w:tr w:rsidR="008F54E3" w:rsidRPr="00C32864" w14:paraId="1F7B6573" w14:textId="77777777">
        <w:trPr>
          <w:cantSplit/>
        </w:trPr>
        <w:tc>
          <w:tcPr>
            <w:tcW w:w="1966" w:type="dxa"/>
          </w:tcPr>
          <w:p w14:paraId="4043E5FE" w14:textId="77777777" w:rsidR="008F54E3" w:rsidRPr="00C32864" w:rsidRDefault="008C6F2C" w:rsidP="002205B7">
            <w:pPr>
              <w:keepNext/>
              <w:rPr>
                <w:lang w:val="en-GB"/>
              </w:rPr>
            </w:pPr>
            <w:r>
              <w:rPr>
                <w:sz w:val="18"/>
                <w:lang w:val="en-GB"/>
              </w:rPr>
              <w:t>Fleet finance</w:t>
            </w:r>
          </w:p>
        </w:tc>
        <w:tc>
          <w:tcPr>
            <w:tcW w:w="1329" w:type="dxa"/>
          </w:tcPr>
          <w:p w14:paraId="07DB2814" w14:textId="77777777" w:rsidR="008F54E3" w:rsidRPr="00C32864" w:rsidRDefault="008C6F2C" w:rsidP="002205B7">
            <w:pPr>
              <w:keepNext/>
              <w:rPr>
                <w:lang w:val="en-GB"/>
              </w:rPr>
            </w:pPr>
            <w:r>
              <w:rPr>
                <w:sz w:val="18"/>
                <w:lang w:val="en-GB"/>
              </w:rPr>
              <w:t>125,600</w:t>
            </w:r>
          </w:p>
        </w:tc>
        <w:tc>
          <w:tcPr>
            <w:tcW w:w="1336" w:type="dxa"/>
          </w:tcPr>
          <w:p w14:paraId="7D9D42D5" w14:textId="77777777" w:rsidR="008F54E3" w:rsidRPr="00C32864" w:rsidRDefault="008C6F2C" w:rsidP="002205B7">
            <w:pPr>
              <w:keepNext/>
              <w:rPr>
                <w:lang w:val="en-GB"/>
              </w:rPr>
            </w:pPr>
            <w:r>
              <w:rPr>
                <w:sz w:val="18"/>
                <w:lang w:val="en-GB"/>
              </w:rPr>
              <w:t>129,368</w:t>
            </w:r>
          </w:p>
        </w:tc>
        <w:tc>
          <w:tcPr>
            <w:tcW w:w="1333" w:type="dxa"/>
          </w:tcPr>
          <w:p w14:paraId="1519CEBB" w14:textId="77777777" w:rsidR="008F54E3" w:rsidRPr="00C32864" w:rsidRDefault="008C6F2C" w:rsidP="002205B7">
            <w:pPr>
              <w:keepNext/>
              <w:rPr>
                <w:lang w:val="en-GB"/>
              </w:rPr>
            </w:pPr>
            <w:r>
              <w:rPr>
                <w:sz w:val="18"/>
                <w:lang w:val="en-GB"/>
              </w:rPr>
              <w:t>133,249</w:t>
            </w:r>
          </w:p>
        </w:tc>
        <w:tc>
          <w:tcPr>
            <w:tcW w:w="1333" w:type="dxa"/>
          </w:tcPr>
          <w:p w14:paraId="1A1C9E66" w14:textId="77777777" w:rsidR="008F54E3" w:rsidRPr="00C32864" w:rsidRDefault="008C6F2C" w:rsidP="002205B7">
            <w:pPr>
              <w:keepNext/>
              <w:rPr>
                <w:lang w:val="en-GB"/>
              </w:rPr>
            </w:pPr>
            <w:r>
              <w:rPr>
                <w:sz w:val="18"/>
                <w:lang w:val="en-GB"/>
              </w:rPr>
              <w:t>137,246</w:t>
            </w:r>
          </w:p>
        </w:tc>
        <w:tc>
          <w:tcPr>
            <w:tcW w:w="1343" w:type="dxa"/>
          </w:tcPr>
          <w:p w14:paraId="56F566F3" w14:textId="77777777" w:rsidR="008F54E3" w:rsidRPr="00C32864" w:rsidRDefault="008C6F2C" w:rsidP="002205B7">
            <w:pPr>
              <w:keepNext/>
              <w:rPr>
                <w:lang w:val="en-GB"/>
              </w:rPr>
            </w:pPr>
            <w:r>
              <w:rPr>
                <w:sz w:val="18"/>
                <w:lang w:val="en-GB"/>
              </w:rPr>
              <w:t>141,364</w:t>
            </w:r>
          </w:p>
        </w:tc>
      </w:tr>
      <w:tr w:rsidR="008F54E3" w:rsidRPr="00C32864" w14:paraId="0031721B" w14:textId="77777777">
        <w:trPr>
          <w:cantSplit/>
        </w:trPr>
        <w:tc>
          <w:tcPr>
            <w:tcW w:w="1966" w:type="dxa"/>
          </w:tcPr>
          <w:p w14:paraId="5BEFB934" w14:textId="77777777" w:rsidR="008F54E3" w:rsidRPr="00C32864" w:rsidRDefault="008C6F2C" w:rsidP="002205B7">
            <w:pPr>
              <w:keepNext/>
              <w:rPr>
                <w:lang w:val="en-GB"/>
              </w:rPr>
            </w:pPr>
            <w:r>
              <w:rPr>
                <w:sz w:val="18"/>
                <w:lang w:val="en-GB"/>
              </w:rPr>
              <w:t>EBITDA</w:t>
            </w:r>
          </w:p>
        </w:tc>
        <w:tc>
          <w:tcPr>
            <w:tcW w:w="1329" w:type="dxa"/>
          </w:tcPr>
          <w:p w14:paraId="16A0E439" w14:textId="77777777" w:rsidR="008F54E3" w:rsidRPr="00C32864" w:rsidRDefault="008C6F2C" w:rsidP="002205B7">
            <w:pPr>
              <w:keepNext/>
              <w:rPr>
                <w:lang w:val="en-GB"/>
              </w:rPr>
            </w:pPr>
            <w:r>
              <w:rPr>
                <w:sz w:val="18"/>
                <w:lang w:val="en-GB"/>
              </w:rPr>
              <w:t>152,957</w:t>
            </w:r>
          </w:p>
        </w:tc>
        <w:tc>
          <w:tcPr>
            <w:tcW w:w="1336" w:type="dxa"/>
          </w:tcPr>
          <w:p w14:paraId="35601A80" w14:textId="77777777" w:rsidR="008F54E3" w:rsidRPr="00C32864" w:rsidRDefault="008C6F2C" w:rsidP="002205B7">
            <w:pPr>
              <w:keepNext/>
              <w:rPr>
                <w:lang w:val="en-GB"/>
              </w:rPr>
            </w:pPr>
            <w:r>
              <w:rPr>
                <w:sz w:val="18"/>
                <w:lang w:val="en-GB"/>
              </w:rPr>
              <w:t>512,245</w:t>
            </w:r>
          </w:p>
        </w:tc>
        <w:tc>
          <w:tcPr>
            <w:tcW w:w="1333" w:type="dxa"/>
          </w:tcPr>
          <w:p w14:paraId="42E57864" w14:textId="77777777" w:rsidR="008F54E3" w:rsidRPr="00C32864" w:rsidRDefault="008C6F2C" w:rsidP="002205B7">
            <w:pPr>
              <w:keepNext/>
              <w:rPr>
                <w:lang w:val="en-GB"/>
              </w:rPr>
            </w:pPr>
            <w:r>
              <w:rPr>
                <w:sz w:val="18"/>
                <w:lang w:val="en-GB"/>
              </w:rPr>
              <w:t>633,020</w:t>
            </w:r>
          </w:p>
        </w:tc>
        <w:tc>
          <w:tcPr>
            <w:tcW w:w="1333" w:type="dxa"/>
          </w:tcPr>
          <w:p w14:paraId="784870A3" w14:textId="77777777" w:rsidR="008F54E3" w:rsidRPr="00C32864" w:rsidRDefault="008C6F2C" w:rsidP="002205B7">
            <w:pPr>
              <w:keepNext/>
              <w:rPr>
                <w:lang w:val="en-GB"/>
              </w:rPr>
            </w:pPr>
            <w:r>
              <w:rPr>
                <w:sz w:val="18"/>
                <w:lang w:val="en-GB"/>
              </w:rPr>
              <w:t>706,947</w:t>
            </w:r>
          </w:p>
        </w:tc>
        <w:tc>
          <w:tcPr>
            <w:tcW w:w="1343" w:type="dxa"/>
          </w:tcPr>
          <w:p w14:paraId="0E161507" w14:textId="77777777" w:rsidR="008F54E3" w:rsidRPr="00C32864" w:rsidRDefault="008C6F2C" w:rsidP="002205B7">
            <w:pPr>
              <w:keepNext/>
              <w:rPr>
                <w:lang w:val="en-GB"/>
              </w:rPr>
            </w:pPr>
            <w:r>
              <w:rPr>
                <w:sz w:val="18"/>
                <w:lang w:val="en-GB"/>
              </w:rPr>
              <w:t>768,774</w:t>
            </w:r>
          </w:p>
        </w:tc>
      </w:tr>
      <w:tr w:rsidR="008F54E3" w:rsidRPr="00C32864" w14:paraId="439249BD" w14:textId="77777777">
        <w:trPr>
          <w:cantSplit/>
        </w:trPr>
        <w:tc>
          <w:tcPr>
            <w:tcW w:w="1966" w:type="dxa"/>
          </w:tcPr>
          <w:p w14:paraId="03F33102" w14:textId="77777777" w:rsidR="008F54E3" w:rsidRPr="00C32864" w:rsidRDefault="008C6F2C" w:rsidP="002205B7">
            <w:pPr>
              <w:keepNext/>
              <w:rPr>
                <w:lang w:val="en-GB"/>
              </w:rPr>
            </w:pPr>
            <w:r>
              <w:rPr>
                <w:sz w:val="18"/>
                <w:lang w:val="en-GB"/>
              </w:rPr>
              <w:t>EBITDA margin</w:t>
            </w:r>
          </w:p>
        </w:tc>
        <w:tc>
          <w:tcPr>
            <w:tcW w:w="1329" w:type="dxa"/>
          </w:tcPr>
          <w:p w14:paraId="23ABB9E0" w14:textId="77777777" w:rsidR="008F54E3" w:rsidRPr="00C32864" w:rsidRDefault="008C6F2C" w:rsidP="002205B7">
            <w:pPr>
              <w:keepNext/>
              <w:rPr>
                <w:lang w:val="en-GB"/>
              </w:rPr>
            </w:pPr>
            <w:r>
              <w:rPr>
                <w:sz w:val="18"/>
                <w:lang w:val="en-GB"/>
              </w:rPr>
              <w:t>12.7%</w:t>
            </w:r>
          </w:p>
        </w:tc>
        <w:tc>
          <w:tcPr>
            <w:tcW w:w="1336" w:type="dxa"/>
          </w:tcPr>
          <w:p w14:paraId="0E06854E" w14:textId="77777777" w:rsidR="008F54E3" w:rsidRPr="00C32864" w:rsidRDefault="008C6F2C" w:rsidP="002205B7">
            <w:pPr>
              <w:keepNext/>
              <w:rPr>
                <w:lang w:val="en-GB"/>
              </w:rPr>
            </w:pPr>
            <w:r>
              <w:rPr>
                <w:sz w:val="18"/>
                <w:lang w:val="en-GB"/>
              </w:rPr>
              <w:t>24.9%</w:t>
            </w:r>
          </w:p>
        </w:tc>
        <w:tc>
          <w:tcPr>
            <w:tcW w:w="1333" w:type="dxa"/>
          </w:tcPr>
          <w:p w14:paraId="2B34B41A" w14:textId="77777777" w:rsidR="008F54E3" w:rsidRPr="00C32864" w:rsidRDefault="008C6F2C" w:rsidP="002205B7">
            <w:pPr>
              <w:keepNext/>
              <w:rPr>
                <w:lang w:val="en-GB"/>
              </w:rPr>
            </w:pPr>
            <w:r>
              <w:rPr>
                <w:sz w:val="18"/>
                <w:lang w:val="en-GB"/>
              </w:rPr>
              <w:t>26.8%</w:t>
            </w:r>
          </w:p>
        </w:tc>
        <w:tc>
          <w:tcPr>
            <w:tcW w:w="1333" w:type="dxa"/>
          </w:tcPr>
          <w:p w14:paraId="1FEE1277" w14:textId="77777777" w:rsidR="008F54E3" w:rsidRPr="00C32864" w:rsidRDefault="008C6F2C" w:rsidP="002205B7">
            <w:pPr>
              <w:keepNext/>
              <w:rPr>
                <w:lang w:val="en-GB"/>
              </w:rPr>
            </w:pPr>
            <w:r>
              <w:rPr>
                <w:sz w:val="18"/>
                <w:lang w:val="en-GB"/>
              </w:rPr>
              <w:t>27.7%</w:t>
            </w:r>
          </w:p>
        </w:tc>
        <w:tc>
          <w:tcPr>
            <w:tcW w:w="1343" w:type="dxa"/>
          </w:tcPr>
          <w:p w14:paraId="0B47263B" w14:textId="77777777" w:rsidR="008F54E3" w:rsidRPr="00C32864" w:rsidRDefault="008C6F2C" w:rsidP="002205B7">
            <w:pPr>
              <w:keepNext/>
              <w:rPr>
                <w:lang w:val="en-GB"/>
              </w:rPr>
            </w:pPr>
            <w:r>
              <w:rPr>
                <w:sz w:val="18"/>
                <w:lang w:val="en-GB"/>
              </w:rPr>
              <w:t>28.2%</w:t>
            </w:r>
          </w:p>
        </w:tc>
      </w:tr>
      <w:tr w:rsidR="008F54E3" w:rsidRPr="00C32864" w14:paraId="0FC7F54A" w14:textId="77777777">
        <w:trPr>
          <w:cantSplit/>
        </w:trPr>
        <w:tc>
          <w:tcPr>
            <w:tcW w:w="1966" w:type="dxa"/>
          </w:tcPr>
          <w:p w14:paraId="5E239E81" w14:textId="77777777" w:rsidR="008F54E3" w:rsidRPr="00C32864" w:rsidRDefault="008C6F2C" w:rsidP="002205B7">
            <w:pPr>
              <w:keepNext/>
              <w:rPr>
                <w:lang w:val="en-GB"/>
              </w:rPr>
            </w:pPr>
            <w:r>
              <w:rPr>
                <w:sz w:val="18"/>
                <w:lang w:val="en-GB"/>
              </w:rPr>
              <w:t>Tax</w:t>
            </w:r>
          </w:p>
        </w:tc>
        <w:tc>
          <w:tcPr>
            <w:tcW w:w="1329" w:type="dxa"/>
          </w:tcPr>
          <w:p w14:paraId="17849DEC" w14:textId="77777777" w:rsidR="008F54E3" w:rsidRPr="00C32864" w:rsidRDefault="008C6F2C" w:rsidP="002205B7">
            <w:pPr>
              <w:keepNext/>
              <w:rPr>
                <w:lang w:val="en-GB"/>
              </w:rPr>
            </w:pPr>
            <w:r>
              <w:rPr>
                <w:sz w:val="18"/>
                <w:lang w:val="en-GB"/>
              </w:rPr>
              <w:t>31,276</w:t>
            </w:r>
          </w:p>
        </w:tc>
        <w:tc>
          <w:tcPr>
            <w:tcW w:w="1336" w:type="dxa"/>
          </w:tcPr>
          <w:p w14:paraId="55AB1F28" w14:textId="77777777" w:rsidR="008F54E3" w:rsidRPr="00C32864" w:rsidRDefault="008C6F2C" w:rsidP="002205B7">
            <w:pPr>
              <w:keepNext/>
              <w:rPr>
                <w:lang w:val="en-GB"/>
              </w:rPr>
            </w:pPr>
            <w:r>
              <w:rPr>
                <w:sz w:val="18"/>
                <w:lang w:val="en-GB"/>
              </w:rPr>
              <w:t>121,098</w:t>
            </w:r>
          </w:p>
        </w:tc>
        <w:tc>
          <w:tcPr>
            <w:tcW w:w="1333" w:type="dxa"/>
          </w:tcPr>
          <w:p w14:paraId="20D712C1" w14:textId="77777777" w:rsidR="008F54E3" w:rsidRPr="00C32864" w:rsidRDefault="008C6F2C" w:rsidP="002205B7">
            <w:pPr>
              <w:keepNext/>
              <w:rPr>
                <w:lang w:val="en-GB"/>
              </w:rPr>
            </w:pPr>
            <w:r>
              <w:rPr>
                <w:sz w:val="18"/>
                <w:lang w:val="en-GB"/>
              </w:rPr>
              <w:t>151,292</w:t>
            </w:r>
          </w:p>
        </w:tc>
        <w:tc>
          <w:tcPr>
            <w:tcW w:w="1333" w:type="dxa"/>
          </w:tcPr>
          <w:p w14:paraId="75F74C0E" w14:textId="77777777" w:rsidR="008F54E3" w:rsidRPr="00C32864" w:rsidRDefault="008C6F2C" w:rsidP="002205B7">
            <w:pPr>
              <w:keepNext/>
              <w:rPr>
                <w:lang w:val="en-GB"/>
              </w:rPr>
            </w:pPr>
            <w:r>
              <w:rPr>
                <w:sz w:val="18"/>
                <w:lang w:val="en-GB"/>
              </w:rPr>
              <w:t>169,774</w:t>
            </w:r>
          </w:p>
        </w:tc>
        <w:tc>
          <w:tcPr>
            <w:tcW w:w="1343" w:type="dxa"/>
          </w:tcPr>
          <w:p w14:paraId="2B2D9C0A" w14:textId="77777777" w:rsidR="008F54E3" w:rsidRPr="00C32864" w:rsidRDefault="008C6F2C" w:rsidP="002205B7">
            <w:pPr>
              <w:keepNext/>
              <w:rPr>
                <w:lang w:val="en-GB"/>
              </w:rPr>
            </w:pPr>
            <w:r>
              <w:rPr>
                <w:sz w:val="18"/>
                <w:lang w:val="en-GB"/>
              </w:rPr>
              <w:t>185,231</w:t>
            </w:r>
          </w:p>
        </w:tc>
      </w:tr>
      <w:tr w:rsidR="008F54E3" w:rsidRPr="00C32864" w14:paraId="274F0FF1" w14:textId="77777777">
        <w:trPr>
          <w:cantSplit/>
        </w:trPr>
        <w:tc>
          <w:tcPr>
            <w:tcW w:w="1966" w:type="dxa"/>
          </w:tcPr>
          <w:p w14:paraId="0519E091" w14:textId="77777777" w:rsidR="008F54E3" w:rsidRPr="00C32864" w:rsidRDefault="008C6F2C" w:rsidP="002205B7">
            <w:pPr>
              <w:keepNext/>
              <w:rPr>
                <w:lang w:val="en-GB"/>
              </w:rPr>
            </w:pPr>
            <w:r>
              <w:rPr>
                <w:sz w:val="18"/>
                <w:lang w:val="en-GB"/>
              </w:rPr>
              <w:t>Increase in working capital</w:t>
            </w:r>
          </w:p>
        </w:tc>
        <w:tc>
          <w:tcPr>
            <w:tcW w:w="1329" w:type="dxa"/>
          </w:tcPr>
          <w:p w14:paraId="4CC8D57E" w14:textId="77777777" w:rsidR="008F54E3" w:rsidRPr="00C32864" w:rsidRDefault="008C6F2C" w:rsidP="002205B7">
            <w:pPr>
              <w:keepNext/>
              <w:rPr>
                <w:lang w:val="en-GB"/>
              </w:rPr>
            </w:pPr>
            <w:r>
              <w:rPr>
                <w:sz w:val="18"/>
                <w:lang w:val="en-GB"/>
              </w:rPr>
              <w:t>105,438</w:t>
            </w:r>
          </w:p>
        </w:tc>
        <w:tc>
          <w:tcPr>
            <w:tcW w:w="1336" w:type="dxa"/>
          </w:tcPr>
          <w:p w14:paraId="4FB3332A" w14:textId="77777777" w:rsidR="008F54E3" w:rsidRPr="00C32864" w:rsidRDefault="008C6F2C" w:rsidP="002205B7">
            <w:pPr>
              <w:keepNext/>
              <w:rPr>
                <w:lang w:val="en-GB"/>
              </w:rPr>
            </w:pPr>
            <w:r>
              <w:rPr>
                <w:sz w:val="18"/>
                <w:lang w:val="en-GB"/>
              </w:rPr>
              <w:t>74,685</w:t>
            </w:r>
          </w:p>
        </w:tc>
        <w:tc>
          <w:tcPr>
            <w:tcW w:w="1333" w:type="dxa"/>
          </w:tcPr>
          <w:p w14:paraId="28BEBDC8" w14:textId="77777777" w:rsidR="008F54E3" w:rsidRPr="00C32864" w:rsidRDefault="008C6F2C" w:rsidP="002205B7">
            <w:pPr>
              <w:keepNext/>
              <w:rPr>
                <w:lang w:val="en-GB"/>
              </w:rPr>
            </w:pPr>
            <w:r>
              <w:rPr>
                <w:sz w:val="18"/>
                <w:lang w:val="en-GB"/>
              </w:rPr>
              <w:t>26,658</w:t>
            </w:r>
          </w:p>
        </w:tc>
        <w:tc>
          <w:tcPr>
            <w:tcW w:w="1333" w:type="dxa"/>
          </w:tcPr>
          <w:p w14:paraId="38836E3C" w14:textId="77777777" w:rsidR="008F54E3" w:rsidRPr="00C32864" w:rsidRDefault="008C6F2C" w:rsidP="002205B7">
            <w:pPr>
              <w:keepNext/>
              <w:rPr>
                <w:lang w:val="en-GB"/>
              </w:rPr>
            </w:pPr>
            <w:r>
              <w:rPr>
                <w:sz w:val="18"/>
                <w:lang w:val="en-GB"/>
              </w:rPr>
              <w:t>17,281</w:t>
            </w:r>
          </w:p>
        </w:tc>
        <w:tc>
          <w:tcPr>
            <w:tcW w:w="1343" w:type="dxa"/>
          </w:tcPr>
          <w:p w14:paraId="2528BFB4" w14:textId="77777777" w:rsidR="008F54E3" w:rsidRPr="00C32864" w:rsidRDefault="008C6F2C" w:rsidP="002205B7">
            <w:pPr>
              <w:keepNext/>
              <w:rPr>
                <w:lang w:val="en-GB"/>
              </w:rPr>
            </w:pPr>
            <w:r>
              <w:rPr>
                <w:sz w:val="18"/>
                <w:lang w:val="en-GB"/>
              </w:rPr>
              <w:t>14,912</w:t>
            </w:r>
          </w:p>
        </w:tc>
      </w:tr>
      <w:tr w:rsidR="008F54E3" w:rsidRPr="00C32864" w14:paraId="4161A98A" w14:textId="77777777">
        <w:trPr>
          <w:cantSplit/>
        </w:trPr>
        <w:tc>
          <w:tcPr>
            <w:tcW w:w="1966" w:type="dxa"/>
          </w:tcPr>
          <w:p w14:paraId="1F236931" w14:textId="77777777" w:rsidR="008F54E3" w:rsidRPr="00C32864" w:rsidRDefault="008C6F2C" w:rsidP="002205B7">
            <w:pPr>
              <w:keepNext/>
              <w:rPr>
                <w:lang w:val="en-GB"/>
              </w:rPr>
            </w:pPr>
            <w:r>
              <w:rPr>
                <w:sz w:val="18"/>
                <w:lang w:val="en-GB"/>
              </w:rPr>
              <w:t>Maintenance capital</w:t>
            </w:r>
          </w:p>
        </w:tc>
        <w:tc>
          <w:tcPr>
            <w:tcW w:w="1329" w:type="dxa"/>
          </w:tcPr>
          <w:p w14:paraId="2C875212" w14:textId="77777777" w:rsidR="008F54E3" w:rsidRPr="00C32864" w:rsidRDefault="008C6F2C" w:rsidP="002205B7">
            <w:pPr>
              <w:keepNext/>
              <w:rPr>
                <w:lang w:val="en-GB"/>
              </w:rPr>
            </w:pPr>
            <w:r>
              <w:rPr>
                <w:sz w:val="18"/>
                <w:lang w:val="en-GB"/>
              </w:rPr>
              <w:t>12,026</w:t>
            </w:r>
          </w:p>
        </w:tc>
        <w:tc>
          <w:tcPr>
            <w:tcW w:w="1336" w:type="dxa"/>
          </w:tcPr>
          <w:p w14:paraId="5E644B23" w14:textId="77777777" w:rsidR="008F54E3" w:rsidRPr="00C32864" w:rsidRDefault="008C6F2C" w:rsidP="002205B7">
            <w:pPr>
              <w:keepNext/>
              <w:rPr>
                <w:lang w:val="en-GB"/>
              </w:rPr>
            </w:pPr>
            <w:r>
              <w:rPr>
                <w:sz w:val="18"/>
                <w:lang w:val="en-GB"/>
              </w:rPr>
              <w:t>20,545</w:t>
            </w:r>
          </w:p>
        </w:tc>
        <w:tc>
          <w:tcPr>
            <w:tcW w:w="1333" w:type="dxa"/>
          </w:tcPr>
          <w:p w14:paraId="48A36C4F" w14:textId="77777777" w:rsidR="008F54E3" w:rsidRPr="00C32864" w:rsidRDefault="008C6F2C" w:rsidP="002205B7">
            <w:pPr>
              <w:keepNext/>
              <w:rPr>
                <w:lang w:val="en-GB"/>
              </w:rPr>
            </w:pPr>
            <w:r>
              <w:rPr>
                <w:sz w:val="18"/>
                <w:lang w:val="en-GB"/>
              </w:rPr>
              <w:t>23,586</w:t>
            </w:r>
          </w:p>
        </w:tc>
        <w:tc>
          <w:tcPr>
            <w:tcW w:w="1333" w:type="dxa"/>
          </w:tcPr>
          <w:p w14:paraId="407EF06F" w14:textId="77777777" w:rsidR="008F54E3" w:rsidRPr="00C32864" w:rsidRDefault="008C6F2C" w:rsidP="002205B7">
            <w:pPr>
              <w:keepNext/>
              <w:rPr>
                <w:lang w:val="en-GB"/>
              </w:rPr>
            </w:pPr>
            <w:r>
              <w:rPr>
                <w:sz w:val="18"/>
                <w:lang w:val="en-GB"/>
              </w:rPr>
              <w:t>25,557</w:t>
            </w:r>
          </w:p>
        </w:tc>
        <w:tc>
          <w:tcPr>
            <w:tcW w:w="1343" w:type="dxa"/>
          </w:tcPr>
          <w:p w14:paraId="60DAB514" w14:textId="77777777" w:rsidR="008F54E3" w:rsidRPr="00C32864" w:rsidRDefault="008C6F2C" w:rsidP="002205B7">
            <w:pPr>
              <w:keepNext/>
              <w:rPr>
                <w:lang w:val="en-GB"/>
              </w:rPr>
            </w:pPr>
            <w:r>
              <w:rPr>
                <w:sz w:val="18"/>
                <w:lang w:val="en-GB"/>
              </w:rPr>
              <w:t>27,258</w:t>
            </w:r>
          </w:p>
        </w:tc>
      </w:tr>
      <w:tr w:rsidR="008F54E3" w:rsidRPr="00C32864" w14:paraId="233BAD01" w14:textId="77777777">
        <w:trPr>
          <w:cantSplit/>
        </w:trPr>
        <w:tc>
          <w:tcPr>
            <w:tcW w:w="1966" w:type="dxa"/>
          </w:tcPr>
          <w:p w14:paraId="5AB1F4D7" w14:textId="77777777" w:rsidR="008F54E3" w:rsidRPr="00C32864" w:rsidRDefault="008C6F2C" w:rsidP="002205B7">
            <w:pPr>
              <w:keepNext/>
              <w:rPr>
                <w:lang w:val="en-GB"/>
              </w:rPr>
            </w:pPr>
            <w:r>
              <w:rPr>
                <w:sz w:val="18"/>
                <w:lang w:val="en-GB"/>
              </w:rPr>
              <w:t>Free cash flow</w:t>
            </w:r>
          </w:p>
        </w:tc>
        <w:tc>
          <w:tcPr>
            <w:tcW w:w="1329" w:type="dxa"/>
          </w:tcPr>
          <w:p w14:paraId="780AB08C" w14:textId="77777777" w:rsidR="008F54E3" w:rsidRPr="00C32864" w:rsidRDefault="008C6F2C" w:rsidP="002205B7">
            <w:pPr>
              <w:keepNext/>
              <w:rPr>
                <w:lang w:val="en-GB"/>
              </w:rPr>
            </w:pPr>
            <w:r>
              <w:rPr>
                <w:sz w:val="18"/>
                <w:lang w:val="en-GB"/>
              </w:rPr>
              <w:t>4,217</w:t>
            </w:r>
          </w:p>
        </w:tc>
        <w:tc>
          <w:tcPr>
            <w:tcW w:w="1336" w:type="dxa"/>
          </w:tcPr>
          <w:p w14:paraId="4D23DFE6" w14:textId="77777777" w:rsidR="008F54E3" w:rsidRPr="00C32864" w:rsidRDefault="008C6F2C" w:rsidP="002205B7">
            <w:pPr>
              <w:keepNext/>
              <w:rPr>
                <w:lang w:val="en-GB"/>
              </w:rPr>
            </w:pPr>
            <w:r>
              <w:rPr>
                <w:sz w:val="18"/>
                <w:lang w:val="en-GB"/>
              </w:rPr>
              <w:t>295,916</w:t>
            </w:r>
          </w:p>
        </w:tc>
        <w:tc>
          <w:tcPr>
            <w:tcW w:w="1333" w:type="dxa"/>
          </w:tcPr>
          <w:p w14:paraId="745149E7" w14:textId="77777777" w:rsidR="008F54E3" w:rsidRPr="00C32864" w:rsidRDefault="008C6F2C" w:rsidP="002205B7">
            <w:pPr>
              <w:keepNext/>
              <w:rPr>
                <w:lang w:val="en-GB"/>
              </w:rPr>
            </w:pPr>
            <w:r>
              <w:rPr>
                <w:sz w:val="18"/>
                <w:lang w:val="en-GB"/>
              </w:rPr>
              <w:t>431,484</w:t>
            </w:r>
          </w:p>
        </w:tc>
        <w:tc>
          <w:tcPr>
            <w:tcW w:w="1333" w:type="dxa"/>
          </w:tcPr>
          <w:p w14:paraId="6D8D0A77" w14:textId="77777777" w:rsidR="008F54E3" w:rsidRPr="00C32864" w:rsidRDefault="008C6F2C" w:rsidP="002205B7">
            <w:pPr>
              <w:keepNext/>
              <w:rPr>
                <w:lang w:val="en-GB"/>
              </w:rPr>
            </w:pPr>
            <w:r>
              <w:rPr>
                <w:sz w:val="18"/>
                <w:lang w:val="en-GB"/>
              </w:rPr>
              <w:t>494,335</w:t>
            </w:r>
          </w:p>
        </w:tc>
        <w:tc>
          <w:tcPr>
            <w:tcW w:w="1343" w:type="dxa"/>
          </w:tcPr>
          <w:p w14:paraId="56D778A1" w14:textId="77777777" w:rsidR="008F54E3" w:rsidRPr="00C32864" w:rsidRDefault="008C6F2C" w:rsidP="002205B7">
            <w:pPr>
              <w:keepNext/>
              <w:rPr>
                <w:lang w:val="en-GB"/>
              </w:rPr>
            </w:pPr>
            <w:r>
              <w:rPr>
                <w:sz w:val="18"/>
                <w:lang w:val="en-GB"/>
              </w:rPr>
              <w:t>541,373</w:t>
            </w:r>
          </w:p>
        </w:tc>
      </w:tr>
      <w:tr w:rsidR="008F54E3" w:rsidRPr="00C32864" w14:paraId="1FC792EC" w14:textId="77777777">
        <w:trPr>
          <w:cantSplit/>
        </w:trPr>
        <w:tc>
          <w:tcPr>
            <w:tcW w:w="1966" w:type="dxa"/>
          </w:tcPr>
          <w:p w14:paraId="4368C426" w14:textId="77777777" w:rsidR="008F54E3" w:rsidRPr="00C32864" w:rsidRDefault="008C6F2C" w:rsidP="002205B7">
            <w:pPr>
              <w:keepNext/>
              <w:rPr>
                <w:lang w:val="en-GB"/>
              </w:rPr>
            </w:pPr>
            <w:r>
              <w:rPr>
                <w:sz w:val="18"/>
                <w:lang w:val="en-GB"/>
              </w:rPr>
              <w:t>Cumulative cash (after £278,520 capital)</w:t>
            </w:r>
          </w:p>
        </w:tc>
        <w:tc>
          <w:tcPr>
            <w:tcW w:w="1329" w:type="dxa"/>
          </w:tcPr>
          <w:p w14:paraId="2539B5E8" w14:textId="77777777" w:rsidR="008F54E3" w:rsidRPr="00C32864" w:rsidRDefault="008C6F2C" w:rsidP="002205B7">
            <w:pPr>
              <w:keepNext/>
              <w:rPr>
                <w:lang w:val="en-GB"/>
              </w:rPr>
            </w:pPr>
            <w:r>
              <w:rPr>
                <w:sz w:val="18"/>
                <w:lang w:val="en-GB"/>
              </w:rPr>
              <w:t>-274,303</w:t>
            </w:r>
          </w:p>
        </w:tc>
        <w:tc>
          <w:tcPr>
            <w:tcW w:w="1336" w:type="dxa"/>
          </w:tcPr>
          <w:p w14:paraId="32043F6D" w14:textId="77777777" w:rsidR="008F54E3" w:rsidRPr="00C32864" w:rsidRDefault="008C6F2C" w:rsidP="002205B7">
            <w:pPr>
              <w:keepNext/>
              <w:rPr>
                <w:lang w:val="en-GB"/>
              </w:rPr>
            </w:pPr>
            <w:r>
              <w:rPr>
                <w:sz w:val="18"/>
                <w:lang w:val="en-GB"/>
              </w:rPr>
              <w:t>21,613</w:t>
            </w:r>
          </w:p>
        </w:tc>
        <w:tc>
          <w:tcPr>
            <w:tcW w:w="1333" w:type="dxa"/>
          </w:tcPr>
          <w:p w14:paraId="680210A3" w14:textId="77777777" w:rsidR="008F54E3" w:rsidRPr="00C32864" w:rsidRDefault="008C6F2C" w:rsidP="002205B7">
            <w:pPr>
              <w:keepNext/>
              <w:rPr>
                <w:lang w:val="en-GB"/>
              </w:rPr>
            </w:pPr>
            <w:r>
              <w:rPr>
                <w:sz w:val="18"/>
                <w:lang w:val="en-GB"/>
              </w:rPr>
              <w:t>453,097</w:t>
            </w:r>
          </w:p>
        </w:tc>
        <w:tc>
          <w:tcPr>
            <w:tcW w:w="1333" w:type="dxa"/>
          </w:tcPr>
          <w:p w14:paraId="32452777" w14:textId="77777777" w:rsidR="008F54E3" w:rsidRPr="00C32864" w:rsidRDefault="008C6F2C" w:rsidP="002205B7">
            <w:pPr>
              <w:keepNext/>
              <w:rPr>
                <w:lang w:val="en-GB"/>
              </w:rPr>
            </w:pPr>
            <w:r>
              <w:rPr>
                <w:sz w:val="18"/>
                <w:lang w:val="en-GB"/>
              </w:rPr>
              <w:t>947,432</w:t>
            </w:r>
          </w:p>
        </w:tc>
        <w:tc>
          <w:tcPr>
            <w:tcW w:w="1343" w:type="dxa"/>
          </w:tcPr>
          <w:p w14:paraId="2207C970" w14:textId="77777777" w:rsidR="008F54E3" w:rsidRPr="00C32864" w:rsidRDefault="008C6F2C" w:rsidP="002205B7">
            <w:pPr>
              <w:keepNext/>
              <w:rPr>
                <w:lang w:val="en-GB"/>
              </w:rPr>
            </w:pPr>
            <w:r>
              <w:rPr>
                <w:sz w:val="18"/>
                <w:lang w:val="en-GB"/>
              </w:rPr>
              <w:t>1,488,806</w:t>
            </w:r>
          </w:p>
        </w:tc>
      </w:tr>
    </w:tbl>
    <w:p w14:paraId="465C3B48" w14:textId="77777777" w:rsidR="00457F15" w:rsidRPr="00C32864" w:rsidRDefault="00863F0A">
      <w:pPr>
        <w:pStyle w:val="TableNote"/>
        <w:rPr>
          <w:lang w:val="en-GB"/>
        </w:rPr>
      </w:pPr>
      <w:r>
        <w:rPr>
          <w:i/>
          <w:lang w:val="en-GB"/>
        </w:rPr>
        <w:t>Note.</w:t>
      </w:r>
      <w:r>
        <w:rPr>
          <w:lang w:val="en-GB"/>
        </w:rPr>
        <w:t xml:space="preserve"> Reproduces the workbook to the pound; </w:t>
      </w:r>
      <w:r>
        <w:rPr>
          <w:lang w:val="en-GB"/>
        </w:rPr>
        <w:t xml:space="preserve">the rebuild used for Appendices 8 and 9 was reconciled to it before use. Each column is a full 269.5-day year, so the years are read as trading years from the August 2027 go-live: 2027 runs to July 2028 (Table A9.4, #13).</w:t>
      </w:r>
      <w:r>
        <w:rPr>
          <w:rStyle w:val="CommentReference"/>
        </w:rPr>
      </w:r>
      <w:r>
        <w:rPr>
          <w:lang w:val="en-GB"/>
        </w:rPr>
        <w:t xml:space="preserve"/>
      </w:r>
    </w:p>
    <w:p w14:paraId="5B5B00F0" w14:textId="77777777" w:rsidR="008F54E3" w:rsidRPr="00C32864" w:rsidRDefault="008C6F2C">
      <w:pPr>
        <w:pStyle w:val="Heading2"/>
        <w:pageBreakBefore/>
        <w:rPr>
          <w:lang w:val="en-GB"/>
        </w:rPr>
      </w:pPr>
      <w:r>
        <w:rPr>
          <w:lang w:val="en-GB"/>
        </w:rPr>
        <w:t xml:space="preserve">Appendix 6. Interview questions</w:t>
      </w:r>
    </w:p>
    <w:p w14:paraId="258CEB6D" w14:textId="77777777" w:rsidR="008F54E3" w:rsidRPr="00C32864" w:rsidRDefault="008C6F2C">
      <w:pPr>
        <w:rPr>
          <w:lang w:val="en-GB"/>
        </w:rPr>
      </w:pPr>
      <w:r>
        <w:rPr>
          <w:lang w:val="en-GB"/>
        </w:rPr>
        <w:t xml:space="preserve">All five interviewees were asked the same eight questions, worded from a supplier's perspective where needed; Appendix 7 gives each question as it was asked. The question set was drafted with AI assistance on 19 October 2026 (Appendix 18).</w:t>
      </w:r>
      <w:r>
        <w:rPr>
          <w:rStyle w:val="CommentReference"/>
        </w:rPr>
      </w:r>
    </w:p>
    <w:p w14:paraId="6EBFCCFF" w14:textId="77777777" w:rsidR="008F54E3" w:rsidRPr="00C32864" w:rsidRDefault="008C6F2C">
      <w:pPr>
        <w:pStyle w:val="TableCaption"/>
        <w:keepNext/>
        <w:rPr>
          <w:lang w:val="en-GB"/>
        </w:rPr>
      </w:pPr>
      <w:r>
        <w:rPr>
          <w:lang w:val="en-GB"/>
        </w:rPr>
        <w:t xml:space="preserve">Table A6.1. Interview questions (internal wording)</w:t>
      </w:r>
    </w:p>
    <w:tbl>
      <w:tblPr>
        <w:tblStyle w:val="TableGrid"/>
        <w:tblW w:w="8640" w:type="dxa"/>
        <w:tblLook w:val="04A0" w:firstRow="1" w:lastRow="0" w:firstColumn="1" w:lastColumn="0" w:noHBand="0" w:noVBand="1"/>
      </w:tblPr>
      <w:tblGrid>
        <w:gridCol w:w="617"/>
        <w:gridCol w:w="8022"/>
      </w:tblGrid>
      <w:tr w:rsidR="008F54E3" w:rsidRPr="00C32864" w14:paraId="6BCAD8C6" w14:textId="77777777">
        <w:trPr>
          <w:cantSplit/>
          <w:tblHeader/>
        </w:trPr>
        <w:tc>
          <w:tcPr>
            <w:tcW w:w="617" w:type="dxa"/>
          </w:tcPr>
          <w:p w14:paraId="4F283A1D" w14:textId="77777777" w:rsidR="008F54E3" w:rsidRPr="00C32864" w:rsidRDefault="008C6F2C">
            <w:pPr>
              <w:keepNext/>
              <w:rPr>
                <w:lang w:val="en-GB"/>
              </w:rPr>
            </w:pPr>
            <w:r>
              <w:rPr>
                <w:b/>
                <w:sz w:val="18"/>
                <w:lang w:val="en-GB"/>
              </w:rPr>
              <w:t xml:space="preserve">#</w:t>
            </w:r>
          </w:p>
        </w:tc>
        <w:tc>
          <w:tcPr>
            <w:tcW w:w="8022" w:type="dxa"/>
          </w:tcPr>
          <w:p w14:paraId="4F283A1D" w14:textId="77777777" w:rsidR="008F54E3" w:rsidRPr="00C32864" w:rsidRDefault="008C6F2C">
            <w:pPr>
              <w:keepNext/>
              <w:rPr>
                <w:lang w:val="en-GB"/>
              </w:rPr>
            </w:pPr>
            <w:r>
              <w:rPr>
                <w:b/>
                <w:sz w:val="18"/>
                <w:lang w:val="en-GB"/>
              </w:rPr>
              <w:t xml:space="preserve">Question</w:t>
            </w:r>
          </w:p>
        </w:tc>
      </w:tr>
      <w:tr w:rsidR="008F54E3" w:rsidRPr="00C32864" w14:paraId="39BBFD5B" w14:textId="77777777">
        <w:trPr>
          <w:cantSplit/>
        </w:trPr>
        <w:tc>
          <w:tcPr>
            <w:tcW w:w="617" w:type="dxa"/>
          </w:tcPr>
          <w:p w14:paraId="5FEB21A8" w14:textId="77777777" w:rsidR="008F54E3" w:rsidRPr="00C32864" w:rsidRDefault="008C6F2C">
            <w:pPr>
              <w:rPr>
                <w:lang w:val="en-GB"/>
              </w:rPr>
            </w:pPr>
            <w:r>
              <w:rPr>
                <w:sz w:val="18"/>
                <w:lang w:val="en-GB"/>
              </w:rPr>
              <w:t xml:space="preserve">1</w:t>
            </w:r>
          </w:p>
        </w:tc>
        <w:tc>
          <w:tcPr>
            <w:tcW w:w="8022" w:type="dxa"/>
          </w:tcPr>
          <w:p w14:paraId="5FEB21A8" w14:textId="77777777" w:rsidR="008F54E3" w:rsidRPr="00C32864" w:rsidRDefault="008C6F2C">
            <w:pPr>
              <w:rPr>
                <w:lang w:val="en-GB"/>
              </w:rPr>
            </w:pPr>
            <w:r>
              <w:rPr>
                <w:sz w:val="18"/>
                <w:lang w:val="en-GB"/>
              </w:rPr>
              <w:t xml:space="preserve">From your role, what is the most important operational or commercial issue the 2027 depot decision needs to solve?</w:t>
            </w:r>
          </w:p>
        </w:tc>
      </w:tr>
      <w:tr w:rsidR="008F54E3" w:rsidRPr="00C32864" w14:paraId="39BBFD5B" w14:textId="77777777">
        <w:trPr>
          <w:cantSplit/>
        </w:trPr>
        <w:tc>
          <w:tcPr>
            <w:tcW w:w="617" w:type="dxa"/>
          </w:tcPr>
          <w:p w14:paraId="5FEB21A8" w14:textId="77777777" w:rsidR="008F54E3" w:rsidRPr="00C32864" w:rsidRDefault="008C6F2C">
            <w:pPr>
              <w:rPr>
                <w:lang w:val="en-GB"/>
              </w:rPr>
            </w:pPr>
            <w:r>
              <w:rPr>
                <w:sz w:val="18"/>
                <w:lang w:val="en-GB"/>
              </w:rPr>
              <w:t xml:space="preserve">2</w:t>
            </w:r>
          </w:p>
        </w:tc>
        <w:tc>
          <w:tcPr>
            <w:tcW w:w="8022" w:type="dxa"/>
          </w:tcPr>
          <w:p w14:paraId="5FEB21A8" w14:textId="77777777" w:rsidR="008F54E3" w:rsidRPr="00C32864" w:rsidRDefault="008C6F2C">
            <w:pPr>
              <w:rPr>
                <w:lang w:val="en-GB"/>
              </w:rPr>
            </w:pPr>
            <w:r>
              <w:rPr>
                <w:sz w:val="18"/>
                <w:lang w:val="en-GB"/>
              </w:rPr>
              <w:t xml:space="preserve">In your role, which location would be operationally more workable, South Yorkshire or Hull and the Humber?</w:t>
            </w:r>
          </w:p>
        </w:tc>
      </w:tr>
      <w:tr w:rsidR="008F54E3" w:rsidRPr="00C32864" w14:paraId="39BBFD5B" w14:textId="77777777">
        <w:trPr>
          <w:cantSplit/>
        </w:trPr>
        <w:tc>
          <w:tcPr>
            <w:tcW w:w="617" w:type="dxa"/>
          </w:tcPr>
          <w:p w14:paraId="5FEB21A8" w14:textId="77777777" w:rsidR="008F54E3" w:rsidRPr="00C32864" w:rsidRDefault="008C6F2C">
            <w:pPr>
              <w:rPr>
                <w:lang w:val="en-GB"/>
              </w:rPr>
            </w:pPr>
            <w:r>
              <w:rPr>
                <w:sz w:val="18"/>
                <w:lang w:val="en-GB"/>
              </w:rPr>
              <w:t xml:space="preserve">3</w:t>
            </w:r>
          </w:p>
        </w:tc>
        <w:tc>
          <w:tcPr>
            <w:tcW w:w="8022" w:type="dxa"/>
          </w:tcPr>
          <w:p w14:paraId="5FEB21A8" w14:textId="77777777" w:rsidR="008F54E3" w:rsidRPr="00C32864" w:rsidRDefault="008C6F2C">
            <w:pPr>
              <w:rPr>
                <w:lang w:val="en-GB"/>
              </w:rPr>
            </w:pPr>
            <w:r>
              <w:rPr>
                <w:sz w:val="18"/>
                <w:lang w:val="en-GB"/>
              </w:rPr>
              <w:t xml:space="preserve">How important is service reliability / capacity headroom compared with simply finding the largest potential market?</w:t>
            </w:r>
          </w:p>
        </w:tc>
      </w:tr>
      <w:tr w:rsidR="008F54E3" w:rsidRPr="00C32864" w14:paraId="39BBFD5B" w14:textId="77777777">
        <w:trPr>
          <w:cantSplit/>
        </w:trPr>
        <w:tc>
          <w:tcPr>
            <w:tcW w:w="617" w:type="dxa"/>
          </w:tcPr>
          <w:p w14:paraId="5FEB21A8" w14:textId="77777777" w:rsidR="008F54E3" w:rsidRPr="00C32864" w:rsidRDefault="008C6F2C">
            <w:pPr>
              <w:rPr>
                <w:lang w:val="en-GB"/>
              </w:rPr>
            </w:pPr>
            <w:r>
              <w:rPr>
                <w:sz w:val="18"/>
                <w:lang w:val="en-GB"/>
              </w:rPr>
              <w:t xml:space="preserve">4</w:t>
            </w:r>
          </w:p>
        </w:tc>
        <w:tc>
          <w:tcPr>
            <w:tcW w:w="8022" w:type="dxa"/>
          </w:tcPr>
          <w:p w14:paraId="5FEB21A8" w14:textId="77777777" w:rsidR="008F54E3" w:rsidRPr="00C32864" w:rsidRDefault="008C6F2C">
            <w:pPr>
              <w:rPr>
                <w:lang w:val="en-GB"/>
              </w:rPr>
            </w:pPr>
            <w:r>
              <w:rPr>
                <w:sz w:val="18"/>
                <w:lang w:val="en-GB"/>
              </w:rPr>
              <w:t xml:space="preserve">What risks would you want controlled before Procon commits capital to a new depot?</w:t>
            </w:r>
          </w:p>
        </w:tc>
      </w:tr>
      <w:tr w:rsidR="008F54E3" w:rsidRPr="00C32864" w14:paraId="39BBFD5B" w14:textId="77777777">
        <w:trPr>
          <w:cantSplit/>
        </w:trPr>
        <w:tc>
          <w:tcPr>
            <w:tcW w:w="617" w:type="dxa"/>
          </w:tcPr>
          <w:p w14:paraId="5FEB21A8" w14:textId="77777777" w:rsidR="008F54E3" w:rsidRPr="00C32864" w:rsidRDefault="008C6F2C">
            <w:pPr>
              <w:rPr>
                <w:lang w:val="en-GB"/>
              </w:rPr>
            </w:pPr>
            <w:r>
              <w:rPr>
                <w:sz w:val="18"/>
                <w:lang w:val="en-GB"/>
              </w:rPr>
              <w:t xml:space="preserve">5</w:t>
            </w:r>
          </w:p>
        </w:tc>
        <w:tc>
          <w:tcPr>
            <w:tcW w:w="8022" w:type="dxa"/>
          </w:tcPr>
          <w:p w14:paraId="5FEB21A8" w14:textId="77777777" w:rsidR="008F54E3" w:rsidRPr="00C32864" w:rsidRDefault="008C6F2C">
            <w:pPr>
              <w:rPr>
                <w:lang w:val="en-GB"/>
              </w:rPr>
            </w:pPr>
            <w:r>
              <w:rPr>
                <w:sz w:val="18"/>
                <w:lang w:val="en-GB"/>
              </w:rPr>
              <w:t xml:space="preserve">How should the 2028 change to volumetric mixer payloads affect location decision?</w:t>
            </w:r>
          </w:p>
        </w:tc>
      </w:tr>
      <w:tr w:rsidR="008F54E3" w:rsidRPr="00C32864" w14:paraId="39BBFD5B" w14:textId="77777777">
        <w:trPr>
          <w:cantSplit/>
        </w:trPr>
        <w:tc>
          <w:tcPr>
            <w:tcW w:w="617" w:type="dxa"/>
          </w:tcPr>
          <w:p w14:paraId="5FEB21A8" w14:textId="77777777" w:rsidR="008F54E3" w:rsidRPr="00C32864" w:rsidRDefault="008C6F2C">
            <w:pPr>
              <w:rPr>
                <w:lang w:val="en-GB"/>
              </w:rPr>
            </w:pPr>
            <w:r>
              <w:rPr>
                <w:sz w:val="18"/>
                <w:lang w:val="en-GB"/>
              </w:rPr>
              <w:t xml:space="preserve">6</w:t>
            </w:r>
          </w:p>
        </w:tc>
        <w:tc>
          <w:tcPr>
            <w:tcW w:w="8022" w:type="dxa"/>
          </w:tcPr>
          <w:p w14:paraId="5FEB21A8" w14:textId="77777777" w:rsidR="008F54E3" w:rsidRPr="00C32864" w:rsidRDefault="008C6F2C">
            <w:pPr>
              <w:rPr>
                <w:lang w:val="en-GB"/>
              </w:rPr>
            </w:pPr>
            <w:r>
              <w:rPr>
                <w:sz w:val="18"/>
                <w:lang w:val="en-GB"/>
              </w:rPr>
              <w:t xml:space="preserve">What would you expect the new depot to do for the existing Leeds and Warrington operations?</w:t>
            </w:r>
          </w:p>
        </w:tc>
      </w:tr>
      <w:tr w:rsidR="008F54E3" w:rsidRPr="00C32864" w14:paraId="39BBFD5B" w14:textId="77777777">
        <w:trPr>
          <w:cantSplit/>
        </w:trPr>
        <w:tc>
          <w:tcPr>
            <w:tcW w:w="617" w:type="dxa"/>
          </w:tcPr>
          <w:p w14:paraId="5FEB21A8" w14:textId="77777777" w:rsidR="008F54E3" w:rsidRPr="00C32864" w:rsidRDefault="008C6F2C">
            <w:pPr>
              <w:rPr>
                <w:lang w:val="en-GB"/>
              </w:rPr>
            </w:pPr>
            <w:r>
              <w:rPr>
                <w:sz w:val="18"/>
                <w:lang w:val="en-GB"/>
              </w:rPr>
              <w:t xml:space="preserve">7</w:t>
            </w:r>
          </w:p>
        </w:tc>
        <w:tc>
          <w:tcPr>
            <w:tcW w:w="8022" w:type="dxa"/>
          </w:tcPr>
          <w:p w14:paraId="5FEB21A8" w14:textId="77777777" w:rsidR="008F54E3" w:rsidRPr="00C32864" w:rsidRDefault="008C6F2C">
            <w:pPr>
              <w:rPr>
                <w:lang w:val="en-GB"/>
              </w:rPr>
            </w:pPr>
            <w:r>
              <w:rPr>
                <w:sz w:val="18"/>
                <w:lang w:val="en-GB"/>
              </w:rPr>
              <w:t xml:space="preserve">What would you want to see from the business before supporting the new depot going live?</w:t>
            </w:r>
          </w:p>
        </w:tc>
      </w:tr>
      <w:tr w:rsidR="008F54E3" w:rsidRPr="00C32864" w14:paraId="39BBFD5B" w14:textId="77777777">
        <w:trPr>
          <w:cantSplit/>
        </w:trPr>
        <w:tc>
          <w:tcPr>
            <w:tcW w:w="617" w:type="dxa"/>
          </w:tcPr>
          <w:p w14:paraId="5FEB21A8" w14:textId="77777777" w:rsidR="008F54E3" w:rsidRPr="00C32864" w:rsidRDefault="008C6F2C">
            <w:pPr>
              <w:rPr>
                <w:lang w:val="en-GB"/>
              </w:rPr>
            </w:pPr>
            <w:r>
              <w:rPr>
                <w:sz w:val="18"/>
                <w:lang w:val="en-GB"/>
              </w:rPr>
              <w:t xml:space="preserve">8</w:t>
            </w:r>
          </w:p>
        </w:tc>
        <w:tc>
          <w:tcPr>
            <w:tcW w:w="8022" w:type="dxa"/>
          </w:tcPr>
          <w:p w14:paraId="5FEB21A8" w14:textId="77777777" w:rsidR="008F54E3" w:rsidRPr="00C32864" w:rsidRDefault="008C6F2C">
            <w:pPr>
              <w:rPr>
                <w:lang w:val="en-GB"/>
              </w:rPr>
            </w:pPr>
            <w:r>
              <w:rPr>
                <w:sz w:val="18"/>
                <w:lang w:val="en-GB"/>
              </w:rPr>
              <w:t xml:space="preserve">Overall, which option would you support for 2027 and under what conditions?</w:t>
            </w:r>
          </w:p>
        </w:tc>
      </w:tr>
    </w:tbl>
    <w:p w14:paraId="5B5B00F0" w14:textId="77777777" w:rsidR="008F54E3" w:rsidRPr="00C32864" w:rsidRDefault="008C6F2C">
      <w:pPr>
        <w:pStyle w:val="Heading2"/>
        <w:pageBreakBefore/>
        <w:rPr>
          <w:lang w:val="en-GB"/>
        </w:rPr>
      </w:pPr>
      <w:r>
        <w:rPr>
          <w:lang w:val="en-GB"/>
        </w:rPr>
        <w:t xml:space="preserve">Appendix 7. Interview notes</w:t>
      </w:r>
    </w:p>
    <w:p w14:paraId="258CEB6D" w14:textId="77777777" w:rsidR="008F54E3" w:rsidRPr="00C32864" w:rsidRDefault="008C6F2C">
      <w:pPr>
        <w:rPr>
          <w:lang w:val="en-GB"/>
        </w:rPr>
      </w:pPr>
      <w:r>
        <w:rPr>
          <w:lang w:val="en-GB"/>
        </w:rPr>
        <w:t xml:space="preserve">Five interviews were held on 20 and 21 October 2026, with the Operations Manager, Business Development Manager and Scheduler and with Procon's cement and aggregates suppliers (Table A7.1). None was recorded. I wrote the notes below afterwards, with reference to model answers drafted with an AI tool on 19 October (Appendix 18), so they are my reconstruction rather than the interviewees' words, and §4.2 limits the weight placed on them. Answers are attributed by role; spelling and punctuation have been corrected, and 'cannibalised' in the Scheduler's eighth answer is my reading of 'canalised'.</w:t>
      </w:r>
      <w:r>
        <w:rPr>
          <w:rStyle w:val="CommentReference"/>
        </w:rPr>
      </w:r>
    </w:p>
    <w:p w14:paraId="6EBFCCFF" w14:textId="77777777" w:rsidR="008F54E3" w:rsidRPr="00C32864" w:rsidRDefault="008C6F2C">
      <w:pPr>
        <w:pStyle w:val="TableCaption"/>
        <w:keepNext/>
        <w:rPr>
          <w:lang w:val="en-GB"/>
        </w:rPr>
      </w:pPr>
      <w:r>
        <w:rPr>
          <w:lang w:val="en-GB"/>
        </w:rPr>
        <w:t xml:space="preserve">Table A7.1. Interview record</w:t>
      </w:r>
    </w:p>
    <w:tbl>
      <w:tblPr>
        <w:tblStyle w:val="TableGrid"/>
        <w:tblW w:w="8640" w:type="dxa"/>
        <w:tblLook w:val="04A0" w:firstRow="1" w:lastRow="0" w:firstColumn="1" w:lastColumn="0" w:noHBand="0" w:noVBand="1"/>
      </w:tblPr>
      <w:tblGrid>
        <w:gridCol w:w="2160"/>
        <w:gridCol w:w="2916"/>
        <w:gridCol w:w="972"/>
        <w:gridCol w:w="2592"/>
      </w:tblGrid>
      <w:tr w:rsidR="008F54E3" w:rsidRPr="00C32864" w14:paraId="6BCAD8C6" w14:textId="77777777">
        <w:trPr>
          <w:cantSplit/>
          <w:tblHeader/>
        </w:trPr>
        <w:tc>
          <w:tcPr>
            <w:tcW w:w="2160" w:type="dxa"/>
          </w:tcPr>
          <w:p w14:paraId="4F283A1D" w14:textId="77777777" w:rsidR="008F54E3" w:rsidRPr="00C32864" w:rsidRDefault="008C6F2C">
            <w:pPr>
              <w:keepNext/>
              <w:rPr>
                <w:lang w:val="en-GB"/>
              </w:rPr>
            </w:pPr>
            <w:r>
              <w:rPr>
                <w:b/>
                <w:sz w:val="18"/>
                <w:lang w:val="en-GB"/>
              </w:rPr>
              <w:t xml:space="preserve">Interviewee</w:t>
            </w:r>
          </w:p>
        </w:tc>
        <w:tc>
          <w:tcPr>
            <w:tcW w:w="2916" w:type="dxa"/>
          </w:tcPr>
          <w:p w14:paraId="4F283A1D" w14:textId="77777777" w:rsidR="008F54E3" w:rsidRPr="00C32864" w:rsidRDefault="008C6F2C">
            <w:pPr>
              <w:keepNext/>
              <w:rPr>
                <w:lang w:val="en-GB"/>
              </w:rPr>
            </w:pPr>
            <w:r>
              <w:rPr>
                <w:b/>
                <w:sz w:val="18"/>
                <w:lang w:val="en-GB"/>
              </w:rPr>
              <w:t xml:space="preserve">Date and mode</w:t>
            </w:r>
          </w:p>
        </w:tc>
        <w:tc>
          <w:tcPr>
            <w:tcW w:w="972" w:type="dxa"/>
          </w:tcPr>
          <w:p w14:paraId="4F283A1D" w14:textId="77777777" w:rsidR="008F54E3" w:rsidRPr="00C32864" w:rsidRDefault="008C6F2C">
            <w:pPr>
              <w:keepNext/>
              <w:rPr>
                <w:lang w:val="en-GB"/>
              </w:rPr>
            </w:pPr>
            <w:r>
              <w:rPr>
                <w:b/>
                <w:sz w:val="18"/>
                <w:lang w:val="en-GB"/>
              </w:rPr>
              <w:t xml:space="preserve">Length</w:t>
            </w:r>
          </w:p>
        </w:tc>
        <w:tc>
          <w:tcPr>
            <w:tcW w:w="2592" w:type="dxa"/>
          </w:tcPr>
          <w:p w14:paraId="4F283A1D" w14:textId="77777777" w:rsidR="008F54E3" w:rsidRPr="00C32864" w:rsidRDefault="008C6F2C">
            <w:pPr>
              <w:keepNext/>
              <w:rPr>
                <w:lang w:val="en-GB"/>
              </w:rPr>
            </w:pPr>
            <w:r>
              <w:rPr>
                <w:b/>
                <w:sz w:val="18"/>
                <w:lang w:val="en-GB"/>
              </w:rPr>
              <w:t xml:space="preserve">Confirmation by interviewee</w:t>
            </w:r>
          </w:p>
        </w:tc>
      </w:tr>
      <w:tr w:rsidR="008F54E3" w:rsidRPr="00C32864" w14:paraId="39BBFD5B" w14:textId="77777777">
        <w:trPr>
          <w:cantSplit/>
        </w:trPr>
        <w:tc>
          <w:tcPr>
            <w:tcW w:w="2160" w:type="dxa"/>
          </w:tcPr>
          <w:p w14:paraId="5FEB21A8" w14:textId="77777777" w:rsidR="008F54E3" w:rsidRPr="00C32864" w:rsidRDefault="008C6F2C">
            <w:pPr>
              <w:rPr>
                <w:lang w:val="en-GB"/>
              </w:rPr>
            </w:pPr>
            <w:r>
              <w:rPr>
                <w:sz w:val="18"/>
                <w:lang w:val="en-GB"/>
              </w:rPr>
              <w:t xml:space="preserve">Operations Manager</w:t>
            </w:r>
          </w:p>
        </w:tc>
        <w:tc>
          <w:tcPr>
            <w:tcW w:w="2916" w:type="dxa"/>
          </w:tcPr>
          <w:p w14:paraId="5FEB21A8" w14:textId="77777777" w:rsidR="008F54E3" w:rsidRPr="00C32864" w:rsidRDefault="008C6F2C">
            <w:pPr>
              <w:rPr>
                <w:lang w:val="en-GB"/>
              </w:rPr>
            </w:pPr>
            <w:r>
              <w:rPr>
                <w:sz w:val="18"/>
                <w:lang w:val="en-GB"/>
              </w:rPr>
              <w:t xml:space="preserve">21 October 2026; In person, Leeds office</w:t>
            </w:r>
          </w:p>
        </w:tc>
        <w:tc>
          <w:tcPr>
            <w:tcW w:w="972" w:type="dxa"/>
          </w:tcPr>
          <w:p w14:paraId="5FEB21A8" w14:textId="77777777" w:rsidR="008F54E3" w:rsidRPr="00C32864" w:rsidRDefault="008C6F2C">
            <w:pPr>
              <w:rPr>
                <w:lang w:val="en-GB"/>
              </w:rPr>
            </w:pPr>
            <w:r>
              <w:rPr>
                <w:sz w:val="18"/>
                <w:lang w:val="en-GB"/>
              </w:rPr>
              <w:t xml:space="preserve">[XX] minutes</w:t>
            </w:r>
          </w:p>
        </w:tc>
        <w:tc>
          <w:tcPr>
            <w:tcW w:w="2592" w:type="dxa"/>
          </w:tcPr>
          <w:p w14:paraId="5FEB21A8" w14:textId="77777777" w:rsidR="008F54E3" w:rsidRPr="00C32864" w:rsidRDefault="008C6F2C">
            <w:pPr>
              <w:rPr>
                <w:lang w:val="en-GB"/>
              </w:rPr>
            </w:pPr>
            <w:r>
              <w:rPr>
                <w:sz w:val="18"/>
                <w:lang w:val="en-GB"/>
              </w:rPr>
              <w:t xml:space="preserve">[To obtain: email confirming or correcting these notes, with its date]</w:t>
            </w:r>
          </w:p>
        </w:tc>
      </w:tr>
      <w:tr w:rsidR="008F54E3" w:rsidRPr="00C32864" w14:paraId="39BBFD5B" w14:textId="77777777">
        <w:trPr>
          <w:cantSplit/>
        </w:trPr>
        <w:tc>
          <w:tcPr>
            <w:tcW w:w="2160" w:type="dxa"/>
          </w:tcPr>
          <w:p w14:paraId="5FEB21A8" w14:textId="77777777" w:rsidR="008F54E3" w:rsidRPr="00C32864" w:rsidRDefault="008C6F2C">
            <w:pPr>
              <w:rPr>
                <w:lang w:val="en-GB"/>
              </w:rPr>
            </w:pPr>
            <w:r>
              <w:rPr>
                <w:sz w:val="18"/>
                <w:lang w:val="en-GB"/>
              </w:rPr>
              <w:t xml:space="preserve">Business Development Manager</w:t>
            </w:r>
          </w:p>
        </w:tc>
        <w:tc>
          <w:tcPr>
            <w:tcW w:w="2916" w:type="dxa"/>
          </w:tcPr>
          <w:p w14:paraId="5FEB21A8" w14:textId="77777777" w:rsidR="008F54E3" w:rsidRPr="00C32864" w:rsidRDefault="008C6F2C">
            <w:pPr>
              <w:rPr>
                <w:lang w:val="en-GB"/>
              </w:rPr>
            </w:pPr>
            <w:r>
              <w:rPr>
                <w:sz w:val="18"/>
                <w:lang w:val="en-GB"/>
              </w:rPr>
              <w:t xml:space="preserve">20 October 2026; In person, Leeds office</w:t>
            </w:r>
          </w:p>
        </w:tc>
        <w:tc>
          <w:tcPr>
            <w:tcW w:w="972" w:type="dxa"/>
          </w:tcPr>
          <w:p w14:paraId="5FEB21A8" w14:textId="77777777" w:rsidR="008F54E3" w:rsidRPr="00C32864" w:rsidRDefault="008C6F2C">
            <w:pPr>
              <w:rPr>
                <w:lang w:val="en-GB"/>
              </w:rPr>
            </w:pPr>
            <w:r>
              <w:rPr>
                <w:sz w:val="18"/>
                <w:lang w:val="en-GB"/>
              </w:rPr>
              <w:t xml:space="preserve">[XX] minutes</w:t>
            </w:r>
          </w:p>
        </w:tc>
        <w:tc>
          <w:tcPr>
            <w:tcW w:w="2592" w:type="dxa"/>
          </w:tcPr>
          <w:p w14:paraId="5FEB21A8" w14:textId="77777777" w:rsidR="008F54E3" w:rsidRPr="00C32864" w:rsidRDefault="008C6F2C">
            <w:pPr>
              <w:rPr>
                <w:lang w:val="en-GB"/>
              </w:rPr>
            </w:pPr>
            <w:r>
              <w:rPr>
                <w:sz w:val="18"/>
                <w:lang w:val="en-GB"/>
              </w:rPr>
              <w:t xml:space="preserve">[To obtain: email confirming or correcting these notes, with its date]</w:t>
            </w:r>
          </w:p>
        </w:tc>
      </w:tr>
      <w:tr w:rsidR="008F54E3" w:rsidRPr="00C32864" w14:paraId="39BBFD5B" w14:textId="77777777">
        <w:trPr>
          <w:cantSplit/>
        </w:trPr>
        <w:tc>
          <w:tcPr>
            <w:tcW w:w="2160" w:type="dxa"/>
          </w:tcPr>
          <w:p w14:paraId="5FEB21A8" w14:textId="77777777" w:rsidR="008F54E3" w:rsidRPr="00C32864" w:rsidRDefault="008C6F2C">
            <w:pPr>
              <w:rPr>
                <w:lang w:val="en-GB"/>
              </w:rPr>
            </w:pPr>
            <w:r>
              <w:rPr>
                <w:sz w:val="18"/>
                <w:lang w:val="en-GB"/>
              </w:rPr>
              <w:t xml:space="preserve">Scheduler</w:t>
            </w:r>
          </w:p>
        </w:tc>
        <w:tc>
          <w:tcPr>
            <w:tcW w:w="2916" w:type="dxa"/>
          </w:tcPr>
          <w:p w14:paraId="5FEB21A8" w14:textId="77777777" w:rsidR="008F54E3" w:rsidRPr="00C32864" w:rsidRDefault="008C6F2C">
            <w:pPr>
              <w:rPr>
                <w:lang w:val="en-GB"/>
              </w:rPr>
            </w:pPr>
            <w:r>
              <w:rPr>
                <w:sz w:val="18"/>
                <w:lang w:val="en-GB"/>
              </w:rPr>
              <w:t xml:space="preserve">21 October 2026; In person, Leeds office</w:t>
            </w:r>
          </w:p>
        </w:tc>
        <w:tc>
          <w:tcPr>
            <w:tcW w:w="972" w:type="dxa"/>
          </w:tcPr>
          <w:p w14:paraId="5FEB21A8" w14:textId="77777777" w:rsidR="008F54E3" w:rsidRPr="00C32864" w:rsidRDefault="008C6F2C">
            <w:pPr>
              <w:rPr>
                <w:lang w:val="en-GB"/>
              </w:rPr>
            </w:pPr>
            <w:r>
              <w:rPr>
                <w:sz w:val="18"/>
                <w:lang w:val="en-GB"/>
              </w:rPr>
              <w:t xml:space="preserve">[XX] minutes</w:t>
            </w:r>
          </w:p>
        </w:tc>
        <w:tc>
          <w:tcPr>
            <w:tcW w:w="2592" w:type="dxa"/>
          </w:tcPr>
          <w:p w14:paraId="5FEB21A8" w14:textId="77777777" w:rsidR="008F54E3" w:rsidRPr="00C32864" w:rsidRDefault="008C6F2C">
            <w:pPr>
              <w:rPr>
                <w:lang w:val="en-GB"/>
              </w:rPr>
            </w:pPr>
            <w:r>
              <w:rPr>
                <w:sz w:val="18"/>
                <w:lang w:val="en-GB"/>
              </w:rPr>
              <w:t xml:space="preserve">[To obtain: email confirming or correcting these notes, with its date]</w:t>
            </w:r>
          </w:p>
        </w:tc>
      </w:tr>
      <w:tr w:rsidR="008F54E3" w:rsidRPr="00C32864" w14:paraId="39BBFD5B" w14:textId="77777777">
        <w:trPr>
          <w:cantSplit/>
        </w:trPr>
        <w:tc>
          <w:tcPr>
            <w:tcW w:w="2160" w:type="dxa"/>
          </w:tcPr>
          <w:p w14:paraId="5FEB21A8" w14:textId="77777777" w:rsidR="008F54E3" w:rsidRPr="00C32864" w:rsidRDefault="008C6F2C">
            <w:pPr>
              <w:rPr>
                <w:lang w:val="en-GB"/>
              </w:rPr>
            </w:pPr>
            <w:r>
              <w:rPr>
                <w:sz w:val="18"/>
                <w:lang w:val="en-GB"/>
              </w:rPr>
              <w:t xml:space="preserve">Cement supplier</w:t>
            </w:r>
          </w:p>
        </w:tc>
        <w:tc>
          <w:tcPr>
            <w:tcW w:w="2916" w:type="dxa"/>
          </w:tcPr>
          <w:p w14:paraId="5FEB21A8" w14:textId="77777777" w:rsidR="008F54E3" w:rsidRPr="00C32864" w:rsidRDefault="008C6F2C">
            <w:pPr>
              <w:rPr>
                <w:lang w:val="en-GB"/>
              </w:rPr>
            </w:pPr>
            <w:r>
              <w:rPr>
                <w:sz w:val="18"/>
                <w:lang w:val="en-GB"/>
              </w:rPr>
              <w:t xml:space="preserve">20 October 2026; In person, Leeds office</w:t>
            </w:r>
          </w:p>
        </w:tc>
        <w:tc>
          <w:tcPr>
            <w:tcW w:w="972" w:type="dxa"/>
          </w:tcPr>
          <w:p w14:paraId="5FEB21A8" w14:textId="77777777" w:rsidR="008F54E3" w:rsidRPr="00C32864" w:rsidRDefault="008C6F2C">
            <w:pPr>
              <w:rPr>
                <w:lang w:val="en-GB"/>
              </w:rPr>
            </w:pPr>
            <w:r>
              <w:rPr>
                <w:sz w:val="18"/>
                <w:lang w:val="en-GB"/>
              </w:rPr>
              <w:t xml:space="preserve">[XX] minutes</w:t>
            </w:r>
          </w:p>
        </w:tc>
        <w:tc>
          <w:tcPr>
            <w:tcW w:w="2592" w:type="dxa"/>
          </w:tcPr>
          <w:p w14:paraId="5FEB21A8" w14:textId="77777777" w:rsidR="008F54E3" w:rsidRPr="00C32864" w:rsidRDefault="008C6F2C">
            <w:pPr>
              <w:rPr>
                <w:lang w:val="en-GB"/>
              </w:rPr>
            </w:pPr>
            <w:r>
              <w:rPr>
                <w:sz w:val="18"/>
                <w:lang w:val="en-GB"/>
              </w:rPr>
              <w:t xml:space="preserve">[To obtain: email confirming or correcting these notes, with its date]</w:t>
            </w:r>
          </w:p>
        </w:tc>
      </w:tr>
      <w:tr w:rsidR="008F54E3" w:rsidRPr="00C32864" w14:paraId="39BBFD5B" w14:textId="77777777">
        <w:trPr>
          <w:cantSplit/>
        </w:trPr>
        <w:tc>
          <w:tcPr>
            <w:tcW w:w="2160" w:type="dxa"/>
          </w:tcPr>
          <w:p w14:paraId="5FEB21A8" w14:textId="77777777" w:rsidR="008F54E3" w:rsidRPr="00C32864" w:rsidRDefault="008C6F2C">
            <w:pPr>
              <w:rPr>
                <w:lang w:val="en-GB"/>
              </w:rPr>
            </w:pPr>
            <w:r>
              <w:rPr>
                <w:sz w:val="18"/>
                <w:lang w:val="en-GB"/>
              </w:rPr>
              <w:t xml:space="preserve">Aggregates supplier</w:t>
            </w:r>
          </w:p>
        </w:tc>
        <w:tc>
          <w:tcPr>
            <w:tcW w:w="2916" w:type="dxa"/>
          </w:tcPr>
          <w:p w14:paraId="5FEB21A8" w14:textId="77777777" w:rsidR="008F54E3" w:rsidRPr="00C32864" w:rsidRDefault="008C6F2C">
            <w:pPr>
              <w:rPr>
                <w:lang w:val="en-GB"/>
              </w:rPr>
            </w:pPr>
            <w:r>
              <w:rPr>
                <w:sz w:val="18"/>
                <w:lang w:val="en-GB"/>
              </w:rPr>
              <w:t xml:space="preserve">20 October 2026; Teams [CONFIRM: a note added later says in person on 21 October]</w:t>
            </w:r>
          </w:p>
        </w:tc>
        <w:tc>
          <w:tcPr>
            <w:tcW w:w="972" w:type="dxa"/>
          </w:tcPr>
          <w:p w14:paraId="5FEB21A8" w14:textId="77777777" w:rsidR="008F54E3" w:rsidRPr="00C32864" w:rsidRDefault="008C6F2C">
            <w:pPr>
              <w:rPr>
                <w:lang w:val="en-GB"/>
              </w:rPr>
            </w:pPr>
            <w:r>
              <w:rPr>
                <w:sz w:val="18"/>
                <w:lang w:val="en-GB"/>
              </w:rPr>
              <w:t xml:space="preserve">[XX] minutes</w:t>
            </w:r>
          </w:p>
        </w:tc>
        <w:tc>
          <w:tcPr>
            <w:tcW w:w="2592" w:type="dxa"/>
          </w:tcPr>
          <w:p w14:paraId="5FEB21A8" w14:textId="77777777" w:rsidR="008F54E3" w:rsidRPr="00C32864" w:rsidRDefault="008C6F2C">
            <w:pPr>
              <w:rPr>
                <w:lang w:val="en-GB"/>
              </w:rPr>
            </w:pPr>
            <w:r>
              <w:rPr>
                <w:sz w:val="18"/>
                <w:lang w:val="en-GB"/>
              </w:rPr>
              <w:t xml:space="preserve">[To obtain: email confirming or correcting these notes, with its date]</w:t>
            </w:r>
          </w:p>
        </w:tc>
      </w:tr>
    </w:tbl>
    <w:p w14:paraId="3A2FA21A" w14:textId="77777777" w:rsidR="00457F15" w:rsidRPr="00C32864" w:rsidRDefault="00863F0A">
      <w:pPr>
        <w:pStyle w:val="TableNote"/>
        <w:rPr>
          <w:lang w:val="en-GB"/>
        </w:rPr>
      </w:pPr>
      <w:r>
        <w:rPr>
          <w:i/>
          <w:lang w:val="en-GB"/>
        </w:rPr>
        <w:t>Note.</w:t>
      </w:r>
      <w:r>
        <w:rPr>
          <w:lang w:val="en-GB"/>
        </w:rPr>
        <w:t xml:space="preserve"> The Operations Manager, Business Development Manager and Scheduler are in my reporting line (§4.2). The interviewees have not confirmed these notes in writing.</w:t>
      </w:r>
    </w:p>
    <w:p w14:paraId="6EBFCCFF" w14:textId="77777777" w:rsidR="008F54E3" w:rsidRPr="00C32864" w:rsidRDefault="008C6F2C">
      <w:pPr>
        <w:pStyle w:val="TableCaption"/>
        <w:keepNext/>
        <w:rPr>
          <w:lang w:val="en-GB"/>
        </w:rPr>
      </w:pPr>
      <w:r>
        <w:rPr>
          <w:lang w:val="en-GB"/>
        </w:rPr>
        <w:t xml:space="preserve">Table A7.2. Operations Manager, 21 October 2026 (in person)</w:t>
      </w:r>
    </w:p>
    <w:tbl>
      <w:tblPr>
        <w:tblStyle w:val="TableGrid"/>
        <w:tblW w:w="8640" w:type="dxa"/>
        <w:tblLook w:val="04A0" w:firstRow="1" w:lastRow="0" w:firstColumn="1" w:lastColumn="0" w:noHBand="0" w:noVBand="1"/>
      </w:tblPr>
      <w:tblGrid>
        <w:gridCol w:w="518"/>
        <w:gridCol w:w="2822"/>
        <w:gridCol w:w="5299"/>
      </w:tblGrid>
      <w:tr w:rsidR="008F54E3" w:rsidRPr="00C32864" w14:paraId="6BCAD8C6" w14:textId="77777777">
        <w:trPr>
          <w:cantSplit/>
          <w:tblHeader/>
        </w:trPr>
        <w:tc>
          <w:tcPr>
            <w:tcW w:w="518" w:type="dxa"/>
          </w:tcPr>
          <w:p w14:paraId="4F283A1D" w14:textId="77777777" w:rsidR="008F54E3" w:rsidRPr="00C32864" w:rsidRDefault="008C6F2C">
            <w:pPr>
              <w:keepNext/>
              <w:rPr>
                <w:lang w:val="en-GB"/>
              </w:rPr>
            </w:pPr>
            <w:r>
              <w:rPr>
                <w:b/>
                <w:sz w:val="18"/>
                <w:lang w:val="en-GB"/>
              </w:rPr>
              <w:t xml:space="preserve">#</w:t>
            </w:r>
          </w:p>
        </w:tc>
        <w:tc>
          <w:tcPr>
            <w:tcW w:w="2822" w:type="dxa"/>
          </w:tcPr>
          <w:p w14:paraId="4F283A1D" w14:textId="77777777" w:rsidR="008F54E3" w:rsidRPr="00C32864" w:rsidRDefault="008C6F2C">
            <w:pPr>
              <w:keepNext/>
              <w:rPr>
                <w:lang w:val="en-GB"/>
              </w:rPr>
            </w:pPr>
            <w:r>
              <w:rPr>
                <w:b/>
                <w:sz w:val="18"/>
                <w:lang w:val="en-GB"/>
              </w:rPr>
              <w:t xml:space="preserve">Question as asked</w:t>
            </w:r>
          </w:p>
        </w:tc>
        <w:tc>
          <w:tcPr>
            <w:tcW w:w="5299" w:type="dxa"/>
          </w:tcPr>
          <w:p w14:paraId="4F283A1D" w14:textId="77777777" w:rsidR="008F54E3" w:rsidRPr="00C32864" w:rsidRDefault="008C6F2C">
            <w:pPr>
              <w:keepNext/>
              <w:rPr>
                <w:lang w:val="en-GB"/>
              </w:rPr>
            </w:pPr>
            <w:r>
              <w:rPr>
                <w:b/>
                <w:sz w:val="18"/>
                <w:lang w:val="en-GB"/>
              </w:rPr>
              <w:t xml:space="preserve">Notes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1</w:t>
            </w:r>
          </w:p>
        </w:tc>
        <w:tc>
          <w:tcPr>
            <w:tcW w:w="2822" w:type="dxa"/>
          </w:tcPr>
          <w:p w14:paraId="5FEB21A8" w14:textId="77777777" w:rsidR="008F54E3" w:rsidRPr="00C32864" w:rsidRDefault="008C6F2C">
            <w:pPr>
              <w:rPr>
                <w:lang w:val="en-GB"/>
              </w:rPr>
            </w:pPr>
            <w:r>
              <w:rPr>
                <w:sz w:val="18"/>
                <w:lang w:val="en-GB"/>
              </w:rPr>
              <w:t xml:space="preserve">In your role, what is the most important operational or commercial issue the 2027 depot decision needs to solve?</w:t>
            </w:r>
          </w:p>
        </w:tc>
        <w:tc>
          <w:tcPr>
            <w:tcW w:w="5299" w:type="dxa"/>
          </w:tcPr>
          <w:p w14:paraId="5FEB21A8" w14:textId="77777777" w:rsidR="008F54E3" w:rsidRPr="00C32864" w:rsidRDefault="008C6F2C">
            <w:pPr>
              <w:rPr>
                <w:lang w:val="en-GB"/>
              </w:rPr>
            </w:pPr>
            <w:r>
              <w:rPr>
                <w:sz w:val="18"/>
                <w:lang w:val="en-GB"/>
              </w:rPr>
              <w:t xml:space="preserve">It is critical there is planning and commercial insight so a new depot can stand on its own two feet from the start. Otherwise growth will not be in addition to existing and will simply take drivers, vehicles and scheduling capacity from Leeds and Warrington.</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2</w:t>
            </w:r>
          </w:p>
        </w:tc>
        <w:tc>
          <w:tcPr>
            <w:tcW w:w="2822" w:type="dxa"/>
          </w:tcPr>
          <w:p w14:paraId="5FEB21A8" w14:textId="77777777" w:rsidR="008F54E3" w:rsidRPr="00C32864" w:rsidRDefault="008C6F2C">
            <w:pPr>
              <w:rPr>
                <w:lang w:val="en-GB"/>
              </w:rPr>
            </w:pPr>
            <w:r>
              <w:rPr>
                <w:sz w:val="18"/>
                <w:lang w:val="en-GB"/>
              </w:rPr>
              <w:t xml:space="preserve">Which location would be more workable operationally, South Yorkshire or Humber?</w:t>
            </w:r>
          </w:p>
        </w:tc>
        <w:tc>
          <w:tcPr>
            <w:tcW w:w="5299" w:type="dxa"/>
          </w:tcPr>
          <w:p w14:paraId="5FEB21A8" w14:textId="77777777" w:rsidR="008F54E3" w:rsidRPr="00C32864" w:rsidRDefault="008C6F2C">
            <w:pPr>
              <w:rPr>
                <w:lang w:val="en-GB"/>
              </w:rPr>
            </w:pPr>
            <w:r>
              <w:rPr>
                <w:sz w:val="18"/>
                <w:lang w:val="en-GB"/>
              </w:rPr>
              <w:t xml:space="preserve">Operationally I do hold reservations about the location and distance of a depot near the Humber. Any support, breakdown or fleet or driver requirements would take longer across a smaller supplier base. This has real impact to the operation and customers. We often need to react in an emergency and this would be easier out of South Yorkshire.</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3</w:t>
            </w:r>
          </w:p>
        </w:tc>
        <w:tc>
          <w:tcPr>
            <w:tcW w:w="2822" w:type="dxa"/>
          </w:tcPr>
          <w:p w14:paraId="5FEB21A8" w14:textId="77777777" w:rsidR="008F54E3" w:rsidRPr="00C32864" w:rsidRDefault="008C6F2C">
            <w:pPr>
              <w:rPr>
                <w:lang w:val="en-GB"/>
              </w:rPr>
            </w:pPr>
            <w:r>
              <w:rPr>
                <w:sz w:val="18"/>
                <w:lang w:val="en-GB"/>
              </w:rPr>
              <w:t xml:space="preserve">How important is service reliability/capacity headroom compared with simply finding the largest potential market?</w:t>
            </w:r>
          </w:p>
        </w:tc>
        <w:tc>
          <w:tcPr>
            <w:tcW w:w="5299" w:type="dxa"/>
          </w:tcPr>
          <w:p w14:paraId="5FEB21A8" w14:textId="77777777" w:rsidR="008F54E3" w:rsidRPr="00C32864" w:rsidRDefault="008C6F2C">
            <w:pPr>
              <w:rPr>
                <w:lang w:val="en-GB"/>
              </w:rPr>
            </w:pPr>
            <w:r>
              <w:rPr>
                <w:sz w:val="18"/>
                <w:lang w:val="en-GB"/>
              </w:rPr>
              <w:t xml:space="preserve">We have evidence of schemes we can't service based on our current resource and operations. Adding in a new location for me would be better having a smaller market we can service well and grow into – rather than a massive potential market on paper. So capacity headroom over a headline demand number.</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4</w:t>
            </w:r>
          </w:p>
        </w:tc>
        <w:tc>
          <w:tcPr>
            <w:tcW w:w="2822" w:type="dxa"/>
          </w:tcPr>
          <w:p w14:paraId="5FEB21A8" w14:textId="77777777" w:rsidR="008F54E3" w:rsidRPr="00C32864" w:rsidRDefault="008C6F2C">
            <w:pPr>
              <w:rPr>
                <w:lang w:val="en-GB"/>
              </w:rPr>
            </w:pPr>
            <w:r>
              <w:rPr>
                <w:sz w:val="18"/>
                <w:lang w:val="en-GB"/>
              </w:rPr>
              <w:t xml:space="preserve">What risks would you like to see controlled before a new depot is committed to?</w:t>
            </w:r>
          </w:p>
        </w:tc>
        <w:tc>
          <w:tcPr>
            <w:tcW w:w="5299" w:type="dxa"/>
          </w:tcPr>
          <w:p w14:paraId="5FEB21A8" w14:textId="77777777" w:rsidR="008F54E3" w:rsidRPr="00C32864" w:rsidRDefault="008C6F2C">
            <w:pPr>
              <w:rPr>
                <w:lang w:val="en-GB"/>
              </w:rPr>
            </w:pPr>
            <w:r>
              <w:rPr>
                <w:sz w:val="18"/>
                <w:lang w:val="en-GB"/>
              </w:rPr>
              <w:t xml:space="preserve">I firmly feel the depot should not be opened on the assumption that Leeds can overly support or indeed rescue it. So two dedicated vehicles from the off, recruited and trained drivers in place ready to meet demand. Plus a genuine spare or contingency cover or arrangement in place.</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5</w:t>
            </w:r>
          </w:p>
        </w:tc>
        <w:tc>
          <w:tcPr>
            <w:tcW w:w="2822" w:type="dxa"/>
          </w:tcPr>
          <w:p w14:paraId="5FEB21A8" w14:textId="77777777" w:rsidR="008F54E3" w:rsidRPr="00C32864" w:rsidRDefault="008C6F2C">
            <w:pPr>
              <w:rPr>
                <w:lang w:val="en-GB"/>
              </w:rPr>
            </w:pPr>
            <w:r>
              <w:rPr>
                <w:sz w:val="18"/>
                <w:lang w:val="en-GB"/>
              </w:rPr>
              <w:t xml:space="preserve">How should the 2028 change to volumetric mixer payloads affecting the location decision?</w:t>
            </w:r>
          </w:p>
        </w:tc>
        <w:tc>
          <w:tcPr>
            <w:tcW w:w="5299" w:type="dxa"/>
          </w:tcPr>
          <w:p w14:paraId="5FEB21A8" w14:textId="77777777" w:rsidR="008F54E3" w:rsidRPr="00C32864" w:rsidRDefault="008C6F2C">
            <w:pPr>
              <w:rPr>
                <w:lang w:val="en-GB"/>
              </w:rPr>
            </w:pPr>
            <w:r>
              <w:rPr>
                <w:sz w:val="18"/>
                <w:lang w:val="en-GB"/>
              </w:rPr>
              <w:t xml:space="preserve">I would recommend we build compliance in from the off, having vehicles suited to the reduced payload obligations. Proximity to customers and the ability to keep journeys short will be critical over the course of the depot's lifespan and to ensure a good start.</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6</w:t>
            </w:r>
          </w:p>
        </w:tc>
        <w:tc>
          <w:tcPr>
            <w:tcW w:w="2822" w:type="dxa"/>
          </w:tcPr>
          <w:p w14:paraId="5FEB21A8" w14:textId="77777777" w:rsidR="008F54E3" w:rsidRPr="00C32864" w:rsidRDefault="008C6F2C">
            <w:pPr>
              <w:rPr>
                <w:lang w:val="en-GB"/>
              </w:rPr>
            </w:pPr>
            <w:r>
              <w:rPr>
                <w:sz w:val="18"/>
                <w:lang w:val="en-GB"/>
              </w:rPr>
              <w:t xml:space="preserve">What would you expect the new depot to do for the existing Leeds and Warrington operations?</w:t>
            </w:r>
          </w:p>
        </w:tc>
        <w:tc>
          <w:tcPr>
            <w:tcW w:w="5299" w:type="dxa"/>
          </w:tcPr>
          <w:p w14:paraId="5FEB21A8" w14:textId="77777777" w:rsidR="008F54E3" w:rsidRPr="00C32864" w:rsidRDefault="008C6F2C">
            <w:pPr>
              <w:rPr>
                <w:lang w:val="en-GB"/>
              </w:rPr>
            </w:pPr>
            <w:r>
              <w:rPr>
                <w:sz w:val="18"/>
                <w:lang w:val="en-GB"/>
              </w:rPr>
              <w:t xml:space="preserve">Protection of the existing depots is important, the pattern where a single vehicle off the road causes a customer loss can't continue. Any transfer or sharing of resource from Leeds into the new depot would need to be matched by replacement capacity or a very clear plan.</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7</w:t>
            </w:r>
          </w:p>
        </w:tc>
        <w:tc>
          <w:tcPr>
            <w:tcW w:w="2822" w:type="dxa"/>
          </w:tcPr>
          <w:p w14:paraId="5FEB21A8" w14:textId="77777777" w:rsidR="008F54E3" w:rsidRPr="00C32864" w:rsidRDefault="008C6F2C">
            <w:pPr>
              <w:rPr>
                <w:lang w:val="en-GB"/>
              </w:rPr>
            </w:pPr>
            <w:r>
              <w:rPr>
                <w:sz w:val="18"/>
                <w:lang w:val="en-GB"/>
              </w:rPr>
              <w:t xml:space="preserve">What would you want to see before supporting a new depot going live?</w:t>
            </w:r>
          </w:p>
        </w:tc>
        <w:tc>
          <w:tcPr>
            <w:tcW w:w="5299" w:type="dxa"/>
          </w:tcPr>
          <w:p w14:paraId="5FEB21A8" w14:textId="77777777" w:rsidR="008F54E3" w:rsidRPr="00C32864" w:rsidRDefault="008C6F2C">
            <w:pPr>
              <w:rPr>
                <w:lang w:val="en-GB"/>
              </w:rPr>
            </w:pPr>
            <w:r>
              <w:rPr>
                <w:sz w:val="18"/>
                <w:lang w:val="en-GB"/>
              </w:rPr>
              <w:t xml:space="preserve">All practical items which allow a new depot to operate independently to be completed in good time i.e. maintenance agreements, O licence variation, recruitment and training complete. Plus, a before opening audit to demonstrate the depot can operate without damaging existing depots' ability to run.</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8</w:t>
            </w:r>
          </w:p>
        </w:tc>
        <w:tc>
          <w:tcPr>
            <w:tcW w:w="2822" w:type="dxa"/>
          </w:tcPr>
          <w:p w14:paraId="5FEB21A8" w14:textId="77777777" w:rsidR="008F54E3" w:rsidRPr="00C32864" w:rsidRDefault="008C6F2C">
            <w:pPr>
              <w:rPr>
                <w:lang w:val="en-GB"/>
              </w:rPr>
            </w:pPr>
            <w:r>
              <w:rPr>
                <w:sz w:val="18"/>
                <w:lang w:val="en-GB"/>
              </w:rPr>
              <w:t xml:space="preserve">Overall, which option would you support moving into 2027 and under what condition?</w:t>
            </w:r>
          </w:p>
        </w:tc>
        <w:tc>
          <w:tcPr>
            <w:tcW w:w="5299" w:type="dxa"/>
          </w:tcPr>
          <w:p w14:paraId="5FEB21A8" w14:textId="77777777" w:rsidR="008F54E3" w:rsidRPr="00C32864" w:rsidRDefault="008C6F2C">
            <w:pPr>
              <w:rPr>
                <w:lang w:val="en-GB"/>
              </w:rPr>
            </w:pPr>
            <w:r>
              <w:rPr>
                <w:sz w:val="18"/>
                <w:lang w:val="en-GB"/>
              </w:rPr>
              <w:t xml:space="preserve">I would not support a location that I feel would require existing depots to bear the operational load. I would support South Yorkshire over other options providing capacity headroom is in place.</w:t>
            </w:r>
          </w:p>
        </w:tc>
      </w:tr>
    </w:tbl>
    <w:p w14:paraId="6EBFCCFF" w14:textId="77777777" w:rsidR="008F54E3" w:rsidRPr="00C32864" w:rsidRDefault="008C6F2C">
      <w:pPr>
        <w:pStyle w:val="TableCaption"/>
        <w:keepNext/>
        <w:rPr>
          <w:lang w:val="en-GB"/>
        </w:rPr>
      </w:pPr>
      <w:r>
        <w:rPr>
          <w:lang w:val="en-GB"/>
        </w:rPr>
        <w:t xml:space="preserve">Table A7.3. Business Development Manager, 20 October 2026 (in person)</w:t>
      </w:r>
    </w:p>
    <w:tbl>
      <w:tblPr>
        <w:tblStyle w:val="TableGrid"/>
        <w:tblW w:w="8640" w:type="dxa"/>
        <w:tblLook w:val="04A0" w:firstRow="1" w:lastRow="0" w:firstColumn="1" w:lastColumn="0" w:noHBand="0" w:noVBand="1"/>
      </w:tblPr>
      <w:tblGrid>
        <w:gridCol w:w="518"/>
        <w:gridCol w:w="2822"/>
        <w:gridCol w:w="5299"/>
      </w:tblGrid>
      <w:tr w:rsidR="008F54E3" w:rsidRPr="00C32864" w14:paraId="6BCAD8C6" w14:textId="77777777">
        <w:trPr>
          <w:cantSplit/>
          <w:tblHeader/>
        </w:trPr>
        <w:tc>
          <w:tcPr>
            <w:tcW w:w="518" w:type="dxa"/>
          </w:tcPr>
          <w:p w14:paraId="4F283A1D" w14:textId="77777777" w:rsidR="008F54E3" w:rsidRPr="00C32864" w:rsidRDefault="008C6F2C">
            <w:pPr>
              <w:keepNext/>
              <w:rPr>
                <w:lang w:val="en-GB"/>
              </w:rPr>
            </w:pPr>
            <w:r>
              <w:rPr>
                <w:b/>
                <w:sz w:val="18"/>
                <w:lang w:val="en-GB"/>
              </w:rPr>
              <w:t xml:space="preserve">#</w:t>
            </w:r>
          </w:p>
        </w:tc>
        <w:tc>
          <w:tcPr>
            <w:tcW w:w="2822" w:type="dxa"/>
          </w:tcPr>
          <w:p w14:paraId="4F283A1D" w14:textId="77777777" w:rsidR="008F54E3" w:rsidRPr="00C32864" w:rsidRDefault="008C6F2C">
            <w:pPr>
              <w:keepNext/>
              <w:rPr>
                <w:lang w:val="en-GB"/>
              </w:rPr>
            </w:pPr>
            <w:r>
              <w:rPr>
                <w:b/>
                <w:sz w:val="18"/>
                <w:lang w:val="en-GB"/>
              </w:rPr>
              <w:t xml:space="preserve">Question as asked</w:t>
            </w:r>
          </w:p>
        </w:tc>
        <w:tc>
          <w:tcPr>
            <w:tcW w:w="5299" w:type="dxa"/>
          </w:tcPr>
          <w:p w14:paraId="4F283A1D" w14:textId="77777777" w:rsidR="008F54E3" w:rsidRPr="00C32864" w:rsidRDefault="008C6F2C">
            <w:pPr>
              <w:keepNext/>
              <w:rPr>
                <w:lang w:val="en-GB"/>
              </w:rPr>
            </w:pPr>
            <w:r>
              <w:rPr>
                <w:b/>
                <w:sz w:val="18"/>
                <w:lang w:val="en-GB"/>
              </w:rPr>
              <w:t xml:space="preserve">Notes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1</w:t>
            </w:r>
          </w:p>
        </w:tc>
        <w:tc>
          <w:tcPr>
            <w:tcW w:w="2822" w:type="dxa"/>
          </w:tcPr>
          <w:p w14:paraId="5FEB21A8" w14:textId="77777777" w:rsidR="008F54E3" w:rsidRPr="00C32864" w:rsidRDefault="008C6F2C">
            <w:pPr>
              <w:rPr>
                <w:lang w:val="en-GB"/>
              </w:rPr>
            </w:pPr>
            <w:r>
              <w:rPr>
                <w:sz w:val="18"/>
                <w:lang w:val="en-GB"/>
              </w:rPr>
              <w:t xml:space="preserve">From your role, what is the most important operational or commercial issue the 2027 depot decision needs to solve?</w:t>
            </w:r>
          </w:p>
        </w:tc>
        <w:tc>
          <w:tcPr>
            <w:tcW w:w="5299" w:type="dxa"/>
          </w:tcPr>
          <w:p w14:paraId="5FEB21A8" w14:textId="77777777" w:rsidR="008F54E3" w:rsidRPr="00C32864" w:rsidRDefault="008C6F2C">
            <w:pPr>
              <w:rPr>
                <w:lang w:val="en-GB"/>
              </w:rPr>
            </w:pPr>
            <w:r>
              <w:rPr>
                <w:sz w:val="18"/>
                <w:lang w:val="en-GB"/>
              </w:rPr>
              <w:t xml:space="preserve">It needs to solve how we grow the business, which is done from converting the pipeline of contracted or confirmed demand, quickly into realised order and revenue. The opening needs to be based on factual pipeline of work and existing or new customer relationships and conversations.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2</w:t>
            </w:r>
          </w:p>
        </w:tc>
        <w:tc>
          <w:tcPr>
            <w:tcW w:w="2822" w:type="dxa"/>
          </w:tcPr>
          <w:p w14:paraId="5FEB21A8" w14:textId="77777777" w:rsidR="008F54E3" w:rsidRPr="00C32864" w:rsidRDefault="008C6F2C">
            <w:pPr>
              <w:rPr>
                <w:lang w:val="en-GB"/>
              </w:rPr>
            </w:pPr>
            <w:r>
              <w:rPr>
                <w:sz w:val="18"/>
                <w:lang w:val="en-GB"/>
              </w:rPr>
              <w:t xml:space="preserve">In your role, which location would be operationally more workable, South Yorkshire or Hull and the Humber?</w:t>
            </w:r>
          </w:p>
        </w:tc>
        <w:tc>
          <w:tcPr>
            <w:tcW w:w="5299" w:type="dxa"/>
          </w:tcPr>
          <w:p w14:paraId="5FEB21A8" w14:textId="77777777" w:rsidR="008F54E3" w:rsidRPr="00C32864" w:rsidRDefault="008C6F2C">
            <w:pPr>
              <w:rPr>
                <w:lang w:val="en-GB"/>
              </w:rPr>
            </w:pPr>
            <w:r>
              <w:rPr>
                <w:sz w:val="18"/>
                <w:lang w:val="en-GB"/>
              </w:rPr>
              <w:t xml:space="preserve">I have already had conversations with customers ref their existing works in Sheffield and surrounding areas and believe this to be a stronger more reliable pipeline of work. I have also looked into the investment in SDF, Highways and local authority work. I feel there are tangible targets to execute against.</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3</w:t>
            </w:r>
          </w:p>
        </w:tc>
        <w:tc>
          <w:tcPr>
            <w:tcW w:w="2822" w:type="dxa"/>
          </w:tcPr>
          <w:p w14:paraId="5FEB21A8" w14:textId="77777777" w:rsidR="008F54E3" w:rsidRPr="00C32864" w:rsidRDefault="008C6F2C">
            <w:pPr>
              <w:rPr>
                <w:lang w:val="en-GB"/>
              </w:rPr>
            </w:pPr>
            <w:r>
              <w:rPr>
                <w:sz w:val="18"/>
                <w:lang w:val="en-GB"/>
              </w:rPr>
              <w:t xml:space="preserve">How important is service reliability / capacity headroom compared with simply finding the largest potential market?</w:t>
            </w:r>
          </w:p>
        </w:tc>
        <w:tc>
          <w:tcPr>
            <w:tcW w:w="5299" w:type="dxa"/>
          </w:tcPr>
          <w:p w14:paraId="5FEB21A8" w14:textId="77777777" w:rsidR="008F54E3" w:rsidRPr="00C32864" w:rsidRDefault="008C6F2C">
            <w:pPr>
              <w:rPr>
                <w:lang w:val="en-GB"/>
              </w:rPr>
            </w:pPr>
            <w:r>
              <w:rPr>
                <w:sz w:val="18"/>
                <w:lang w:val="en-GB"/>
              </w:rPr>
              <w:t xml:space="preserve">For us reliability and service proposition is key, as it moves us away from simply selling on price. For me our capacity headroom is critical as it allows us to show real purpose and the ability to take on the large schemes available in the area.</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4</w:t>
            </w:r>
          </w:p>
        </w:tc>
        <w:tc>
          <w:tcPr>
            <w:tcW w:w="2822" w:type="dxa"/>
          </w:tcPr>
          <w:p w14:paraId="5FEB21A8" w14:textId="77777777" w:rsidR="008F54E3" w:rsidRPr="00C32864" w:rsidRDefault="008C6F2C">
            <w:pPr>
              <w:rPr>
                <w:lang w:val="en-GB"/>
              </w:rPr>
            </w:pPr>
            <w:r>
              <w:rPr>
                <w:sz w:val="18"/>
                <w:lang w:val="en-GB"/>
              </w:rPr>
              <w:t xml:space="preserve">What risks would you want controlled before Procon commits capital to a new depot?</w:t>
            </w:r>
          </w:p>
        </w:tc>
        <w:tc>
          <w:tcPr>
            <w:tcW w:w="5299" w:type="dxa"/>
          </w:tcPr>
          <w:p w14:paraId="5FEB21A8" w14:textId="77777777" w:rsidR="008F54E3" w:rsidRPr="00C32864" w:rsidRDefault="008C6F2C">
            <w:pPr>
              <w:rPr>
                <w:lang w:val="en-GB"/>
              </w:rPr>
            </w:pPr>
            <w:r>
              <w:rPr>
                <w:sz w:val="18"/>
                <w:lang w:val="en-GB"/>
              </w:rPr>
              <w:t xml:space="preserve">The risk of overestimating the ramp up at each location is a risk in my opinion, I am aware some of the plans involve pricing below market rate to gain traction. I would want to validate the interest and price expectations before committing to a location.</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5</w:t>
            </w:r>
          </w:p>
        </w:tc>
        <w:tc>
          <w:tcPr>
            <w:tcW w:w="2822" w:type="dxa"/>
          </w:tcPr>
          <w:p w14:paraId="5FEB21A8" w14:textId="77777777" w:rsidR="008F54E3" w:rsidRPr="00C32864" w:rsidRDefault="008C6F2C">
            <w:pPr>
              <w:rPr>
                <w:lang w:val="en-GB"/>
              </w:rPr>
            </w:pPr>
            <w:r>
              <w:rPr>
                <w:sz w:val="18"/>
                <w:lang w:val="en-GB"/>
              </w:rPr>
              <w:t xml:space="preserve">How should the 2028 change to volumetric mixer payloads affect location decision?</w:t>
            </w:r>
          </w:p>
        </w:tc>
        <w:tc>
          <w:tcPr>
            <w:tcW w:w="5299" w:type="dxa"/>
          </w:tcPr>
          <w:p w14:paraId="5FEB21A8" w14:textId="77777777" w:rsidR="008F54E3" w:rsidRPr="00C32864" w:rsidRDefault="008C6F2C">
            <w:pPr>
              <w:rPr>
                <w:lang w:val="en-GB"/>
              </w:rPr>
            </w:pPr>
            <w:r>
              <w:rPr>
                <w:sz w:val="18"/>
                <w:lang w:val="en-GB"/>
              </w:rPr>
              <w:t xml:space="preserve">I believe this is a critical point, the payload change will massively raise the importance of our depots being closer to the projects and customers we service. It will also be risky to price and win more distant works, as we have done in the past, as the delivered cost penalty will soon catch us up.</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6</w:t>
            </w:r>
          </w:p>
        </w:tc>
        <w:tc>
          <w:tcPr>
            <w:tcW w:w="2822" w:type="dxa"/>
          </w:tcPr>
          <w:p w14:paraId="5FEB21A8" w14:textId="77777777" w:rsidR="008F54E3" w:rsidRPr="00C32864" w:rsidRDefault="008C6F2C">
            <w:pPr>
              <w:rPr>
                <w:lang w:val="en-GB"/>
              </w:rPr>
            </w:pPr>
            <w:r>
              <w:rPr>
                <w:sz w:val="18"/>
                <w:lang w:val="en-GB"/>
              </w:rPr>
              <w:t xml:space="preserve">What would you expect the new depot to do for the existing Leeds and Warrington operations?</w:t>
            </w:r>
          </w:p>
        </w:tc>
        <w:tc>
          <w:tcPr>
            <w:tcW w:w="5299" w:type="dxa"/>
          </w:tcPr>
          <w:p w14:paraId="5FEB21A8" w14:textId="77777777" w:rsidR="008F54E3" w:rsidRPr="00C32864" w:rsidRDefault="008C6F2C">
            <w:pPr>
              <w:rPr>
                <w:lang w:val="en-GB"/>
              </w:rPr>
            </w:pPr>
            <w:r>
              <w:rPr>
                <w:sz w:val="18"/>
                <w:lang w:val="en-GB"/>
              </w:rPr>
              <w:t xml:space="preserve">The biggest thing for me is that we add sales growth, and do not cannibalise the volume particularly of Leeds, as this is counterproductive. I also feel that a well-placed new depot will allow us to share resource to win larger and more critical pours, at a lower cost base.</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7</w:t>
            </w:r>
          </w:p>
        </w:tc>
        <w:tc>
          <w:tcPr>
            <w:tcW w:w="2822" w:type="dxa"/>
          </w:tcPr>
          <w:p w14:paraId="5FEB21A8" w14:textId="77777777" w:rsidR="008F54E3" w:rsidRPr="00C32864" w:rsidRDefault="008C6F2C">
            <w:pPr>
              <w:rPr>
                <w:lang w:val="en-GB"/>
              </w:rPr>
            </w:pPr>
            <w:r>
              <w:rPr>
                <w:sz w:val="18"/>
                <w:lang w:val="en-GB"/>
              </w:rPr>
              <w:t xml:space="preserve">What would you want to see from the business before supporting the new depot going live?</w:t>
            </w:r>
          </w:p>
        </w:tc>
        <w:tc>
          <w:tcPr>
            <w:tcW w:w="5299" w:type="dxa"/>
          </w:tcPr>
          <w:p w14:paraId="5FEB21A8" w14:textId="77777777" w:rsidR="008F54E3" w:rsidRPr="00C32864" w:rsidRDefault="008C6F2C">
            <w:pPr>
              <w:rPr>
                <w:lang w:val="en-GB"/>
              </w:rPr>
            </w:pPr>
            <w:r>
              <w:rPr>
                <w:sz w:val="18"/>
                <w:lang w:val="en-GB"/>
              </w:rPr>
              <w:t xml:space="preserve">I would want to identify at least 50% of the break-even volume as per the plan with clear target accounts, enquiries and pricing in place to ensure a good start and traction. I would also like the pipeline of investment and major projects identified clearly before entering into a new area.</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8</w:t>
            </w:r>
          </w:p>
        </w:tc>
        <w:tc>
          <w:tcPr>
            <w:tcW w:w="2822" w:type="dxa"/>
          </w:tcPr>
          <w:p w14:paraId="5FEB21A8" w14:textId="77777777" w:rsidR="008F54E3" w:rsidRPr="00C32864" w:rsidRDefault="008C6F2C">
            <w:pPr>
              <w:rPr>
                <w:lang w:val="en-GB"/>
              </w:rPr>
            </w:pPr>
            <w:r>
              <w:rPr>
                <w:sz w:val="18"/>
                <w:lang w:val="en-GB"/>
              </w:rPr>
              <w:t xml:space="preserve">Overall, which option would you support for 2027 and under what conditions?</w:t>
            </w:r>
          </w:p>
        </w:tc>
        <w:tc>
          <w:tcPr>
            <w:tcW w:w="5299" w:type="dxa"/>
          </w:tcPr>
          <w:p w14:paraId="5FEB21A8" w14:textId="77777777" w:rsidR="008F54E3" w:rsidRPr="00C32864" w:rsidRDefault="008C6F2C">
            <w:pPr>
              <w:rPr>
                <w:lang w:val="en-GB"/>
              </w:rPr>
            </w:pPr>
            <w:r>
              <w:rPr>
                <w:sz w:val="18"/>
                <w:lang w:val="en-GB"/>
              </w:rPr>
              <w:t xml:space="preserve">I firmly believe South Yorkshire is the correct decision, the conditions would be proving demand, demonstrating the ability to achieve margin with a reliable pipeline of work and customers.</w:t>
            </w:r>
          </w:p>
        </w:tc>
      </w:tr>
    </w:tbl>
    <w:p w14:paraId="6EBFCCFF" w14:textId="77777777" w:rsidR="008F54E3" w:rsidRPr="00C32864" w:rsidRDefault="008C6F2C">
      <w:pPr>
        <w:pStyle w:val="TableCaption"/>
        <w:keepNext/>
        <w:rPr>
          <w:lang w:val="en-GB"/>
        </w:rPr>
      </w:pPr>
      <w:r>
        <w:rPr>
          <w:lang w:val="en-GB"/>
        </w:rPr>
        <w:t xml:space="preserve">Table A7.4. Scheduler, 21 October 2026 (in person)</w:t>
      </w:r>
    </w:p>
    <w:tbl>
      <w:tblPr>
        <w:tblStyle w:val="TableGrid"/>
        <w:tblW w:w="8640" w:type="dxa"/>
        <w:tblLook w:val="04A0" w:firstRow="1" w:lastRow="0" w:firstColumn="1" w:lastColumn="0" w:noHBand="0" w:noVBand="1"/>
      </w:tblPr>
      <w:tblGrid>
        <w:gridCol w:w="518"/>
        <w:gridCol w:w="2822"/>
        <w:gridCol w:w="5299"/>
      </w:tblGrid>
      <w:tr w:rsidR="008F54E3" w:rsidRPr="00C32864" w14:paraId="6BCAD8C6" w14:textId="77777777">
        <w:trPr>
          <w:cantSplit/>
          <w:tblHeader/>
        </w:trPr>
        <w:tc>
          <w:tcPr>
            <w:tcW w:w="518" w:type="dxa"/>
          </w:tcPr>
          <w:p w14:paraId="4F283A1D" w14:textId="77777777" w:rsidR="008F54E3" w:rsidRPr="00C32864" w:rsidRDefault="008C6F2C">
            <w:pPr>
              <w:keepNext/>
              <w:rPr>
                <w:lang w:val="en-GB"/>
              </w:rPr>
            </w:pPr>
            <w:r>
              <w:rPr>
                <w:b/>
                <w:sz w:val="18"/>
                <w:lang w:val="en-GB"/>
              </w:rPr>
              <w:t xml:space="preserve">#</w:t>
            </w:r>
          </w:p>
        </w:tc>
        <w:tc>
          <w:tcPr>
            <w:tcW w:w="2822" w:type="dxa"/>
          </w:tcPr>
          <w:p w14:paraId="4F283A1D" w14:textId="77777777" w:rsidR="008F54E3" w:rsidRPr="00C32864" w:rsidRDefault="008C6F2C">
            <w:pPr>
              <w:keepNext/>
              <w:rPr>
                <w:lang w:val="en-GB"/>
              </w:rPr>
            </w:pPr>
            <w:r>
              <w:rPr>
                <w:b/>
                <w:sz w:val="18"/>
                <w:lang w:val="en-GB"/>
              </w:rPr>
              <w:t xml:space="preserve">Question as asked</w:t>
            </w:r>
          </w:p>
        </w:tc>
        <w:tc>
          <w:tcPr>
            <w:tcW w:w="5299" w:type="dxa"/>
          </w:tcPr>
          <w:p w14:paraId="4F283A1D" w14:textId="77777777" w:rsidR="008F54E3" w:rsidRPr="00C32864" w:rsidRDefault="008C6F2C">
            <w:pPr>
              <w:keepNext/>
              <w:rPr>
                <w:lang w:val="en-GB"/>
              </w:rPr>
            </w:pPr>
            <w:r>
              <w:rPr>
                <w:b/>
                <w:sz w:val="18"/>
                <w:lang w:val="en-GB"/>
              </w:rPr>
              <w:t xml:space="preserve">Notes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1</w:t>
            </w:r>
          </w:p>
        </w:tc>
        <w:tc>
          <w:tcPr>
            <w:tcW w:w="2822" w:type="dxa"/>
          </w:tcPr>
          <w:p w14:paraId="5FEB21A8" w14:textId="77777777" w:rsidR="008F54E3" w:rsidRPr="00C32864" w:rsidRDefault="008C6F2C">
            <w:pPr>
              <w:rPr>
                <w:lang w:val="en-GB"/>
              </w:rPr>
            </w:pPr>
            <w:r>
              <w:rPr>
                <w:sz w:val="18"/>
                <w:lang w:val="en-GB"/>
              </w:rPr>
              <w:t xml:space="preserve">From your role, what is the most important operational or commercial issue the 2027 depot decision needs to solve?</w:t>
            </w:r>
          </w:p>
        </w:tc>
        <w:tc>
          <w:tcPr>
            <w:tcW w:w="5299" w:type="dxa"/>
          </w:tcPr>
          <w:p w14:paraId="5FEB21A8" w14:textId="77777777" w:rsidR="008F54E3" w:rsidRPr="00C32864" w:rsidRDefault="008C6F2C">
            <w:pPr>
              <w:rPr>
                <w:lang w:val="en-GB"/>
              </w:rPr>
            </w:pPr>
            <w:r>
              <w:rPr>
                <w:sz w:val="18"/>
                <w:lang w:val="en-GB"/>
              </w:rPr>
              <w:t xml:space="preserve">We are time sensitive; our demand is concentrated into particular delivery windows i.e. commercial house builders from 8–11am. A depot can look good on volume, but is actually not balanced. The new sites must reduce pressure across the existing schedule.</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2</w:t>
            </w:r>
          </w:p>
        </w:tc>
        <w:tc>
          <w:tcPr>
            <w:tcW w:w="2822" w:type="dxa"/>
          </w:tcPr>
          <w:p w14:paraId="5FEB21A8" w14:textId="77777777" w:rsidR="008F54E3" w:rsidRPr="00C32864" w:rsidRDefault="008C6F2C">
            <w:pPr>
              <w:rPr>
                <w:lang w:val="en-GB"/>
              </w:rPr>
            </w:pPr>
            <w:r>
              <w:rPr>
                <w:sz w:val="18"/>
                <w:lang w:val="en-GB"/>
              </w:rPr>
              <w:t xml:space="preserve">Which location do you see as more workable, South Yorkshire or Hull and the Humber?</w:t>
            </w:r>
          </w:p>
        </w:tc>
        <w:tc>
          <w:tcPr>
            <w:tcW w:w="5299" w:type="dxa"/>
          </w:tcPr>
          <w:p w14:paraId="5FEB21A8" w14:textId="77777777" w:rsidR="008F54E3" w:rsidRPr="00C32864" w:rsidRDefault="008C6F2C">
            <w:pPr>
              <w:rPr>
                <w:lang w:val="en-GB"/>
              </w:rPr>
            </w:pPr>
            <w:r>
              <w:rPr>
                <w:sz w:val="18"/>
                <w:lang w:val="en-GB"/>
              </w:rPr>
              <w:t xml:space="preserve">Being closer to our core operations i.e. Leeds and Pontefract, I believe gives a scheduling advantage allowing more efficient planning and shared resource. Hull is further away i.e. a driver issue or late wagon is much harder to deal with and protect the timetable.</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3</w:t>
            </w:r>
          </w:p>
        </w:tc>
        <w:tc>
          <w:tcPr>
            <w:tcW w:w="2822" w:type="dxa"/>
          </w:tcPr>
          <w:p w14:paraId="5FEB21A8" w14:textId="77777777" w:rsidR="008F54E3" w:rsidRPr="00C32864" w:rsidRDefault="008C6F2C">
            <w:pPr>
              <w:rPr>
                <w:lang w:val="en-GB"/>
              </w:rPr>
            </w:pPr>
            <w:r>
              <w:rPr>
                <w:sz w:val="18"/>
                <w:lang w:val="en-GB"/>
              </w:rPr>
              <w:t xml:space="preserve">How critical is service reliability/capacity and headroom compared with finding the market with the biggest potential market?</w:t>
            </w:r>
          </w:p>
        </w:tc>
        <w:tc>
          <w:tcPr>
            <w:tcW w:w="5299" w:type="dxa"/>
          </w:tcPr>
          <w:p w14:paraId="5FEB21A8" w14:textId="77777777" w:rsidR="008F54E3" w:rsidRPr="00C32864" w:rsidRDefault="008C6F2C">
            <w:pPr>
              <w:rPr>
                <w:lang w:val="en-GB"/>
              </w:rPr>
            </w:pPr>
            <w:r>
              <w:rPr>
                <w:sz w:val="18"/>
                <w:lang w:val="en-GB"/>
              </w:rPr>
              <w:t xml:space="preserve">I see headroom as more useful than a theoretical volume figure, the log we keep with declined enquiries shows that an order can easily be lost via lack of available slot, driver or vehicle even with nominal fleet capacity across the estate.</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4</w:t>
            </w:r>
          </w:p>
        </w:tc>
        <w:tc>
          <w:tcPr>
            <w:tcW w:w="2822" w:type="dxa"/>
          </w:tcPr>
          <w:p w14:paraId="5FEB21A8" w14:textId="77777777" w:rsidR="008F54E3" w:rsidRPr="00C32864" w:rsidRDefault="008C6F2C">
            <w:pPr>
              <w:rPr>
                <w:lang w:val="en-GB"/>
              </w:rPr>
            </w:pPr>
            <w:r>
              <w:rPr>
                <w:sz w:val="18"/>
                <w:lang w:val="en-GB"/>
              </w:rPr>
              <w:t xml:space="preserve">What risks would you want to see controlled before Procon commits to a new location?</w:t>
            </w:r>
          </w:p>
        </w:tc>
        <w:tc>
          <w:tcPr>
            <w:tcW w:w="5299" w:type="dxa"/>
          </w:tcPr>
          <w:p w14:paraId="5FEB21A8" w14:textId="77777777" w:rsidR="008F54E3" w:rsidRPr="00C32864" w:rsidRDefault="008C6F2C">
            <w:pPr>
              <w:rPr>
                <w:lang w:val="en-GB"/>
              </w:rPr>
            </w:pPr>
            <w:r>
              <w:rPr>
                <w:sz w:val="18"/>
                <w:lang w:val="en-GB"/>
              </w:rPr>
              <w:t xml:space="preserve">I feel without a clear operating plan for the new depot and how it interacts with the existing wagons and drivers at Leeds for example; the scheduling will drift back to using Leeds as a safety valve and as contingency.</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5</w:t>
            </w:r>
          </w:p>
        </w:tc>
        <w:tc>
          <w:tcPr>
            <w:tcW w:w="2822" w:type="dxa"/>
          </w:tcPr>
          <w:p w14:paraId="5FEB21A8" w14:textId="77777777" w:rsidR="008F54E3" w:rsidRPr="00C32864" w:rsidRDefault="008C6F2C">
            <w:pPr>
              <w:rPr>
                <w:lang w:val="en-GB"/>
              </w:rPr>
            </w:pPr>
            <w:r>
              <w:rPr>
                <w:sz w:val="18"/>
                <w:lang w:val="en-GB"/>
              </w:rPr>
              <w:t xml:space="preserve">How should the 2028 change to volumetric mixer payloads affecting the location decision?</w:t>
            </w:r>
          </w:p>
        </w:tc>
        <w:tc>
          <w:tcPr>
            <w:tcW w:w="5299" w:type="dxa"/>
          </w:tcPr>
          <w:p w14:paraId="5FEB21A8" w14:textId="77777777" w:rsidR="008F54E3" w:rsidRPr="00C32864" w:rsidRDefault="008C6F2C">
            <w:pPr>
              <w:rPr>
                <w:lang w:val="en-GB"/>
              </w:rPr>
            </w:pPr>
            <w:r>
              <w:rPr>
                <w:sz w:val="18"/>
                <w:lang w:val="en-GB"/>
              </w:rPr>
              <w:t xml:space="preserve">The reduced payload of 32 t will make short haul scheduling paramount, as there will be more trips to deliver the same physical volume. A local depot gives us more control over this pattern and its proximity to the schemes it serves.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6</w:t>
            </w:r>
          </w:p>
        </w:tc>
        <w:tc>
          <w:tcPr>
            <w:tcW w:w="2822" w:type="dxa"/>
          </w:tcPr>
          <w:p w14:paraId="5FEB21A8" w14:textId="77777777" w:rsidR="008F54E3" w:rsidRPr="00C32864" w:rsidRDefault="008C6F2C">
            <w:pPr>
              <w:rPr>
                <w:lang w:val="en-GB"/>
              </w:rPr>
            </w:pPr>
            <w:r>
              <w:rPr>
                <w:sz w:val="18"/>
                <w:lang w:val="en-GB"/>
              </w:rPr>
              <w:t xml:space="preserve">What would you anticipate the new depot to do for the existing Leeds and Warrington operations?</w:t>
            </w:r>
          </w:p>
        </w:tc>
        <w:tc>
          <w:tcPr>
            <w:tcW w:w="5299" w:type="dxa"/>
          </w:tcPr>
          <w:p w14:paraId="5FEB21A8" w14:textId="77777777" w:rsidR="008F54E3" w:rsidRPr="00C32864" w:rsidRDefault="008C6F2C">
            <w:pPr>
              <w:rPr>
                <w:lang w:val="en-GB"/>
              </w:rPr>
            </w:pPr>
            <w:r>
              <w:rPr>
                <w:sz w:val="18"/>
                <w:lang w:val="en-GB"/>
              </w:rPr>
              <w:t xml:space="preserve">Resource is key to optimal scheduling and allowing growth on customer accounts, the main requirement would be that a new location does not strip the productive morning fleet from Leeds. The prospective timetable and commercial AM clients need building at the new location, before go-live.</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7</w:t>
            </w:r>
          </w:p>
        </w:tc>
        <w:tc>
          <w:tcPr>
            <w:tcW w:w="2822" w:type="dxa"/>
          </w:tcPr>
          <w:p w14:paraId="5FEB21A8" w14:textId="77777777" w:rsidR="008F54E3" w:rsidRPr="00C32864" w:rsidRDefault="008C6F2C">
            <w:pPr>
              <w:rPr>
                <w:lang w:val="en-GB"/>
              </w:rPr>
            </w:pPr>
            <w:r>
              <w:rPr>
                <w:sz w:val="18"/>
                <w:lang w:val="en-GB"/>
              </w:rPr>
              <w:t xml:space="preserve">What would you want to see in place, before supporting the new depot going live?</w:t>
            </w:r>
          </w:p>
        </w:tc>
        <w:tc>
          <w:tcPr>
            <w:tcW w:w="5299" w:type="dxa"/>
          </w:tcPr>
          <w:p w14:paraId="5FEB21A8" w14:textId="77777777" w:rsidR="008F54E3" w:rsidRPr="00C32864" w:rsidRDefault="008C6F2C">
            <w:pPr>
              <w:rPr>
                <w:lang w:val="en-GB"/>
              </w:rPr>
            </w:pPr>
            <w:r>
              <w:rPr>
                <w:sz w:val="18"/>
                <w:lang w:val="en-GB"/>
              </w:rPr>
              <w:t xml:space="preserve">Due to the impact it would have on the network, testing what would happen if one of the new location wagons went down soon after opening. Plus, the ability of the fleet to cope with projected peak-day patterns, driver cover confirmed and a plan for breakdowns.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8</w:t>
            </w:r>
          </w:p>
        </w:tc>
        <w:tc>
          <w:tcPr>
            <w:tcW w:w="2822" w:type="dxa"/>
          </w:tcPr>
          <w:p w14:paraId="5FEB21A8" w14:textId="77777777" w:rsidR="008F54E3" w:rsidRPr="00C32864" w:rsidRDefault="008C6F2C">
            <w:pPr>
              <w:rPr>
                <w:lang w:val="en-GB"/>
              </w:rPr>
            </w:pPr>
            <w:r>
              <w:rPr>
                <w:sz w:val="18"/>
                <w:lang w:val="en-GB"/>
              </w:rPr>
              <w:t xml:space="preserve">Overall, which option would you support for 2027 and under what conditions?</w:t>
            </w:r>
          </w:p>
        </w:tc>
        <w:tc>
          <w:tcPr>
            <w:tcW w:w="5299" w:type="dxa"/>
          </w:tcPr>
          <w:p w14:paraId="5FEB21A8" w14:textId="77777777" w:rsidR="008F54E3" w:rsidRPr="00C32864" w:rsidRDefault="008C6F2C">
            <w:pPr>
              <w:rPr>
                <w:lang w:val="en-GB"/>
              </w:rPr>
            </w:pPr>
            <w:r>
              <w:rPr>
                <w:sz w:val="18"/>
                <w:lang w:val="en-GB"/>
              </w:rPr>
              <w:t xml:space="preserve">I am in favour of the South Yorkshire location, as it makes sense from a scheduling and wider business perspective. More logical, easy to grow and sustain. My condition would be that it has its own resource and that Leeds is not cannibalised [written 'canalised'] or used as a resource pool.</w:t>
            </w:r>
          </w:p>
        </w:tc>
      </w:tr>
    </w:tbl>
    <w:p w14:paraId="6EBFCCFF" w14:textId="77777777" w:rsidR="008F54E3" w:rsidRPr="00C32864" w:rsidRDefault="008C6F2C">
      <w:pPr>
        <w:pStyle w:val="TableCaption"/>
        <w:keepNext/>
        <w:rPr>
          <w:lang w:val="en-GB"/>
        </w:rPr>
      </w:pPr>
      <w:r>
        <w:rPr>
          <w:lang w:val="en-GB"/>
        </w:rPr>
        <w:t xml:space="preserve">Table A7.5. Cement supplier, 20 October 2026 (in person)</w:t>
      </w:r>
    </w:p>
    <w:tbl>
      <w:tblPr>
        <w:tblStyle w:val="TableGrid"/>
        <w:tblW w:w="8640" w:type="dxa"/>
        <w:tblLook w:val="04A0" w:firstRow="1" w:lastRow="0" w:firstColumn="1" w:lastColumn="0" w:noHBand="0" w:noVBand="1"/>
      </w:tblPr>
      <w:tblGrid>
        <w:gridCol w:w="518"/>
        <w:gridCol w:w="2822"/>
        <w:gridCol w:w="5299"/>
      </w:tblGrid>
      <w:tr w:rsidR="008F54E3" w:rsidRPr="00C32864" w14:paraId="6BCAD8C6" w14:textId="77777777">
        <w:trPr>
          <w:cantSplit/>
          <w:tblHeader/>
        </w:trPr>
        <w:tc>
          <w:tcPr>
            <w:tcW w:w="518" w:type="dxa"/>
          </w:tcPr>
          <w:p w14:paraId="4F283A1D" w14:textId="77777777" w:rsidR="008F54E3" w:rsidRPr="00C32864" w:rsidRDefault="008C6F2C">
            <w:pPr>
              <w:keepNext/>
              <w:rPr>
                <w:lang w:val="en-GB"/>
              </w:rPr>
            </w:pPr>
            <w:r>
              <w:rPr>
                <w:b/>
                <w:sz w:val="18"/>
                <w:lang w:val="en-GB"/>
              </w:rPr>
              <w:t xml:space="preserve">#</w:t>
            </w:r>
          </w:p>
        </w:tc>
        <w:tc>
          <w:tcPr>
            <w:tcW w:w="2822" w:type="dxa"/>
          </w:tcPr>
          <w:p w14:paraId="4F283A1D" w14:textId="77777777" w:rsidR="008F54E3" w:rsidRPr="00C32864" w:rsidRDefault="008C6F2C">
            <w:pPr>
              <w:keepNext/>
              <w:rPr>
                <w:lang w:val="en-GB"/>
              </w:rPr>
            </w:pPr>
            <w:r>
              <w:rPr>
                <w:b/>
                <w:sz w:val="18"/>
                <w:lang w:val="en-GB"/>
              </w:rPr>
              <w:t xml:space="preserve">Question as asked</w:t>
            </w:r>
          </w:p>
        </w:tc>
        <w:tc>
          <w:tcPr>
            <w:tcW w:w="5299" w:type="dxa"/>
          </w:tcPr>
          <w:p w14:paraId="4F283A1D" w14:textId="77777777" w:rsidR="008F54E3" w:rsidRPr="00C32864" w:rsidRDefault="008C6F2C">
            <w:pPr>
              <w:keepNext/>
              <w:rPr>
                <w:lang w:val="en-GB"/>
              </w:rPr>
            </w:pPr>
            <w:r>
              <w:rPr>
                <w:b/>
                <w:sz w:val="18"/>
                <w:lang w:val="en-GB"/>
              </w:rPr>
              <w:t xml:space="preserve">Notes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1</w:t>
            </w:r>
          </w:p>
        </w:tc>
        <w:tc>
          <w:tcPr>
            <w:tcW w:w="2822" w:type="dxa"/>
          </w:tcPr>
          <w:p w14:paraId="5FEB21A8" w14:textId="77777777" w:rsidR="008F54E3" w:rsidRPr="00C32864" w:rsidRDefault="008C6F2C">
            <w:pPr>
              <w:rPr>
                <w:lang w:val="en-GB"/>
              </w:rPr>
            </w:pPr>
            <w:r>
              <w:rPr>
                <w:sz w:val="18"/>
                <w:lang w:val="en-GB"/>
              </w:rPr>
              <w:t xml:space="preserve">From your perspective, what is the most important operational or commercial issue the 2027 depot decision needs to solve?</w:t>
            </w:r>
          </w:p>
        </w:tc>
        <w:tc>
          <w:tcPr>
            <w:tcW w:w="5299" w:type="dxa"/>
          </w:tcPr>
          <w:p w14:paraId="5FEB21A8" w14:textId="77777777" w:rsidR="008F54E3" w:rsidRPr="00C32864" w:rsidRDefault="008C6F2C">
            <w:pPr>
              <w:rPr>
                <w:lang w:val="en-GB"/>
              </w:rPr>
            </w:pPr>
            <w:r>
              <w:rPr>
                <w:sz w:val="18"/>
                <w:lang w:val="en-GB"/>
              </w:rPr>
              <w:t xml:space="preserve">We know that for our customers, cement is a strategic input and it is in both parties' interests that the material is competitive, uninterrupted and that pricing is consistent with the least volatility possible.</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2</w:t>
            </w:r>
          </w:p>
        </w:tc>
        <w:tc>
          <w:tcPr>
            <w:tcW w:w="2822" w:type="dxa"/>
          </w:tcPr>
          <w:p w14:paraId="5FEB21A8" w14:textId="77777777" w:rsidR="008F54E3" w:rsidRPr="00C32864" w:rsidRDefault="008C6F2C">
            <w:pPr>
              <w:rPr>
                <w:lang w:val="en-GB"/>
              </w:rPr>
            </w:pPr>
            <w:r>
              <w:rPr>
                <w:sz w:val="18"/>
                <w:lang w:val="en-GB"/>
              </w:rPr>
              <w:t xml:space="preserve">Which location would you deem to be more operationally beneficial out of South Yorkshire or Hull and the Humber?</w:t>
            </w:r>
          </w:p>
        </w:tc>
        <w:tc>
          <w:tcPr>
            <w:tcW w:w="5299" w:type="dxa"/>
          </w:tcPr>
          <w:p w14:paraId="5FEB21A8" w14:textId="77777777" w:rsidR="008F54E3" w:rsidRPr="00C32864" w:rsidRDefault="008C6F2C">
            <w:pPr>
              <w:rPr>
                <w:lang w:val="en-GB"/>
              </w:rPr>
            </w:pPr>
            <w:r>
              <w:rPr>
                <w:sz w:val="18"/>
                <w:lang w:val="en-GB"/>
              </w:rPr>
              <w:t xml:space="preserve">Out of the options, South Yorkshire is better placed for ours and most other cementitious product supply. It would obtain more competitive pricing into that location and is travelling much less distance which favours less disruption and more timely deliveries etc.</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3</w:t>
            </w:r>
          </w:p>
        </w:tc>
        <w:tc>
          <w:tcPr>
            <w:tcW w:w="2822" w:type="dxa"/>
          </w:tcPr>
          <w:p w14:paraId="5FEB21A8" w14:textId="77777777" w:rsidR="008F54E3" w:rsidRPr="00C32864" w:rsidRDefault="008C6F2C">
            <w:pPr>
              <w:rPr>
                <w:lang w:val="en-GB"/>
              </w:rPr>
            </w:pPr>
            <w:r>
              <w:rPr>
                <w:sz w:val="18"/>
                <w:lang w:val="en-GB"/>
              </w:rPr>
              <w:t xml:space="preserve">How important is service and capacity headroom compared with simply finding the largest potential market?</w:t>
            </w:r>
          </w:p>
        </w:tc>
        <w:tc>
          <w:tcPr>
            <w:tcW w:w="5299" w:type="dxa"/>
          </w:tcPr>
          <w:p w14:paraId="5FEB21A8" w14:textId="77777777" w:rsidR="008F54E3" w:rsidRPr="00C32864" w:rsidRDefault="008C6F2C">
            <w:pPr>
              <w:rPr>
                <w:lang w:val="en-GB"/>
              </w:rPr>
            </w:pPr>
            <w:r>
              <w:rPr>
                <w:sz w:val="18"/>
                <w:lang w:val="en-GB"/>
              </w:rPr>
              <w:t xml:space="preserve">Our material being used in a reliable manner, as the main component in concrete, is critical to both our reputation and the volume, i.e. the better placed our customers who supply concrete, the more they will require from ourselves. We would always value the location which has a strong pipeline of work and customer base to support volumes etc.</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4</w:t>
            </w:r>
          </w:p>
        </w:tc>
        <w:tc>
          <w:tcPr>
            <w:tcW w:w="2822" w:type="dxa"/>
          </w:tcPr>
          <w:p w14:paraId="5FEB21A8" w14:textId="77777777" w:rsidR="008F54E3" w:rsidRPr="00C32864" w:rsidRDefault="008C6F2C">
            <w:pPr>
              <w:rPr>
                <w:lang w:val="en-GB"/>
              </w:rPr>
            </w:pPr>
            <w:r>
              <w:rPr>
                <w:sz w:val="18"/>
                <w:lang w:val="en-GB"/>
              </w:rPr>
              <w:t xml:space="preserve">What risk would you want controlled before supplying a new location with Procon 24/7?</w:t>
            </w:r>
          </w:p>
        </w:tc>
        <w:tc>
          <w:tcPr>
            <w:tcW w:w="5299" w:type="dxa"/>
          </w:tcPr>
          <w:p w14:paraId="5FEB21A8" w14:textId="77777777" w:rsidR="008F54E3" w:rsidRPr="00C32864" w:rsidRDefault="008C6F2C">
            <w:pPr>
              <w:rPr>
                <w:lang w:val="en-GB"/>
              </w:rPr>
            </w:pPr>
            <w:r>
              <w:rPr>
                <w:sz w:val="18"/>
                <w:lang w:val="en-GB"/>
              </w:rPr>
              <w:t xml:space="preserve">I would like a firm business plan around the new location, including customer targets and investment in the area. Forecasted volumes would be beneficial, plus the resource that the new location would have at its disposal.</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5</w:t>
            </w:r>
          </w:p>
        </w:tc>
        <w:tc>
          <w:tcPr>
            <w:tcW w:w="2822" w:type="dxa"/>
          </w:tcPr>
          <w:p w14:paraId="5FEB21A8" w14:textId="77777777" w:rsidR="008F54E3" w:rsidRPr="00C32864" w:rsidRDefault="008C6F2C">
            <w:pPr>
              <w:rPr>
                <w:lang w:val="en-GB"/>
              </w:rPr>
            </w:pPr>
            <w:r>
              <w:rPr>
                <w:sz w:val="18"/>
                <w:lang w:val="en-GB"/>
              </w:rPr>
              <w:t xml:space="preserve">How do you see the 2028 change to volumetric mixer payloads affecting the location decision?</w:t>
            </w:r>
          </w:p>
        </w:tc>
        <w:tc>
          <w:tcPr>
            <w:tcW w:w="5299" w:type="dxa"/>
          </w:tcPr>
          <w:p w14:paraId="5FEB21A8" w14:textId="77777777" w:rsidR="008F54E3" w:rsidRPr="00C32864" w:rsidRDefault="008C6F2C">
            <w:pPr>
              <w:rPr>
                <w:lang w:val="en-GB"/>
              </w:rPr>
            </w:pPr>
            <w:r>
              <w:rPr>
                <w:sz w:val="18"/>
                <w:lang w:val="en-GB"/>
              </w:rPr>
              <w:t xml:space="preserve">Haul distance is the biggest lever that impacts our delivered cost, we believe that even with mitigation, volumetric businesses will incur costs associated with journeys. One way to mitigate will be low-carbon mixes, i.e. GGBS – this is better serviceable to the central South Yorkshire location.</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6</w:t>
            </w:r>
          </w:p>
        </w:tc>
        <w:tc>
          <w:tcPr>
            <w:tcW w:w="2822" w:type="dxa"/>
          </w:tcPr>
          <w:p w14:paraId="5FEB21A8" w14:textId="77777777" w:rsidR="008F54E3" w:rsidRPr="00C32864" w:rsidRDefault="008C6F2C">
            <w:pPr>
              <w:rPr>
                <w:lang w:val="en-GB"/>
              </w:rPr>
            </w:pPr>
            <w:r>
              <w:rPr>
                <w:sz w:val="18"/>
                <w:lang w:val="en-GB"/>
              </w:rPr>
              <w:t xml:space="preserve">How do you, as a supplier, see the new location interacting with the Leeds and Warrington depots operationally?</w:t>
            </w:r>
          </w:p>
        </w:tc>
        <w:tc>
          <w:tcPr>
            <w:tcW w:w="5299" w:type="dxa"/>
          </w:tcPr>
          <w:p w14:paraId="5FEB21A8" w14:textId="77777777" w:rsidR="008F54E3" w:rsidRPr="00C32864" w:rsidRDefault="008C6F2C">
            <w:pPr>
              <w:rPr>
                <w:lang w:val="en-GB"/>
              </w:rPr>
            </w:pPr>
            <w:r>
              <w:rPr>
                <w:sz w:val="18"/>
                <w:lang w:val="en-GB"/>
              </w:rPr>
              <w:t xml:space="preserve">From a commercial perspective it would open up some economy of scale discussion and consolidate pricing which should help Procon. Operationally we would hope it provides more predictable volumes across the supply chain relationship, as opposed to fragmented buying locations.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7</w:t>
            </w:r>
          </w:p>
        </w:tc>
        <w:tc>
          <w:tcPr>
            <w:tcW w:w="2822" w:type="dxa"/>
          </w:tcPr>
          <w:p w14:paraId="5FEB21A8" w14:textId="77777777" w:rsidR="008F54E3" w:rsidRPr="00C32864" w:rsidRDefault="008C6F2C">
            <w:pPr>
              <w:rPr>
                <w:lang w:val="en-GB"/>
              </w:rPr>
            </w:pPr>
            <w:r>
              <w:rPr>
                <w:sz w:val="18"/>
                <w:lang w:val="en-GB"/>
              </w:rPr>
              <w:t xml:space="preserve">What would you want to see before supporting the new depot going live?</w:t>
            </w:r>
          </w:p>
        </w:tc>
        <w:tc>
          <w:tcPr>
            <w:tcW w:w="5299" w:type="dxa"/>
          </w:tcPr>
          <w:p w14:paraId="5FEB21A8" w14:textId="77777777" w:rsidR="008F54E3" w:rsidRPr="00C32864" w:rsidRDefault="008C6F2C">
            <w:pPr>
              <w:rPr>
                <w:lang w:val="en-GB"/>
              </w:rPr>
            </w:pPr>
            <w:r>
              <w:rPr>
                <w:sz w:val="18"/>
                <w:lang w:val="en-GB"/>
              </w:rPr>
              <w:t xml:space="preserve">Supply capacity confirmed, storage arrangements checked and a forecast proving for the first 12 months' trading. It would be beneficial to discuss mutual business plans for the area chosen.</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8</w:t>
            </w:r>
          </w:p>
        </w:tc>
        <w:tc>
          <w:tcPr>
            <w:tcW w:w="2822" w:type="dxa"/>
          </w:tcPr>
          <w:p w14:paraId="5FEB21A8" w14:textId="77777777" w:rsidR="008F54E3" w:rsidRPr="00C32864" w:rsidRDefault="008C6F2C">
            <w:pPr>
              <w:rPr>
                <w:lang w:val="en-GB"/>
              </w:rPr>
            </w:pPr>
            <w:r>
              <w:rPr>
                <w:sz w:val="18"/>
                <w:lang w:val="en-GB"/>
              </w:rPr>
              <w:t xml:space="preserve">Overall, which location would you support as a supplier in 2027 and under what conditions?</w:t>
            </w:r>
          </w:p>
        </w:tc>
        <w:tc>
          <w:tcPr>
            <w:tcW w:w="5299" w:type="dxa"/>
          </w:tcPr>
          <w:p w14:paraId="5FEB21A8" w14:textId="77777777" w:rsidR="008F54E3" w:rsidRPr="00C32864" w:rsidRDefault="008C6F2C">
            <w:pPr>
              <w:rPr>
                <w:lang w:val="en-GB"/>
              </w:rPr>
            </w:pPr>
            <w:r>
              <w:rPr>
                <w:sz w:val="18"/>
                <w:lang w:val="en-GB"/>
              </w:rPr>
              <w:t xml:space="preserve">Provided due diligence on opportunity and pipeline, plus a competitive material package being created. We would favour South Yorkshire, based upon it being a more practical expansion point from our perspective in the supply chain.</w:t>
            </w:r>
          </w:p>
        </w:tc>
      </w:tr>
    </w:tbl>
    <w:p w14:paraId="6EBFCCFF" w14:textId="77777777" w:rsidR="008F54E3" w:rsidRPr="00C32864" w:rsidRDefault="008C6F2C">
      <w:pPr>
        <w:pStyle w:val="TableCaption"/>
        <w:keepNext/>
        <w:rPr>
          <w:lang w:val="en-GB"/>
        </w:rPr>
      </w:pPr>
      <w:r>
        <w:rPr>
          <w:lang w:val="en-GB"/>
        </w:rPr>
        <w:t xml:space="preserve">Table A7.6. Aggregates supplier, 20 October 2026 (Teams)</w:t>
      </w:r>
    </w:p>
    <w:tbl>
      <w:tblPr>
        <w:tblStyle w:val="TableGrid"/>
        <w:tblW w:w="8640" w:type="dxa"/>
        <w:tblLook w:val="04A0" w:firstRow="1" w:lastRow="0" w:firstColumn="1" w:lastColumn="0" w:noHBand="0" w:noVBand="1"/>
      </w:tblPr>
      <w:tblGrid>
        <w:gridCol w:w="518"/>
        <w:gridCol w:w="2822"/>
        <w:gridCol w:w="5299"/>
      </w:tblGrid>
      <w:tr w:rsidR="008F54E3" w:rsidRPr="00C32864" w14:paraId="6BCAD8C6" w14:textId="77777777">
        <w:trPr>
          <w:cantSplit/>
          <w:tblHeader/>
        </w:trPr>
        <w:tc>
          <w:tcPr>
            <w:tcW w:w="518" w:type="dxa"/>
          </w:tcPr>
          <w:p w14:paraId="4F283A1D" w14:textId="77777777" w:rsidR="008F54E3" w:rsidRPr="00C32864" w:rsidRDefault="008C6F2C">
            <w:pPr>
              <w:keepNext/>
              <w:rPr>
                <w:lang w:val="en-GB"/>
              </w:rPr>
            </w:pPr>
            <w:r>
              <w:rPr>
                <w:b/>
                <w:sz w:val="18"/>
                <w:lang w:val="en-GB"/>
              </w:rPr>
              <w:t xml:space="preserve">#</w:t>
            </w:r>
          </w:p>
        </w:tc>
        <w:tc>
          <w:tcPr>
            <w:tcW w:w="2822" w:type="dxa"/>
          </w:tcPr>
          <w:p w14:paraId="4F283A1D" w14:textId="77777777" w:rsidR="008F54E3" w:rsidRPr="00C32864" w:rsidRDefault="008C6F2C">
            <w:pPr>
              <w:keepNext/>
              <w:rPr>
                <w:lang w:val="en-GB"/>
              </w:rPr>
            </w:pPr>
            <w:r>
              <w:rPr>
                <w:b/>
                <w:sz w:val="18"/>
                <w:lang w:val="en-GB"/>
              </w:rPr>
              <w:t xml:space="preserve">Question as asked</w:t>
            </w:r>
          </w:p>
        </w:tc>
        <w:tc>
          <w:tcPr>
            <w:tcW w:w="5299" w:type="dxa"/>
          </w:tcPr>
          <w:p w14:paraId="4F283A1D" w14:textId="77777777" w:rsidR="008F54E3" w:rsidRPr="00C32864" w:rsidRDefault="008C6F2C">
            <w:pPr>
              <w:keepNext/>
              <w:rPr>
                <w:lang w:val="en-GB"/>
              </w:rPr>
            </w:pPr>
            <w:r>
              <w:rPr>
                <w:b/>
                <w:sz w:val="18"/>
                <w:lang w:val="en-GB"/>
              </w:rPr>
              <w:t xml:space="preserve">Notes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1</w:t>
            </w:r>
          </w:p>
        </w:tc>
        <w:tc>
          <w:tcPr>
            <w:tcW w:w="2822" w:type="dxa"/>
          </w:tcPr>
          <w:p w14:paraId="5FEB21A8" w14:textId="77777777" w:rsidR="008F54E3" w:rsidRPr="00C32864" w:rsidRDefault="008C6F2C">
            <w:pPr>
              <w:rPr>
                <w:lang w:val="en-GB"/>
              </w:rPr>
            </w:pPr>
            <w:r>
              <w:rPr>
                <w:sz w:val="18"/>
                <w:lang w:val="en-GB"/>
              </w:rPr>
              <w:t xml:space="preserve">From your perspective and position, what is the most important commercial or operational issue that the 2027 depot location could solve in your opinion?</w:t>
            </w:r>
          </w:p>
        </w:tc>
        <w:tc>
          <w:tcPr>
            <w:tcW w:w="5299" w:type="dxa"/>
          </w:tcPr>
          <w:p w14:paraId="5FEB21A8" w14:textId="77777777" w:rsidR="008F54E3" w:rsidRPr="00C32864" w:rsidRDefault="008C6F2C">
            <w:pPr>
              <w:rPr>
                <w:lang w:val="en-GB"/>
              </w:rPr>
            </w:pPr>
            <w:r>
              <w:rPr>
                <w:sz w:val="18"/>
                <w:lang w:val="en-GB"/>
              </w:rPr>
              <w:t xml:space="preserve">For us the most important issues are getting the material to depots in a consistent manner, economically. This is impacted mainly by haul distance and access to the location. This dictates the service level and delivered cost dramatically.</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2</w:t>
            </w:r>
          </w:p>
        </w:tc>
        <w:tc>
          <w:tcPr>
            <w:tcW w:w="2822" w:type="dxa"/>
          </w:tcPr>
          <w:p w14:paraId="5FEB21A8" w14:textId="77777777" w:rsidR="008F54E3" w:rsidRPr="00C32864" w:rsidRDefault="008C6F2C">
            <w:pPr>
              <w:rPr>
                <w:lang w:val="en-GB"/>
              </w:rPr>
            </w:pPr>
            <w:r>
              <w:rPr>
                <w:sz w:val="18"/>
                <w:lang w:val="en-GB"/>
              </w:rPr>
              <w:t xml:space="preserve">In your opinion, what would give the most operational benefits – South Yorkshire or Hull and the Humber?</w:t>
            </w:r>
          </w:p>
        </w:tc>
        <w:tc>
          <w:tcPr>
            <w:tcW w:w="5299" w:type="dxa"/>
          </w:tcPr>
          <w:p w14:paraId="5FEB21A8" w14:textId="77777777" w:rsidR="008F54E3" w:rsidRPr="00C32864" w:rsidRDefault="008C6F2C">
            <w:pPr>
              <w:rPr>
                <w:lang w:val="en-GB"/>
              </w:rPr>
            </w:pPr>
            <w:r>
              <w:rPr>
                <w:sz w:val="18"/>
                <w:lang w:val="en-GB"/>
              </w:rPr>
              <w:t xml:space="preserve">My industry experience tells me the centrally located South Yorkshire area would have great access to trunk roads and motorway corridors, with a strong commercial and industrial pipeline of work – hence we cover this area in good depth and service levels.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3</w:t>
            </w:r>
          </w:p>
        </w:tc>
        <w:tc>
          <w:tcPr>
            <w:tcW w:w="2822" w:type="dxa"/>
          </w:tcPr>
          <w:p w14:paraId="5FEB21A8" w14:textId="77777777" w:rsidR="008F54E3" w:rsidRPr="00C32864" w:rsidRDefault="008C6F2C">
            <w:pPr>
              <w:rPr>
                <w:lang w:val="en-GB"/>
              </w:rPr>
            </w:pPr>
            <w:r>
              <w:rPr>
                <w:sz w:val="18"/>
                <w:lang w:val="en-GB"/>
              </w:rPr>
              <w:t xml:space="preserve">How important is the headroom of a market in terms of your interest in supplying, as opposed to location alone?</w:t>
            </w:r>
          </w:p>
        </w:tc>
        <w:tc>
          <w:tcPr>
            <w:tcW w:w="5299" w:type="dxa"/>
          </w:tcPr>
          <w:p w14:paraId="5FEB21A8" w14:textId="77777777" w:rsidR="008F54E3" w:rsidRPr="00C32864" w:rsidRDefault="008C6F2C">
            <w:pPr>
              <w:rPr>
                <w:lang w:val="en-GB"/>
              </w:rPr>
            </w:pPr>
            <w:r>
              <w:rPr>
                <w:sz w:val="18"/>
                <w:lang w:val="en-GB"/>
              </w:rPr>
              <w:t xml:space="preserve">We take into account the pipeline of works to be expected and the public and private sector investment that our customers can expect to engage with, before entering into material agreements for supply etc.</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4</w:t>
            </w:r>
          </w:p>
        </w:tc>
        <w:tc>
          <w:tcPr>
            <w:tcW w:w="2822" w:type="dxa"/>
          </w:tcPr>
          <w:p w14:paraId="5FEB21A8" w14:textId="77777777" w:rsidR="008F54E3" w:rsidRPr="00C32864" w:rsidRDefault="008C6F2C">
            <w:pPr>
              <w:rPr>
                <w:lang w:val="en-GB"/>
              </w:rPr>
            </w:pPr>
            <w:r>
              <w:rPr>
                <w:sz w:val="18"/>
                <w:lang w:val="en-GB"/>
              </w:rPr>
              <w:t xml:space="preserve">What would reassure you before committing to supplying a new depot or location with Procon 24/7?</w:t>
            </w:r>
          </w:p>
        </w:tc>
        <w:tc>
          <w:tcPr>
            <w:tcW w:w="5299" w:type="dxa"/>
          </w:tcPr>
          <w:p w14:paraId="5FEB21A8" w14:textId="77777777" w:rsidR="008F54E3" w:rsidRPr="00C32864" w:rsidRDefault="008C6F2C">
            <w:pPr>
              <w:rPr>
                <w:lang w:val="en-GB"/>
              </w:rPr>
            </w:pPr>
            <w:r>
              <w:rPr>
                <w:sz w:val="18"/>
                <w:lang w:val="en-GB"/>
              </w:rPr>
              <w:t xml:space="preserve">As well as the prerequisites of site access, infrastructure and practical arrangements, a clear business plan and focus to execute against the projects and customers in the short to mid term at least would provide the confidence to move forwards.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5</w:t>
            </w:r>
          </w:p>
        </w:tc>
        <w:tc>
          <w:tcPr>
            <w:tcW w:w="2822" w:type="dxa"/>
          </w:tcPr>
          <w:p w14:paraId="5FEB21A8" w14:textId="77777777" w:rsidR="008F54E3" w:rsidRPr="00C32864" w:rsidRDefault="008C6F2C">
            <w:pPr>
              <w:rPr>
                <w:lang w:val="en-GB"/>
              </w:rPr>
            </w:pPr>
            <w:r>
              <w:rPr>
                <w:sz w:val="18"/>
                <w:lang w:val="en-GB"/>
              </w:rPr>
              <w:t xml:space="preserve">How do you see 2028 volumetric mixer payloads factoring into a location decision from your perspective?</w:t>
            </w:r>
          </w:p>
        </w:tc>
        <w:tc>
          <w:tcPr>
            <w:tcW w:w="5299" w:type="dxa"/>
          </w:tcPr>
          <w:p w14:paraId="5FEB21A8" w14:textId="77777777" w:rsidR="008F54E3" w:rsidRPr="00C32864" w:rsidRDefault="008C6F2C">
            <w:pPr>
              <w:rPr>
                <w:lang w:val="en-GB"/>
              </w:rPr>
            </w:pPr>
            <w:r>
              <w:rPr>
                <w:sz w:val="18"/>
                <w:lang w:val="en-GB"/>
              </w:rPr>
              <w:t xml:space="preserve">I would envisage, as this becomes legislation and mixer payloads become reduced, every avoidable extra haul becomes significant. A site closer to the customer base and projects, combined with stockholding in good volumes should help mitigate this.</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6</w:t>
            </w:r>
          </w:p>
        </w:tc>
        <w:tc>
          <w:tcPr>
            <w:tcW w:w="2822" w:type="dxa"/>
          </w:tcPr>
          <w:p w14:paraId="5FEB21A8" w14:textId="77777777" w:rsidR="008F54E3" w:rsidRPr="00C32864" w:rsidRDefault="008C6F2C">
            <w:pPr>
              <w:rPr>
                <w:lang w:val="en-GB"/>
              </w:rPr>
            </w:pPr>
            <w:r>
              <w:rPr>
                <w:sz w:val="18"/>
                <w:lang w:val="en-GB"/>
              </w:rPr>
              <w:t xml:space="preserve">As you already supply our depots, how do you see the relationship with Leeds and Warrington depot in terms of operations and supply?</w:t>
            </w:r>
          </w:p>
        </w:tc>
        <w:tc>
          <w:tcPr>
            <w:tcW w:w="5299" w:type="dxa"/>
          </w:tcPr>
          <w:p w14:paraId="5FEB21A8" w14:textId="77777777" w:rsidR="008F54E3" w:rsidRPr="00C32864" w:rsidRDefault="008C6F2C">
            <w:pPr>
              <w:rPr>
                <w:lang w:val="en-GB"/>
              </w:rPr>
            </w:pPr>
            <w:r>
              <w:rPr>
                <w:sz w:val="18"/>
                <w:lang w:val="en-GB"/>
              </w:rPr>
              <w:t xml:space="preserve">We would be interested in supplying another location, with direct aggregate supply, not cannibalising from Leeds or Warrington. In particular, the South Yorkshire option would be strategically important and of interest to us as a stockholder.</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7</w:t>
            </w:r>
          </w:p>
        </w:tc>
        <w:tc>
          <w:tcPr>
            <w:tcW w:w="2822" w:type="dxa"/>
          </w:tcPr>
          <w:p w14:paraId="5FEB21A8" w14:textId="77777777" w:rsidR="008F54E3" w:rsidRPr="00C32864" w:rsidRDefault="008C6F2C">
            <w:pPr>
              <w:rPr>
                <w:lang w:val="en-GB"/>
              </w:rPr>
            </w:pPr>
            <w:r>
              <w:rPr>
                <w:sz w:val="18"/>
                <w:lang w:val="en-GB"/>
              </w:rPr>
              <w:t xml:space="preserve">What would you want to see before supporting a new location going live?</w:t>
            </w:r>
          </w:p>
        </w:tc>
        <w:tc>
          <w:tcPr>
            <w:tcW w:w="5299" w:type="dxa"/>
          </w:tcPr>
          <w:p w14:paraId="5FEB21A8" w14:textId="77777777" w:rsidR="008F54E3" w:rsidRPr="00C32864" w:rsidRDefault="008C6F2C">
            <w:pPr>
              <w:rPr>
                <w:lang w:val="en-GB"/>
              </w:rPr>
            </w:pPr>
            <w:r>
              <w:rPr>
                <w:sz w:val="18"/>
                <w:lang w:val="en-GB"/>
              </w:rPr>
              <w:t xml:space="preserve">I would like to see site plans, access and anticipated volumes, plus a discussion on project pipelines and shared customer targeting etc., to our mutual benefit.</w:t>
            </w:r>
          </w:p>
        </w:tc>
      </w:tr>
      <w:tr w:rsidR="008F54E3" w:rsidRPr="00C32864" w14:paraId="39BBFD5B" w14:textId="77777777">
        <w:trPr>
          <w:cantSplit/>
        </w:trPr>
        <w:tc>
          <w:tcPr>
            <w:tcW w:w="518" w:type="dxa"/>
          </w:tcPr>
          <w:p w14:paraId="5FEB21A8" w14:textId="77777777" w:rsidR="008F54E3" w:rsidRPr="00C32864" w:rsidRDefault="008C6F2C">
            <w:pPr>
              <w:rPr>
                <w:lang w:val="en-GB"/>
              </w:rPr>
            </w:pPr>
            <w:r>
              <w:rPr>
                <w:sz w:val="18"/>
                <w:lang w:val="en-GB"/>
              </w:rPr>
              <w:t xml:space="preserve">8</w:t>
            </w:r>
          </w:p>
        </w:tc>
        <w:tc>
          <w:tcPr>
            <w:tcW w:w="2822" w:type="dxa"/>
          </w:tcPr>
          <w:p w14:paraId="5FEB21A8" w14:textId="77777777" w:rsidR="008F54E3" w:rsidRPr="00C32864" w:rsidRDefault="008C6F2C">
            <w:pPr>
              <w:rPr>
                <w:lang w:val="en-GB"/>
              </w:rPr>
            </w:pPr>
            <w:r>
              <w:rPr>
                <w:sz w:val="18"/>
                <w:lang w:val="en-GB"/>
              </w:rPr>
              <w:t xml:space="preserve">Overall – from your standpoint, which location would you support into 2027 with Procon 24/7?</w:t>
            </w:r>
          </w:p>
        </w:tc>
        <w:tc>
          <w:tcPr>
            <w:tcW w:w="5299" w:type="dxa"/>
          </w:tcPr>
          <w:p w14:paraId="5FEB21A8" w14:textId="77777777" w:rsidR="008F54E3" w:rsidRPr="00C32864" w:rsidRDefault="008C6F2C">
            <w:pPr>
              <w:rPr>
                <w:lang w:val="en-GB"/>
              </w:rPr>
            </w:pPr>
            <w:r>
              <w:rPr>
                <w:sz w:val="18"/>
                <w:lang w:val="en-GB"/>
              </w:rPr>
              <w:t xml:space="preserve">I would be inclined to support South Yorkshire, based on what has been discussed, our own knowledge of the area and investment and our own strategic aims to grow within the geography.</w:t>
            </w:r>
          </w:p>
        </w:tc>
      </w:tr>
    </w:tbl>
    <w:p w14:paraId="5B5B00F0" w14:textId="77777777" w:rsidR="008F54E3" w:rsidRPr="00C32864" w:rsidRDefault="008C6F2C">
      <w:pPr>
        <w:pStyle w:val="Heading2"/>
        <w:pageBreakBefore/>
        <w:rPr>
          <w:lang w:val="en-GB"/>
        </w:rPr>
      </w:pPr>
      <w:bookmarkStart w:id="29" w:name="_Toc242194024"/>
      <w:r>
        <w:rPr>
          <w:lang w:val="en-GB"/>
        </w:rPr>
        <w:t>Appendix 8. Break-even model</w:t>
      </w:r>
      <w:bookmarkEnd w:id="29"/>
    </w:p>
    <w:p w14:paraId="4D3FD17A" w14:textId="77777777" w:rsidR="008F54E3" w:rsidRPr="00C32864" w:rsidRDefault="008C6F2C">
      <w:pPr>
        <w:pStyle w:val="TableCaption"/>
        <w:keepNext/>
        <w:rPr>
          <w:lang w:val="en-GB"/>
        </w:rPr>
      </w:pPr>
      <w:r>
        <w:rPr>
          <w:lang w:val="en-GB"/>
        </w:rPr>
        <w:t>Table A8.1. Break-even by case</w:t>
      </w:r>
    </w:p>
    <w:tbl>
      <w:tblPr>
        <w:tblStyle w:val="TableGrid"/>
        <w:tblW w:w="8640" w:type="dxa"/>
        <w:tblLook w:val="04A0" w:firstRow="1" w:lastRow="0" w:firstColumn="1" w:lastColumn="0" w:noHBand="0" w:noVBand="1"/>
      </w:tblPr>
      <w:tblGrid>
        <w:gridCol w:w="1409"/>
        <w:gridCol w:w="1024"/>
        <w:gridCol w:w="1443"/>
        <w:gridCol w:w="1316"/>
        <w:gridCol w:w="1378"/>
        <w:gridCol w:w="1136"/>
        <w:gridCol w:w="934"/>
      </w:tblGrid>
      <w:tr w:rsidR="008F54E3" w:rsidRPr="00C32864" w14:paraId="7227849C" w14:textId="77777777">
        <w:trPr>
          <w:cantSplit/>
          <w:tblHeader/>
        </w:trPr>
        <w:tc>
          <w:tcPr>
            <w:tcW w:w="1409" w:type="dxa"/>
          </w:tcPr>
          <w:p w14:paraId="24540A71" w14:textId="77777777" w:rsidR="008F54E3" w:rsidRPr="00C32864" w:rsidRDefault="008C6F2C">
            <w:pPr>
              <w:keepNext/>
              <w:rPr>
                <w:lang w:val="en-GB"/>
              </w:rPr>
            </w:pPr>
            <w:r>
              <w:rPr>
                <w:b/>
                <w:sz w:val="18"/>
                <w:lang w:val="en-GB"/>
              </w:rPr>
              <w:t>Case</w:t>
            </w:r>
          </w:p>
        </w:tc>
        <w:tc>
          <w:tcPr>
            <w:tcW w:w="1024" w:type="dxa"/>
          </w:tcPr>
          <w:p w14:paraId="472151B7" w14:textId="77777777" w:rsidR="008F54E3" w:rsidRPr="00C32864" w:rsidRDefault="008C6F2C">
            <w:pPr>
              <w:keepNext/>
              <w:rPr>
                <w:lang w:val="en-GB"/>
              </w:rPr>
            </w:pPr>
            <w:r>
              <w:rPr>
                <w:b/>
                <w:sz w:val="18"/>
                <w:lang w:val="en-GB"/>
              </w:rPr>
              <w:t>Fixed costs (£)</w:t>
            </w:r>
          </w:p>
        </w:tc>
        <w:tc>
          <w:tcPr>
            <w:tcW w:w="1443" w:type="dxa"/>
          </w:tcPr>
          <w:p w14:paraId="6448A9F4" w14:textId="77777777" w:rsidR="008F54E3" w:rsidRPr="00C32864" w:rsidRDefault="008C6F2C">
            <w:pPr>
              <w:keepNext/>
              <w:rPr>
                <w:lang w:val="en-GB"/>
              </w:rPr>
            </w:pPr>
            <w:r>
              <w:rPr>
                <w:b/>
                <w:sz w:val="18"/>
                <w:lang w:val="en-GB"/>
              </w:rPr>
              <w:t>Contribution (£/m³)</w:t>
            </w:r>
          </w:p>
        </w:tc>
        <w:tc>
          <w:tcPr>
            <w:tcW w:w="1316" w:type="dxa"/>
          </w:tcPr>
          <w:p w14:paraId="52ACD2A0" w14:textId="77777777" w:rsidR="008F54E3" w:rsidRPr="00C32864" w:rsidRDefault="008C6F2C">
            <w:pPr>
              <w:keepNext/>
              <w:rPr>
                <w:lang w:val="en-GB"/>
              </w:rPr>
            </w:pPr>
            <w:r>
              <w:rPr>
                <w:b/>
                <w:sz w:val="18"/>
                <w:lang w:val="en-GB"/>
              </w:rPr>
              <w:t>Break-even (m³/day)</w:t>
            </w:r>
          </w:p>
        </w:tc>
        <w:tc>
          <w:tcPr>
            <w:tcW w:w="1378" w:type="dxa"/>
          </w:tcPr>
          <w:p w14:paraId="4B192DEC" w14:textId="77777777" w:rsidR="008F54E3" w:rsidRPr="00C32864" w:rsidRDefault="008C6F2C">
            <w:pPr>
              <w:keepNext/>
              <w:rPr>
                <w:lang w:val="en-GB"/>
              </w:rPr>
            </w:pPr>
            <w:r>
              <w:rPr>
                <w:b/>
                <w:sz w:val="18"/>
                <w:lang w:val="en-GB"/>
              </w:rPr>
              <w:t>Break-even (m³/month)</w:t>
            </w:r>
          </w:p>
        </w:tc>
        <w:tc>
          <w:tcPr>
            <w:tcW w:w="1136" w:type="dxa"/>
          </w:tcPr>
          <w:p w14:paraId="2003A2DC" w14:textId="77777777" w:rsidR="008F54E3" w:rsidRPr="00C32864" w:rsidRDefault="008C6F2C">
            <w:pPr>
              <w:keepNext/>
              <w:rPr>
                <w:lang w:val="en-GB"/>
              </w:rPr>
            </w:pPr>
            <w:r>
              <w:rPr>
                <w:b/>
                <w:sz w:val="18"/>
                <w:lang w:val="en-GB"/>
              </w:rPr>
              <w:t>Planned (m³/day)</w:t>
            </w:r>
          </w:p>
        </w:tc>
        <w:tc>
          <w:tcPr>
            <w:tcW w:w="934" w:type="dxa"/>
          </w:tcPr>
          <w:p w14:paraId="468B8985" w14:textId="77777777" w:rsidR="008F54E3" w:rsidRPr="00C32864" w:rsidRDefault="008C6F2C">
            <w:pPr>
              <w:keepNext/>
              <w:rPr>
                <w:lang w:val="en-GB"/>
              </w:rPr>
            </w:pPr>
            <w:r>
              <w:rPr>
                <w:b/>
                <w:sz w:val="18"/>
                <w:lang w:val="en-GB"/>
              </w:rPr>
              <w:t>Margin of safety</w:t>
            </w:r>
          </w:p>
        </w:tc>
      </w:tr>
      <w:tr w:rsidR="008F54E3" w:rsidRPr="00C32864" w14:paraId="71F43888" w14:textId="77777777">
        <w:trPr>
          <w:cantSplit/>
        </w:trPr>
        <w:tc>
          <w:tcPr>
            <w:tcW w:w="1409" w:type="dxa"/>
          </w:tcPr>
          <w:p w14:paraId="711757F2" w14:textId="77777777" w:rsidR="008F54E3" w:rsidRPr="00C32864" w:rsidRDefault="008C6F2C">
            <w:pPr>
              <w:rPr>
                <w:lang w:val="en-GB"/>
              </w:rPr>
            </w:pPr>
            <w:r>
              <w:rPr>
                <w:sz w:val="18"/>
                <w:lang w:val="en-GB"/>
              </w:rPr>
              <w:t>2027, two wagons (board model)</w:t>
            </w:r>
          </w:p>
        </w:tc>
        <w:tc>
          <w:tcPr>
            <w:tcW w:w="1024" w:type="dxa"/>
          </w:tcPr>
          <w:p w14:paraId="2795C1BF" w14:textId="77777777" w:rsidR="008F54E3" w:rsidRPr="00C32864" w:rsidRDefault="008C6F2C">
            <w:pPr>
              <w:rPr>
                <w:lang w:val="en-GB"/>
              </w:rPr>
            </w:pPr>
            <w:r>
              <w:rPr>
                <w:sz w:val="18"/>
                <w:lang w:val="en-GB"/>
              </w:rPr>
              <w:t>369,940</w:t>
            </w:r>
          </w:p>
        </w:tc>
        <w:tc>
          <w:tcPr>
            <w:tcW w:w="1443" w:type="dxa"/>
          </w:tcPr>
          <w:p w14:paraId="37368658" w14:textId="77777777" w:rsidR="008F54E3" w:rsidRPr="00C32864" w:rsidRDefault="008C6F2C">
            <w:pPr>
              <w:rPr>
                <w:lang w:val="en-GB"/>
              </w:rPr>
            </w:pPr>
            <w:r>
              <w:rPr>
                <w:sz w:val="18"/>
                <w:lang w:val="en-GB"/>
              </w:rPr>
              <w:t>51.74</w:t>
            </w:r>
          </w:p>
        </w:tc>
        <w:tc>
          <w:tcPr>
            <w:tcW w:w="1316" w:type="dxa"/>
          </w:tcPr>
          <w:p w14:paraId="41CC9C29" w14:textId="77777777" w:rsidR="008F54E3" w:rsidRPr="00C32864" w:rsidRDefault="008C6F2C">
            <w:pPr>
              <w:rPr>
                <w:lang w:val="en-GB"/>
              </w:rPr>
            </w:pPr>
            <w:r>
              <w:rPr>
                <w:sz w:val="18"/>
                <w:lang w:val="en-GB"/>
              </w:rPr>
              <w:t>26.5</w:t>
            </w:r>
          </w:p>
        </w:tc>
        <w:tc>
          <w:tcPr>
            <w:tcW w:w="1378" w:type="dxa"/>
          </w:tcPr>
          <w:p w14:paraId="618FA197" w14:textId="77777777" w:rsidR="008F54E3" w:rsidRPr="00C32864" w:rsidRDefault="008C6F2C">
            <w:pPr>
              <w:rPr>
                <w:lang w:val="en-GB"/>
              </w:rPr>
            </w:pPr>
            <w:r>
              <w:rPr>
                <w:sz w:val="18"/>
                <w:lang w:val="en-GB"/>
              </w:rPr>
              <w:t>596</w:t>
            </w:r>
          </w:p>
        </w:tc>
        <w:tc>
          <w:tcPr>
            <w:tcW w:w="1136" w:type="dxa"/>
          </w:tcPr>
          <w:p w14:paraId="5E370FBF" w14:textId="77777777" w:rsidR="008F54E3" w:rsidRPr="00C32864" w:rsidRDefault="008C6F2C">
            <w:pPr>
              <w:rPr>
                <w:lang w:val="en-GB"/>
              </w:rPr>
            </w:pPr>
            <w:r>
              <w:rPr>
                <w:sz w:val="18"/>
                <w:lang w:val="en-GB"/>
              </w:rPr>
              <w:t>37.5</w:t>
            </w:r>
          </w:p>
        </w:tc>
        <w:tc>
          <w:tcPr>
            <w:tcW w:w="934" w:type="dxa"/>
          </w:tcPr>
          <w:p w14:paraId="0163EFD4" w14:textId="77777777" w:rsidR="008F54E3" w:rsidRPr="00C32864" w:rsidRDefault="008C6F2C">
            <w:pPr>
              <w:rPr>
                <w:lang w:val="en-GB"/>
              </w:rPr>
            </w:pPr>
            <w:r>
              <w:rPr>
                <w:sz w:val="18"/>
                <w:lang w:val="en-GB"/>
              </w:rPr>
              <w:t>29%</w:t>
            </w:r>
          </w:p>
        </w:tc>
      </w:tr>
      <w:tr w:rsidR="008F54E3" w:rsidRPr="00C32864" w14:paraId="38317A7F" w14:textId="77777777">
        <w:trPr>
          <w:cantSplit/>
        </w:trPr>
        <w:tc>
          <w:tcPr>
            <w:tcW w:w="1409" w:type="dxa"/>
          </w:tcPr>
          <w:p w14:paraId="4129B32B" w14:textId="77777777" w:rsidR="008F54E3" w:rsidRPr="00C32864" w:rsidRDefault="008C6F2C">
            <w:pPr>
              <w:rPr>
                <w:lang w:val="en-GB"/>
              </w:rPr>
            </w:pPr>
            <w:r>
              <w:rPr>
                <w:sz w:val="18"/>
                <w:lang w:val="en-GB"/>
              </w:rPr>
              <w:t>2028, two wagons (board model)</w:t>
            </w:r>
          </w:p>
        </w:tc>
        <w:tc>
          <w:tcPr>
            <w:tcW w:w="1024" w:type="dxa"/>
          </w:tcPr>
          <w:p w14:paraId="77CB3E14" w14:textId="77777777" w:rsidR="008F54E3" w:rsidRPr="00C32864" w:rsidRDefault="008C6F2C">
            <w:pPr>
              <w:rPr>
                <w:lang w:val="en-GB"/>
              </w:rPr>
            </w:pPr>
            <w:r>
              <w:rPr>
                <w:sz w:val="18"/>
                <w:lang w:val="en-GB"/>
              </w:rPr>
              <w:t>381,038</w:t>
            </w:r>
          </w:p>
        </w:tc>
        <w:tc>
          <w:tcPr>
            <w:tcW w:w="1443" w:type="dxa"/>
          </w:tcPr>
          <w:p w14:paraId="4B196DB7" w14:textId="77777777" w:rsidR="008F54E3" w:rsidRPr="00C32864" w:rsidRDefault="008C6F2C">
            <w:pPr>
              <w:rPr>
                <w:lang w:val="en-GB"/>
              </w:rPr>
            </w:pPr>
            <w:r>
              <w:rPr>
                <w:sz w:val="18"/>
                <w:lang w:val="en-GB"/>
              </w:rPr>
              <w:t>53.03</w:t>
            </w:r>
          </w:p>
        </w:tc>
        <w:tc>
          <w:tcPr>
            <w:tcW w:w="1316" w:type="dxa"/>
          </w:tcPr>
          <w:p w14:paraId="2992E76A" w14:textId="77777777" w:rsidR="008F54E3" w:rsidRPr="00C32864" w:rsidRDefault="008C6F2C">
            <w:pPr>
              <w:rPr>
                <w:lang w:val="en-GB"/>
              </w:rPr>
            </w:pPr>
            <w:r>
              <w:rPr>
                <w:sz w:val="18"/>
                <w:lang w:val="en-GB"/>
              </w:rPr>
              <w:t>26.7</w:t>
            </w:r>
          </w:p>
        </w:tc>
        <w:tc>
          <w:tcPr>
            <w:tcW w:w="1378" w:type="dxa"/>
          </w:tcPr>
          <w:p w14:paraId="03C4907F" w14:textId="77777777" w:rsidR="008F54E3" w:rsidRPr="00C32864" w:rsidRDefault="008C6F2C">
            <w:pPr>
              <w:rPr>
                <w:lang w:val="en-GB"/>
              </w:rPr>
            </w:pPr>
            <w:r>
              <w:rPr>
                <w:sz w:val="18"/>
                <w:lang w:val="en-GB"/>
              </w:rPr>
              <w:t>599</w:t>
            </w:r>
          </w:p>
        </w:tc>
        <w:tc>
          <w:tcPr>
            <w:tcW w:w="1136" w:type="dxa"/>
          </w:tcPr>
          <w:p w14:paraId="26E81A73" w14:textId="77777777" w:rsidR="008F54E3" w:rsidRPr="00C32864" w:rsidRDefault="008C6F2C">
            <w:pPr>
              <w:rPr>
                <w:lang w:val="en-GB"/>
              </w:rPr>
            </w:pPr>
            <w:r>
              <w:rPr>
                <w:sz w:val="18"/>
                <w:lang w:val="en-GB"/>
              </w:rPr>
              <w:t>62.5</w:t>
            </w:r>
          </w:p>
        </w:tc>
        <w:tc>
          <w:tcPr>
            <w:tcW w:w="934" w:type="dxa"/>
          </w:tcPr>
          <w:p w14:paraId="314B7E1A" w14:textId="77777777" w:rsidR="008F54E3" w:rsidRPr="00C32864" w:rsidRDefault="008C6F2C">
            <w:pPr>
              <w:rPr>
                <w:lang w:val="en-GB"/>
              </w:rPr>
            </w:pPr>
            <w:r>
              <w:rPr>
                <w:sz w:val="18"/>
                <w:lang w:val="en-GB"/>
              </w:rPr>
              <w:t>57%</w:t>
            </w:r>
          </w:p>
        </w:tc>
      </w:tr>
      <w:tr w:rsidR="008F54E3" w:rsidRPr="00C32864" w14:paraId="06C4EC73" w14:textId="77777777">
        <w:trPr>
          <w:cantSplit/>
        </w:trPr>
        <w:tc>
          <w:tcPr>
            <w:tcW w:w="1409" w:type="dxa"/>
          </w:tcPr>
          <w:p w14:paraId="5D3525D0" w14:textId="77777777" w:rsidR="008F54E3" w:rsidRPr="00C32864" w:rsidRDefault="008C6F2C">
            <w:pPr>
              <w:rPr>
                <w:lang w:val="en-GB"/>
              </w:rPr>
            </w:pPr>
            <w:r>
              <w:rPr>
                <w:sz w:val="18"/>
                <w:lang w:val="en-GB"/>
              </w:rPr>
              <w:t>2028, third wagon and one more driver (slide 11)</w:t>
            </w:r>
          </w:p>
        </w:tc>
        <w:tc>
          <w:tcPr>
            <w:tcW w:w="1024" w:type="dxa"/>
          </w:tcPr>
          <w:p w14:paraId="5AF887EF" w14:textId="77777777" w:rsidR="008F54E3" w:rsidRPr="00C32864" w:rsidRDefault="008C6F2C">
            <w:pPr>
              <w:rPr>
                <w:lang w:val="en-GB"/>
              </w:rPr>
            </w:pPr>
            <w:r>
              <w:rPr>
                <w:sz w:val="18"/>
                <w:lang w:val="en-GB"/>
              </w:rPr>
              <w:t>484,285</w:t>
            </w:r>
          </w:p>
        </w:tc>
        <w:tc>
          <w:tcPr>
            <w:tcW w:w="1443" w:type="dxa"/>
          </w:tcPr>
          <w:p w14:paraId="0B83C0D5" w14:textId="77777777" w:rsidR="008F54E3" w:rsidRPr="00C32864" w:rsidRDefault="008C6F2C">
            <w:pPr>
              <w:rPr>
                <w:lang w:val="en-GB"/>
              </w:rPr>
            </w:pPr>
            <w:r>
              <w:rPr>
                <w:sz w:val="18"/>
                <w:lang w:val="en-GB"/>
              </w:rPr>
              <w:t>53.03</w:t>
            </w:r>
          </w:p>
        </w:tc>
        <w:tc>
          <w:tcPr>
            <w:tcW w:w="1316" w:type="dxa"/>
          </w:tcPr>
          <w:p w14:paraId="58895929" w14:textId="77777777" w:rsidR="008F54E3" w:rsidRPr="00C32864" w:rsidRDefault="008C6F2C">
            <w:pPr>
              <w:rPr>
                <w:lang w:val="en-GB"/>
              </w:rPr>
            </w:pPr>
            <w:r>
              <w:rPr>
                <w:sz w:val="18"/>
                <w:lang w:val="en-GB"/>
              </w:rPr>
              <w:t>33.9</w:t>
            </w:r>
          </w:p>
        </w:tc>
        <w:tc>
          <w:tcPr>
            <w:tcW w:w="1378" w:type="dxa"/>
          </w:tcPr>
          <w:p w14:paraId="282E5310" w14:textId="77777777" w:rsidR="008F54E3" w:rsidRPr="00C32864" w:rsidRDefault="008C6F2C">
            <w:pPr>
              <w:rPr>
                <w:lang w:val="en-GB"/>
              </w:rPr>
            </w:pPr>
            <w:r>
              <w:rPr>
                <w:sz w:val="18"/>
                <w:lang w:val="en-GB"/>
              </w:rPr>
              <w:t>761</w:t>
            </w:r>
          </w:p>
        </w:tc>
        <w:tc>
          <w:tcPr>
            <w:tcW w:w="1136" w:type="dxa"/>
          </w:tcPr>
          <w:p w14:paraId="14354623" w14:textId="77777777" w:rsidR="008F54E3" w:rsidRPr="00C32864" w:rsidRDefault="008C6F2C">
            <w:pPr>
              <w:rPr>
                <w:lang w:val="en-GB"/>
              </w:rPr>
            </w:pPr>
            <w:r>
              <w:rPr>
                <w:sz w:val="18"/>
                <w:lang w:val="en-GB"/>
              </w:rPr>
              <w:t>62.5</w:t>
            </w:r>
          </w:p>
        </w:tc>
        <w:tc>
          <w:tcPr>
            <w:tcW w:w="934" w:type="dxa"/>
          </w:tcPr>
          <w:p w14:paraId="5AD05E77" w14:textId="77777777" w:rsidR="008F54E3" w:rsidRPr="00C32864" w:rsidRDefault="008C6F2C">
            <w:pPr>
              <w:rPr>
                <w:lang w:val="en-GB"/>
              </w:rPr>
            </w:pPr>
            <w:r>
              <w:rPr>
                <w:sz w:val="18"/>
                <w:lang w:val="en-GB"/>
              </w:rPr>
              <w:t>46%</w:t>
            </w:r>
          </w:p>
        </w:tc>
      </w:tr>
      <w:tr w:rsidR="008F54E3" w:rsidRPr="00C32864" w14:paraId="361605AB" w14:textId="77777777">
        <w:trPr>
          <w:cantSplit/>
        </w:trPr>
        <w:tc>
          <w:tcPr>
            <w:tcW w:w="1409" w:type="dxa"/>
          </w:tcPr>
          <w:p w14:paraId="4BAFBCDC" w14:textId="77777777" w:rsidR="008F54E3" w:rsidRPr="00C32864" w:rsidRDefault="008C6F2C">
            <w:pPr>
              <w:rPr>
                <w:lang w:val="en-GB"/>
              </w:rPr>
            </w:pPr>
            <w:r>
              <w:rPr>
                <w:sz w:val="18"/>
                <w:lang w:val="en-GB"/>
              </w:rPr>
              <w:t>2027, full downside</w:t>
            </w:r>
          </w:p>
        </w:tc>
        <w:tc>
          <w:tcPr>
            <w:tcW w:w="1024" w:type="dxa"/>
          </w:tcPr>
          <w:p w14:paraId="2FED2FE5" w14:textId="77777777" w:rsidR="008F54E3" w:rsidRPr="00C32864" w:rsidRDefault="008C6F2C">
            <w:pPr>
              <w:rPr>
                <w:lang w:val="en-GB"/>
              </w:rPr>
            </w:pPr>
            <w:r>
              <w:rPr>
                <w:sz w:val="18"/>
                <w:lang w:val="en-GB"/>
              </w:rPr>
              <w:t>369,940</w:t>
            </w:r>
          </w:p>
        </w:tc>
        <w:tc>
          <w:tcPr>
            <w:tcW w:w="1443" w:type="dxa"/>
          </w:tcPr>
          <w:p w14:paraId="39533437" w14:textId="77777777" w:rsidR="008F54E3" w:rsidRPr="00C32864" w:rsidRDefault="008C6F2C">
            <w:pPr>
              <w:rPr>
                <w:lang w:val="en-GB"/>
              </w:rPr>
            </w:pPr>
            <w:r>
              <w:rPr>
                <w:sz w:val="18"/>
                <w:lang w:val="en-GB"/>
              </w:rPr>
              <w:t>44.81</w:t>
            </w:r>
          </w:p>
        </w:tc>
        <w:tc>
          <w:tcPr>
            <w:tcW w:w="1316" w:type="dxa"/>
          </w:tcPr>
          <w:p w14:paraId="4806FB85" w14:textId="77777777" w:rsidR="008F54E3" w:rsidRPr="00C32864" w:rsidRDefault="008C6F2C">
            <w:pPr>
              <w:rPr>
                <w:lang w:val="en-GB"/>
              </w:rPr>
            </w:pPr>
            <w:r>
              <w:rPr>
                <w:sz w:val="18"/>
                <w:lang w:val="en-GB"/>
              </w:rPr>
              <w:t>30.6</w:t>
            </w:r>
          </w:p>
        </w:tc>
        <w:tc>
          <w:tcPr>
            <w:tcW w:w="1378" w:type="dxa"/>
          </w:tcPr>
          <w:p w14:paraId="4EEBF97A" w14:textId="77777777" w:rsidR="008F54E3" w:rsidRPr="00C32864" w:rsidRDefault="008C6F2C">
            <w:pPr>
              <w:rPr>
                <w:lang w:val="en-GB"/>
              </w:rPr>
            </w:pPr>
            <w:r>
              <w:rPr>
                <w:sz w:val="18"/>
                <w:lang w:val="en-GB"/>
              </w:rPr>
              <w:t>688</w:t>
            </w:r>
          </w:p>
        </w:tc>
        <w:tc>
          <w:tcPr>
            <w:tcW w:w="1136" w:type="dxa"/>
          </w:tcPr>
          <w:p w14:paraId="4DCEA732" w14:textId="77777777" w:rsidR="008F54E3" w:rsidRPr="00C32864" w:rsidRDefault="008C6F2C">
            <w:pPr>
              <w:rPr>
                <w:lang w:val="en-GB"/>
              </w:rPr>
            </w:pPr>
            <w:r>
              <w:rPr>
                <w:sz w:val="18"/>
                <w:lang w:val="en-GB"/>
              </w:rPr>
              <w:t>28.125</w:t>
            </w:r>
          </w:p>
        </w:tc>
        <w:tc>
          <w:tcPr>
            <w:tcW w:w="934" w:type="dxa"/>
          </w:tcPr>
          <w:p w14:paraId="0BF0F5E5" w14:textId="77777777" w:rsidR="008F54E3" w:rsidRPr="00C32864" w:rsidRDefault="008C6F2C">
            <w:pPr>
              <w:rPr>
                <w:lang w:val="en-GB"/>
              </w:rPr>
            </w:pPr>
            <w:r>
              <w:rPr>
                <w:sz w:val="18"/>
                <w:lang w:val="en-GB"/>
              </w:rPr>
              <w:t>-9%</w:t>
            </w:r>
          </w:p>
        </w:tc>
      </w:tr>
    </w:tbl>
    <w:p w14:paraId="05E442CC" w14:textId="77777777" w:rsidR="00457F15" w:rsidRPr="00C32864" w:rsidRDefault="00863F0A">
      <w:pPr>
        <w:pStyle w:val="TableNote"/>
        <w:rPr>
          <w:lang w:val="en-GB"/>
        </w:rPr>
      </w:pPr>
      <w:r>
        <w:rPr>
          <w:i/>
          <w:lang w:val="en-GB"/>
        </w:rPr>
        <w:t>Note.</w:t>
      </w:r>
      <w:r>
        <w:rPr>
          <w:lang w:val="en-GB"/>
        </w:rPr>
        <w:t xml:space="preserve"> Break-even follows the workbook's definition: fixed operating and fleet costs divided by contribution per cubic metre, before tax and working capital. Month figures use 269.5 working days. None of the cases includes the payload effect, which applies from April 2028, the ninth month after an August 2027 go-live (UK Parliament, 2025).</w:t>
      </w:r>
    </w:p>
    <w:p w14:paraId="20E33F23" w14:textId="77777777" w:rsidR="008F54E3" w:rsidRPr="00C32864" w:rsidRDefault="008C6F2C">
      <w:pPr>
        <w:pStyle w:val="Heading2"/>
        <w:pageBreakBefore/>
        <w:rPr>
          <w:lang w:val="en-GB"/>
        </w:rPr>
      </w:pPr>
      <w:bookmarkStart w:id="30" w:name="_Toc242194025"/>
      <w:r>
        <w:rPr>
          <w:lang w:val="en-GB"/>
        </w:rPr>
        <w:t>Appendix 9. Scenario and sensitivity pack</w:t>
      </w:r>
      <w:bookmarkEnd w:id="30"/>
    </w:p>
    <w:p w14:paraId="48F9EFF1" w14:textId="77777777" w:rsidR="008F54E3" w:rsidRPr="00C32864" w:rsidRDefault="008C6F2C">
      <w:pPr>
        <w:rPr>
          <w:lang w:val="en-GB"/>
        </w:rPr>
      </w:pPr>
      <w:r>
        <w:rPr>
          <w:lang w:val="en-GB"/>
        </w:rPr>
        <w:t xml:space="preserve">The workbook was rebuilt line by line outside Excel</w:t>
      </w:r>
      <w:r>
        <w:rPr>
          <w:rStyle w:val="CommentReference"/>
        </w:rPr>
      </w:r>
      <w:r>
        <w:rPr>
          <w:lang w:val="en-GB"/>
        </w:rPr>
        <w:t xml:space="preserve"> and reconciled to it: first-year revenue (£1,202,644), EBITDA (£152,957) and five-year cumulative cash (£1,488,806) match. The rebuild was then used to correct the faults in Table A9.4 and to run the tests below. Payback is interpolated within the year in which cumulative cash turns positive.</w:t>
      </w:r>
    </w:p>
    <w:p w14:paraId="3776BC4E" w14:textId="77777777" w:rsidR="008F54E3" w:rsidRPr="00C32864" w:rsidRDefault="008C6F2C">
      <w:pPr>
        <w:pStyle w:val="TableCaption"/>
        <w:keepNext/>
        <w:rPr>
          <w:lang w:val="en-GB"/>
        </w:rPr>
      </w:pPr>
      <w:r>
        <w:rPr>
          <w:lang w:val="en-GB"/>
        </w:rPr>
        <w:t>Table A9.1. Scenarios, with the board's multipliers applied to every year</w:t>
      </w:r>
    </w:p>
    <w:tbl>
      <w:tblPr>
        <w:tblStyle w:val="TableGrid"/>
        <w:tblW w:w="8640" w:type="dxa"/>
        <w:tblLook w:val="04A0" w:firstRow="1" w:lastRow="0" w:firstColumn="1" w:lastColumn="0" w:noHBand="0" w:noVBand="1"/>
      </w:tblPr>
      <w:tblGrid>
        <w:gridCol w:w="3259"/>
        <w:gridCol w:w="1862"/>
        <w:gridCol w:w="1757"/>
        <w:gridCol w:w="1762"/>
      </w:tblGrid>
      <w:tr w:rsidR="008F54E3" w:rsidRPr="00C32864" w14:paraId="3BD5A12C" w14:textId="77777777">
        <w:trPr>
          <w:cantSplit/>
          <w:tblHeader/>
        </w:trPr>
        <w:tc>
          <w:tcPr>
            <w:tcW w:w="3259" w:type="dxa"/>
          </w:tcPr>
          <w:p w14:paraId="6122C850" w14:textId="77777777" w:rsidR="008F54E3" w:rsidRPr="00C32864" w:rsidRDefault="008C6F2C">
            <w:pPr>
              <w:keepNext/>
              <w:rPr>
                <w:lang w:val="en-GB"/>
              </w:rPr>
            </w:pPr>
            <w:r>
              <w:rPr>
                <w:b/>
                <w:sz w:val="18"/>
                <w:lang w:val="en-GB"/>
              </w:rPr>
              <w:t>Measure</w:t>
            </w:r>
          </w:p>
        </w:tc>
        <w:tc>
          <w:tcPr>
            <w:tcW w:w="1862" w:type="dxa"/>
          </w:tcPr>
          <w:p w14:paraId="0E6B85F3" w14:textId="77777777" w:rsidR="008F54E3" w:rsidRPr="00C32864" w:rsidRDefault="008C6F2C">
            <w:pPr>
              <w:keepNext/>
              <w:rPr>
                <w:lang w:val="en-GB"/>
              </w:rPr>
            </w:pPr>
            <w:r>
              <w:rPr>
                <w:b/>
                <w:sz w:val="18"/>
                <w:lang w:val="en-GB"/>
              </w:rPr>
              <w:t>Downside</w:t>
            </w:r>
          </w:p>
        </w:tc>
        <w:tc>
          <w:tcPr>
            <w:tcW w:w="1757" w:type="dxa"/>
          </w:tcPr>
          <w:p w14:paraId="4DFE696F" w14:textId="77777777" w:rsidR="008F54E3" w:rsidRPr="00C32864" w:rsidRDefault="008C6F2C">
            <w:pPr>
              <w:keepNext/>
              <w:rPr>
                <w:lang w:val="en-GB"/>
              </w:rPr>
            </w:pPr>
            <w:r>
              <w:rPr>
                <w:b/>
                <w:sz w:val="18"/>
                <w:lang w:val="en-GB"/>
              </w:rPr>
              <w:t>Base</w:t>
            </w:r>
          </w:p>
        </w:tc>
        <w:tc>
          <w:tcPr>
            <w:tcW w:w="1762" w:type="dxa"/>
          </w:tcPr>
          <w:p w14:paraId="341F9CF8" w14:textId="77777777" w:rsidR="008F54E3" w:rsidRPr="00C32864" w:rsidRDefault="008C6F2C">
            <w:pPr>
              <w:keepNext/>
              <w:rPr>
                <w:lang w:val="en-GB"/>
              </w:rPr>
            </w:pPr>
            <w:r>
              <w:rPr>
                <w:b/>
                <w:sz w:val="18"/>
                <w:lang w:val="en-GB"/>
              </w:rPr>
              <w:t>Upside</w:t>
            </w:r>
          </w:p>
        </w:tc>
      </w:tr>
      <w:tr w:rsidR="008F54E3" w:rsidRPr="00C32864" w14:paraId="3C23DCB3" w14:textId="77777777">
        <w:trPr>
          <w:cantSplit/>
        </w:trPr>
        <w:tc>
          <w:tcPr>
            <w:tcW w:w="3259" w:type="dxa"/>
          </w:tcPr>
          <w:p w14:paraId="0D94EEFA" w14:textId="77777777" w:rsidR="008F54E3" w:rsidRPr="00C32864" w:rsidRDefault="008C6F2C">
            <w:pPr>
              <w:rPr>
                <w:lang w:val="en-GB"/>
              </w:rPr>
            </w:pPr>
            <w:r>
              <w:rPr>
                <w:sz w:val="18"/>
                <w:lang w:val="en-GB"/>
              </w:rPr>
              <w:t>Multipliers: volume, price, variable cost, capital</w:t>
            </w:r>
          </w:p>
        </w:tc>
        <w:tc>
          <w:tcPr>
            <w:tcW w:w="1862" w:type="dxa"/>
          </w:tcPr>
          <w:p w14:paraId="25A0A611" w14:textId="77777777" w:rsidR="008F54E3" w:rsidRPr="00C32864" w:rsidRDefault="008C6F2C">
            <w:pPr>
              <w:rPr>
                <w:lang w:val="en-GB"/>
              </w:rPr>
            </w:pPr>
            <w:r>
              <w:rPr>
                <w:sz w:val="18"/>
                <w:lang w:val="en-GB"/>
              </w:rPr>
              <w:t>0.75, 0.97, 1.05, 1.10</w:t>
            </w:r>
          </w:p>
        </w:tc>
        <w:tc>
          <w:tcPr>
            <w:tcW w:w="1757" w:type="dxa"/>
          </w:tcPr>
          <w:p w14:paraId="1F0FAB53" w14:textId="77777777" w:rsidR="008F54E3" w:rsidRPr="00C32864" w:rsidRDefault="008C6F2C">
            <w:pPr>
              <w:rPr>
                <w:lang w:val="en-GB"/>
              </w:rPr>
            </w:pPr>
            <w:r>
              <w:rPr>
                <w:sz w:val="18"/>
                <w:lang w:val="en-GB"/>
              </w:rPr>
              <w:t>1.00 throughout</w:t>
            </w:r>
          </w:p>
        </w:tc>
        <w:tc>
          <w:tcPr>
            <w:tcW w:w="1762" w:type="dxa"/>
          </w:tcPr>
          <w:p w14:paraId="372C5E21" w14:textId="77777777" w:rsidR="008F54E3" w:rsidRPr="00C32864" w:rsidRDefault="008C6F2C">
            <w:pPr>
              <w:rPr>
                <w:lang w:val="en-GB"/>
              </w:rPr>
            </w:pPr>
            <w:r>
              <w:rPr>
                <w:sz w:val="18"/>
                <w:lang w:val="en-GB"/>
              </w:rPr>
              <w:t>1.20, 1.02, 0.98, 0.95</w:t>
            </w:r>
          </w:p>
        </w:tc>
      </w:tr>
      <w:tr w:rsidR="008F54E3" w:rsidRPr="00C32864" w14:paraId="61ACD2A7" w14:textId="77777777">
        <w:trPr>
          <w:cantSplit/>
        </w:trPr>
        <w:tc>
          <w:tcPr>
            <w:tcW w:w="3259" w:type="dxa"/>
          </w:tcPr>
          <w:p w14:paraId="46D68828" w14:textId="77777777" w:rsidR="008F54E3" w:rsidRPr="00C32864" w:rsidRDefault="008C6F2C">
            <w:pPr>
              <w:rPr>
                <w:lang w:val="en-GB"/>
              </w:rPr>
            </w:pPr>
            <w:r>
              <w:rPr>
                <w:sz w:val="18"/>
                <w:lang w:val="en-GB"/>
              </w:rPr>
              <w:t>Capital (£)</w:t>
            </w:r>
          </w:p>
        </w:tc>
        <w:tc>
          <w:tcPr>
            <w:tcW w:w="1862" w:type="dxa"/>
          </w:tcPr>
          <w:p w14:paraId="2F324B29" w14:textId="77777777" w:rsidR="008F54E3" w:rsidRPr="00C32864" w:rsidRDefault="008C6F2C">
            <w:pPr>
              <w:rPr>
                <w:lang w:val="en-GB"/>
              </w:rPr>
            </w:pPr>
            <w:r>
              <w:rPr>
                <w:sz w:val="18"/>
                <w:lang w:val="en-GB"/>
              </w:rPr>
              <w:t>306,372</w:t>
            </w:r>
          </w:p>
        </w:tc>
        <w:tc>
          <w:tcPr>
            <w:tcW w:w="1757" w:type="dxa"/>
          </w:tcPr>
          <w:p w14:paraId="377A3B90" w14:textId="77777777" w:rsidR="008F54E3" w:rsidRPr="00C32864" w:rsidRDefault="008C6F2C">
            <w:pPr>
              <w:rPr>
                <w:lang w:val="en-GB"/>
              </w:rPr>
            </w:pPr>
            <w:r>
              <w:rPr>
                <w:sz w:val="18"/>
                <w:lang w:val="en-GB"/>
              </w:rPr>
              <w:t>278,520</w:t>
            </w:r>
          </w:p>
        </w:tc>
        <w:tc>
          <w:tcPr>
            <w:tcW w:w="1762" w:type="dxa"/>
          </w:tcPr>
          <w:p w14:paraId="674BCAB8" w14:textId="77777777" w:rsidR="008F54E3" w:rsidRPr="00C32864" w:rsidRDefault="008C6F2C">
            <w:pPr>
              <w:rPr>
                <w:lang w:val="en-GB"/>
              </w:rPr>
            </w:pPr>
            <w:r>
              <w:rPr>
                <w:sz w:val="18"/>
                <w:lang w:val="en-GB"/>
              </w:rPr>
              <w:t>264,594</w:t>
            </w:r>
          </w:p>
        </w:tc>
      </w:tr>
      <w:tr w:rsidR="008F54E3" w:rsidRPr="00C32864" w14:paraId="193DAB0F" w14:textId="77777777">
        <w:trPr>
          <w:cantSplit/>
        </w:trPr>
        <w:tc>
          <w:tcPr>
            <w:tcW w:w="3259" w:type="dxa"/>
          </w:tcPr>
          <w:p w14:paraId="3E1A3A64" w14:textId="77777777" w:rsidR="008F54E3" w:rsidRPr="00C32864" w:rsidRDefault="008C6F2C">
            <w:pPr>
              <w:rPr>
                <w:lang w:val="en-GB"/>
              </w:rPr>
            </w:pPr>
            <w:r>
              <w:rPr>
                <w:sz w:val="18"/>
                <w:lang w:val="en-GB"/>
              </w:rPr>
              <w:t>Year-1 EBITDA (£)</w:t>
            </w:r>
          </w:p>
        </w:tc>
        <w:tc>
          <w:tcPr>
            <w:tcW w:w="1862" w:type="dxa"/>
          </w:tcPr>
          <w:p w14:paraId="0F3EF37C" w14:textId="77777777" w:rsidR="008F54E3" w:rsidRPr="00C32864" w:rsidRDefault="008C6F2C">
            <w:pPr>
              <w:rPr>
                <w:lang w:val="en-GB"/>
              </w:rPr>
            </w:pPr>
            <w:r>
              <w:rPr>
                <w:sz w:val="18"/>
                <w:lang w:val="en-GB"/>
              </w:rPr>
              <w:t>-30,317</w:t>
            </w:r>
          </w:p>
        </w:tc>
        <w:tc>
          <w:tcPr>
            <w:tcW w:w="1757" w:type="dxa"/>
          </w:tcPr>
          <w:p w14:paraId="7D0F97C3" w14:textId="77777777" w:rsidR="008F54E3" w:rsidRPr="00C32864" w:rsidRDefault="008C6F2C">
            <w:pPr>
              <w:rPr>
                <w:lang w:val="en-GB"/>
              </w:rPr>
            </w:pPr>
            <w:r>
              <w:rPr>
                <w:sz w:val="18"/>
                <w:lang w:val="en-GB"/>
              </w:rPr>
              <w:t>152,957</w:t>
            </w:r>
          </w:p>
        </w:tc>
        <w:tc>
          <w:tcPr>
            <w:tcW w:w="1762" w:type="dxa"/>
          </w:tcPr>
          <w:p w14:paraId="5A3E0B20" w14:textId="77777777" w:rsidR="008F54E3" w:rsidRPr="00C32864" w:rsidRDefault="008C6F2C">
            <w:pPr>
              <w:rPr>
                <w:lang w:val="en-GB"/>
              </w:rPr>
            </w:pPr>
            <w:r>
              <w:rPr>
                <w:sz w:val="18"/>
                <w:lang w:val="en-GB"/>
              </w:rPr>
              <w:t>302,714</w:t>
            </w:r>
          </w:p>
        </w:tc>
      </w:tr>
      <w:tr w:rsidR="008F54E3" w:rsidRPr="00C32864" w14:paraId="518404D4" w14:textId="77777777">
        <w:trPr>
          <w:cantSplit/>
        </w:trPr>
        <w:tc>
          <w:tcPr>
            <w:tcW w:w="3259" w:type="dxa"/>
          </w:tcPr>
          <w:p w14:paraId="6DD82F85" w14:textId="77777777" w:rsidR="008F54E3" w:rsidRPr="00C32864" w:rsidRDefault="008C6F2C">
            <w:pPr>
              <w:rPr>
                <w:lang w:val="en-GB"/>
              </w:rPr>
            </w:pPr>
            <w:r>
              <w:rPr>
                <w:sz w:val="18"/>
                <w:lang w:val="en-GB"/>
              </w:rPr>
              <w:t>Year-1 free cash flow (£)</w:t>
            </w:r>
          </w:p>
        </w:tc>
        <w:tc>
          <w:tcPr>
            <w:tcW w:w="1862" w:type="dxa"/>
          </w:tcPr>
          <w:p w14:paraId="19A3EFB0" w14:textId="77777777" w:rsidR="008F54E3" w:rsidRPr="00C32864" w:rsidRDefault="008C6F2C">
            <w:pPr>
              <w:rPr>
                <w:lang w:val="en-GB"/>
              </w:rPr>
            </w:pPr>
            <w:r>
              <w:rPr>
                <w:sz w:val="18"/>
                <w:lang w:val="en-GB"/>
              </w:rPr>
              <w:t>-113,202</w:t>
            </w:r>
          </w:p>
        </w:tc>
        <w:tc>
          <w:tcPr>
            <w:tcW w:w="1757" w:type="dxa"/>
          </w:tcPr>
          <w:p w14:paraId="412EFBD8" w14:textId="77777777" w:rsidR="008F54E3" w:rsidRPr="00C32864" w:rsidRDefault="008C6F2C">
            <w:pPr>
              <w:rPr>
                <w:lang w:val="en-GB"/>
              </w:rPr>
            </w:pPr>
            <w:r>
              <w:rPr>
                <w:sz w:val="18"/>
                <w:lang w:val="en-GB"/>
              </w:rPr>
              <w:t>4,217</w:t>
            </w:r>
          </w:p>
        </w:tc>
        <w:tc>
          <w:tcPr>
            <w:tcW w:w="1762" w:type="dxa"/>
          </w:tcPr>
          <w:p w14:paraId="42805D31" w14:textId="77777777" w:rsidR="008F54E3" w:rsidRPr="00C32864" w:rsidRDefault="008C6F2C">
            <w:pPr>
              <w:rPr>
                <w:lang w:val="en-GB"/>
              </w:rPr>
            </w:pPr>
            <w:r>
              <w:rPr>
                <w:sz w:val="18"/>
                <w:lang w:val="en-GB"/>
              </w:rPr>
              <w:t>87,818</w:t>
            </w:r>
          </w:p>
        </w:tc>
      </w:tr>
      <w:tr w:rsidR="008F54E3" w:rsidRPr="00C32864" w14:paraId="3666FA1C" w14:textId="77777777">
        <w:trPr>
          <w:cantSplit/>
        </w:trPr>
        <w:tc>
          <w:tcPr>
            <w:tcW w:w="3259" w:type="dxa"/>
          </w:tcPr>
          <w:p w14:paraId="50BA25A9" w14:textId="77777777" w:rsidR="008F54E3" w:rsidRPr="00C32864" w:rsidRDefault="008C6F2C">
            <w:pPr>
              <w:rPr>
                <w:lang w:val="en-GB"/>
              </w:rPr>
            </w:pPr>
            <w:r>
              <w:rPr>
                <w:sz w:val="18"/>
                <w:lang w:val="en-GB"/>
              </w:rPr>
              <w:t>Cumulative cash at month 12 (£)</w:t>
            </w:r>
          </w:p>
        </w:tc>
        <w:tc>
          <w:tcPr>
            <w:tcW w:w="1862" w:type="dxa"/>
          </w:tcPr>
          <w:p w14:paraId="1043ACC6" w14:textId="77777777" w:rsidR="008F54E3" w:rsidRPr="00C32864" w:rsidRDefault="008C6F2C">
            <w:pPr>
              <w:rPr>
                <w:lang w:val="en-GB"/>
              </w:rPr>
            </w:pPr>
            <w:r>
              <w:rPr>
                <w:sz w:val="18"/>
                <w:lang w:val="en-GB"/>
              </w:rPr>
              <w:t>-419,574</w:t>
            </w:r>
          </w:p>
        </w:tc>
        <w:tc>
          <w:tcPr>
            <w:tcW w:w="1757" w:type="dxa"/>
          </w:tcPr>
          <w:p w14:paraId="0F47DC62" w14:textId="77777777" w:rsidR="008F54E3" w:rsidRPr="00C32864" w:rsidRDefault="008C6F2C">
            <w:pPr>
              <w:rPr>
                <w:lang w:val="en-GB"/>
              </w:rPr>
            </w:pPr>
            <w:r>
              <w:rPr>
                <w:sz w:val="18"/>
                <w:lang w:val="en-GB"/>
              </w:rPr>
              <w:t>-274,303</w:t>
            </w:r>
          </w:p>
        </w:tc>
        <w:tc>
          <w:tcPr>
            <w:tcW w:w="1762" w:type="dxa"/>
          </w:tcPr>
          <w:p w14:paraId="52DE54C5" w14:textId="77777777" w:rsidR="008F54E3" w:rsidRPr="00C32864" w:rsidRDefault="008C6F2C">
            <w:pPr>
              <w:rPr>
                <w:lang w:val="en-GB"/>
              </w:rPr>
            </w:pPr>
            <w:r>
              <w:rPr>
                <w:sz w:val="18"/>
                <w:lang w:val="en-GB"/>
              </w:rPr>
              <w:t>-176,776</w:t>
            </w:r>
          </w:p>
        </w:tc>
      </w:tr>
      <w:tr w:rsidR="008F54E3" w:rsidRPr="00C32864" w14:paraId="73560D16" w14:textId="77777777">
        <w:trPr>
          <w:cantSplit/>
        </w:trPr>
        <w:tc>
          <w:tcPr>
            <w:tcW w:w="3259" w:type="dxa"/>
          </w:tcPr>
          <w:p w14:paraId="2795D745" w14:textId="77777777" w:rsidR="008F54E3" w:rsidRPr="00C32864" w:rsidRDefault="008C6F2C">
            <w:pPr>
              <w:rPr>
                <w:lang w:val="en-GB"/>
              </w:rPr>
            </w:pPr>
            <w:r>
              <w:rPr>
                <w:sz w:val="18"/>
                <w:lang w:val="en-GB"/>
              </w:rPr>
              <w:t>Payback (months)</w:t>
            </w:r>
          </w:p>
        </w:tc>
        <w:tc>
          <w:tcPr>
            <w:tcW w:w="1862" w:type="dxa"/>
          </w:tcPr>
          <w:p w14:paraId="3A703667" w14:textId="77777777" w:rsidR="008F54E3" w:rsidRPr="00C32864" w:rsidRDefault="008C6F2C">
            <w:pPr>
              <w:rPr>
                <w:lang w:val="en-GB"/>
              </w:rPr>
            </w:pPr>
            <w:r>
              <w:rPr>
                <w:sz w:val="18"/>
                <w:lang w:val="en-GB"/>
              </w:rPr>
              <w:t>44.5</w:t>
            </w:r>
          </w:p>
        </w:tc>
        <w:tc>
          <w:tcPr>
            <w:tcW w:w="1757" w:type="dxa"/>
          </w:tcPr>
          <w:p w14:paraId="7DE3DA11" w14:textId="77777777" w:rsidR="008F54E3" w:rsidRPr="00C32864" w:rsidRDefault="008C6F2C">
            <w:pPr>
              <w:rPr>
                <w:lang w:val="en-GB"/>
              </w:rPr>
            </w:pPr>
            <w:r>
              <w:rPr>
                <w:sz w:val="18"/>
                <w:lang w:val="en-GB"/>
              </w:rPr>
              <w:t>23.1</w:t>
            </w:r>
          </w:p>
        </w:tc>
        <w:tc>
          <w:tcPr>
            <w:tcW w:w="1762" w:type="dxa"/>
          </w:tcPr>
          <w:p w14:paraId="2931B769" w14:textId="77777777" w:rsidR="008F54E3" w:rsidRPr="00C32864" w:rsidRDefault="008C6F2C">
            <w:pPr>
              <w:rPr>
                <w:lang w:val="en-GB"/>
              </w:rPr>
            </w:pPr>
            <w:r>
              <w:rPr>
                <w:sz w:val="18"/>
                <w:lang w:val="en-GB"/>
              </w:rPr>
              <w:t>16.6</w:t>
            </w:r>
          </w:p>
        </w:tc>
      </w:tr>
      <w:tr w:rsidR="008F54E3" w:rsidRPr="00C32864" w14:paraId="319DC7A6" w14:textId="77777777">
        <w:trPr>
          <w:cantSplit/>
        </w:trPr>
        <w:tc>
          <w:tcPr>
            <w:tcW w:w="3259" w:type="dxa"/>
          </w:tcPr>
          <w:p w14:paraId="4740EBF2" w14:textId="77777777" w:rsidR="008F54E3" w:rsidRPr="00C32864" w:rsidRDefault="008C6F2C">
            <w:pPr>
              <w:rPr>
                <w:lang w:val="en-GB"/>
              </w:rPr>
            </w:pPr>
            <w:r>
              <w:rPr>
                <w:sz w:val="18"/>
                <w:lang w:val="en-GB"/>
              </w:rPr>
              <w:t>Five-year cumulative cash (£)</w:t>
            </w:r>
          </w:p>
        </w:tc>
        <w:tc>
          <w:tcPr>
            <w:tcW w:w="1862" w:type="dxa"/>
          </w:tcPr>
          <w:p w14:paraId="20A86C92" w14:textId="77777777" w:rsidR="008F54E3" w:rsidRPr="00C32864" w:rsidRDefault="008C6F2C">
            <w:pPr>
              <w:rPr>
                <w:lang w:val="en-GB"/>
              </w:rPr>
            </w:pPr>
            <w:r>
              <w:rPr>
                <w:sz w:val="18"/>
                <w:lang w:val="en-GB"/>
              </w:rPr>
              <w:t>304,342</w:t>
            </w:r>
          </w:p>
        </w:tc>
        <w:tc>
          <w:tcPr>
            <w:tcW w:w="1757" w:type="dxa"/>
          </w:tcPr>
          <w:p w14:paraId="7859E5B7" w14:textId="77777777" w:rsidR="008F54E3" w:rsidRPr="00C32864" w:rsidRDefault="008C6F2C">
            <w:pPr>
              <w:rPr>
                <w:lang w:val="en-GB"/>
              </w:rPr>
            </w:pPr>
            <w:r>
              <w:rPr>
                <w:sz w:val="18"/>
                <w:lang w:val="en-GB"/>
              </w:rPr>
              <w:t>1,488,806</w:t>
            </w:r>
          </w:p>
        </w:tc>
        <w:tc>
          <w:tcPr>
            <w:tcW w:w="1762" w:type="dxa"/>
          </w:tcPr>
          <w:p w14:paraId="2BCEA507" w14:textId="77777777" w:rsidR="008F54E3" w:rsidRPr="00C32864" w:rsidRDefault="008C6F2C">
            <w:pPr>
              <w:rPr>
                <w:lang w:val="en-GB"/>
              </w:rPr>
            </w:pPr>
            <w:r>
              <w:rPr>
                <w:sz w:val="18"/>
                <w:lang w:val="en-GB"/>
              </w:rPr>
              <w:t>2,436,108</w:t>
            </w:r>
          </w:p>
        </w:tc>
      </w:tr>
      <w:tr w:rsidR="008F54E3" w:rsidRPr="00C32864" w14:paraId="1967301F" w14:textId="77777777">
        <w:trPr>
          <w:cantSplit/>
        </w:trPr>
        <w:tc>
          <w:tcPr>
            <w:tcW w:w="3259" w:type="dxa"/>
          </w:tcPr>
          <w:p w14:paraId="0D00F76F" w14:textId="77777777" w:rsidR="008F54E3" w:rsidRPr="00C32864" w:rsidRDefault="008C6F2C">
            <w:pPr>
              <w:rPr>
                <w:lang w:val="en-GB"/>
              </w:rPr>
            </w:pPr>
            <w:r>
              <w:rPr>
                <w:sz w:val="18"/>
                <w:lang w:val="en-GB"/>
              </w:rPr>
              <w:t>Board decision rule</w:t>
            </w:r>
          </w:p>
        </w:tc>
        <w:tc>
          <w:tcPr>
            <w:tcW w:w="1862" w:type="dxa"/>
          </w:tcPr>
          <w:p w14:paraId="792125C7" w14:textId="77777777" w:rsidR="008F54E3" w:rsidRPr="00C32864" w:rsidRDefault="008C6F2C">
            <w:pPr>
              <w:rPr>
                <w:lang w:val="en-GB"/>
              </w:rPr>
            </w:pPr>
            <w:r>
              <w:rPr>
                <w:sz w:val="18"/>
                <w:lang w:val="en-GB"/>
              </w:rPr>
              <w:t>NO-GO</w:t>
            </w:r>
          </w:p>
        </w:tc>
        <w:tc>
          <w:tcPr>
            <w:tcW w:w="1757" w:type="dxa"/>
          </w:tcPr>
          <w:p w14:paraId="07B335F0" w14:textId="77777777" w:rsidR="008F54E3" w:rsidRPr="00C32864" w:rsidRDefault="008C6F2C">
            <w:pPr>
              <w:rPr>
                <w:lang w:val="en-GB"/>
              </w:rPr>
            </w:pPr>
            <w:r>
              <w:rPr>
                <w:sz w:val="18"/>
                <w:lang w:val="en-GB"/>
              </w:rPr>
              <w:t>GO</w:t>
            </w:r>
          </w:p>
        </w:tc>
        <w:tc>
          <w:tcPr>
            <w:tcW w:w="1762" w:type="dxa"/>
          </w:tcPr>
          <w:p w14:paraId="0128E85F" w14:textId="77777777" w:rsidR="008F54E3" w:rsidRPr="00C32864" w:rsidRDefault="008C6F2C">
            <w:pPr>
              <w:rPr>
                <w:lang w:val="en-GB"/>
              </w:rPr>
            </w:pPr>
            <w:r>
              <w:rPr>
                <w:sz w:val="18"/>
                <w:lang w:val="en-GB"/>
              </w:rPr>
              <w:t>GO</w:t>
            </w:r>
          </w:p>
        </w:tc>
      </w:tr>
    </w:tbl>
    <w:p w14:paraId="26ADE42A" w14:textId="77777777" w:rsidR="00457F15" w:rsidRPr="00C32864" w:rsidRDefault="00863F0A">
      <w:pPr>
        <w:pStyle w:val="TableNote"/>
        <w:rPr>
          <w:lang w:val="en-GB"/>
        </w:rPr>
      </w:pPr>
      <w:r>
        <w:rPr>
          <w:i/>
          <w:lang w:val="en-GB"/>
        </w:rPr>
        <w:t>Note.</w:t>
      </w:r>
      <w:r>
        <w:rPr>
          <w:lang w:val="en-GB"/>
        </w:rPr>
        <w:t xml:space="preserve"> The decision rule is the workbook's: GO if year-1 EBITDA and five-year cash are positive and payback is four years or less; NO-GO if year-1 EBITDA is negative. The workbook's dashboard applies the price, cost and capital multipliers but not the volume multiplier, because volumes are typed into the profit and loss sheet, so its Downside shows GO with year-1 EBITDA of £82,891.</w:t>
      </w:r>
    </w:p>
    <w:p w14:paraId="7816E87F" w14:textId="77777777" w:rsidR="008F54E3" w:rsidRPr="00C32864" w:rsidRDefault="008C6F2C">
      <w:pPr>
        <w:pStyle w:val="TableCaption"/>
        <w:keepNext/>
        <w:rPr>
          <w:lang w:val="en-GB"/>
        </w:rPr>
      </w:pPr>
      <w:r>
        <w:rPr>
          <w:lang w:val="en-GB"/>
        </w:rPr>
        <w:t>Table A9.2. One-at-a-time sensitivities (base payback 23.1 months; base-business share £274,303)</w:t>
      </w:r>
    </w:p>
    <w:tbl>
      <w:tblPr>
        <w:tblStyle w:val="TableGrid"/>
        <w:tblW w:w="8640" w:type="dxa"/>
        <w:tblLook w:val="04A0" w:firstRow="1" w:lastRow="0" w:firstColumn="1" w:lastColumn="0" w:noHBand="0" w:noVBand="1"/>
      </w:tblPr>
      <w:tblGrid>
        <w:gridCol w:w="2421"/>
        <w:gridCol w:w="1715"/>
        <w:gridCol w:w="1288"/>
        <w:gridCol w:w="1290"/>
        <w:gridCol w:w="1926"/>
      </w:tblGrid>
      <w:tr w:rsidR="008F54E3" w:rsidRPr="00C32864" w14:paraId="7561F6D1" w14:textId="77777777">
        <w:trPr>
          <w:cantSplit/>
          <w:tblHeader/>
        </w:trPr>
        <w:tc>
          <w:tcPr>
            <w:tcW w:w="2421" w:type="dxa"/>
          </w:tcPr>
          <w:p w14:paraId="21E25267" w14:textId="77777777" w:rsidR="008F54E3" w:rsidRPr="00C32864" w:rsidRDefault="008C6F2C">
            <w:pPr>
              <w:keepNext/>
              <w:rPr>
                <w:lang w:val="en-GB"/>
              </w:rPr>
            </w:pPr>
            <w:r>
              <w:rPr>
                <w:b/>
                <w:sz w:val="18"/>
                <w:lang w:val="en-GB"/>
              </w:rPr>
              <w:t>Variable</w:t>
            </w:r>
          </w:p>
        </w:tc>
        <w:tc>
          <w:tcPr>
            <w:tcW w:w="1715" w:type="dxa"/>
          </w:tcPr>
          <w:p w14:paraId="027FF7D6" w14:textId="77777777" w:rsidR="008F54E3" w:rsidRPr="00C32864" w:rsidRDefault="008C6F2C">
            <w:pPr>
              <w:keepNext/>
              <w:rPr>
                <w:lang w:val="en-GB"/>
              </w:rPr>
            </w:pPr>
            <w:r>
              <w:rPr>
                <w:b/>
                <w:sz w:val="18"/>
                <w:lang w:val="en-GB"/>
              </w:rPr>
              <w:t>Change</w:t>
            </w:r>
          </w:p>
        </w:tc>
        <w:tc>
          <w:tcPr>
            <w:tcW w:w="1288" w:type="dxa"/>
          </w:tcPr>
          <w:p w14:paraId="02538BFC" w14:textId="77777777" w:rsidR="008F54E3" w:rsidRPr="00C32864" w:rsidRDefault="008C6F2C">
            <w:pPr>
              <w:keepNext/>
              <w:rPr>
                <w:lang w:val="en-GB"/>
              </w:rPr>
            </w:pPr>
            <w:r>
              <w:rPr>
                <w:b/>
                <w:sz w:val="18"/>
                <w:lang w:val="en-GB"/>
              </w:rPr>
              <w:t>Payback (months)</w:t>
            </w:r>
          </w:p>
        </w:tc>
        <w:tc>
          <w:tcPr>
            <w:tcW w:w="1290" w:type="dxa"/>
          </w:tcPr>
          <w:p w14:paraId="5A2E01B6" w14:textId="77777777" w:rsidR="008F54E3" w:rsidRPr="00C32864" w:rsidRDefault="008C6F2C">
            <w:pPr>
              <w:keepNext/>
              <w:rPr>
                <w:lang w:val="en-GB"/>
              </w:rPr>
            </w:pPr>
            <w:r>
              <w:rPr>
                <w:b/>
                <w:sz w:val="18"/>
                <w:lang w:val="en-GB"/>
              </w:rPr>
              <w:t>Change (months)</w:t>
            </w:r>
          </w:p>
        </w:tc>
        <w:tc>
          <w:tcPr>
            <w:tcW w:w="1926" w:type="dxa"/>
          </w:tcPr>
          <w:p w14:paraId="320498AD" w14:textId="77777777" w:rsidR="008F54E3" w:rsidRPr="00C32864" w:rsidRDefault="008C6F2C">
            <w:pPr>
              <w:keepNext/>
              <w:rPr>
                <w:lang w:val="en-GB"/>
              </w:rPr>
            </w:pPr>
            <w:r>
              <w:rPr>
                <w:b/>
                <w:sz w:val="18"/>
                <w:lang w:val="en-GB"/>
              </w:rPr>
              <w:t>Base-business share of a same-cost 2028 depot (£)</w:t>
            </w:r>
          </w:p>
        </w:tc>
      </w:tr>
      <w:tr w:rsidR="008F54E3" w:rsidRPr="00C32864" w14:paraId="5DE1FA0C" w14:textId="77777777">
        <w:trPr>
          <w:cantSplit/>
        </w:trPr>
        <w:tc>
          <w:tcPr>
            <w:tcW w:w="2421" w:type="dxa"/>
          </w:tcPr>
          <w:p w14:paraId="4A46A530" w14:textId="77777777" w:rsidR="008F54E3" w:rsidRPr="00C32864" w:rsidRDefault="008C6F2C">
            <w:pPr>
              <w:rPr>
                <w:lang w:val="en-GB"/>
              </w:rPr>
            </w:pPr>
            <w:r>
              <w:rPr>
                <w:sz w:val="18"/>
                <w:lang w:val="en-GB"/>
              </w:rPr>
              <w:t>First-year volume</w:t>
            </w:r>
          </w:p>
        </w:tc>
        <w:tc>
          <w:tcPr>
            <w:tcW w:w="1715" w:type="dxa"/>
          </w:tcPr>
          <w:p w14:paraId="133C069F" w14:textId="77777777" w:rsidR="008F54E3" w:rsidRPr="00C32864" w:rsidRDefault="008C6F2C">
            <w:pPr>
              <w:rPr>
                <w:lang w:val="en-GB"/>
              </w:rPr>
            </w:pPr>
            <w:r>
              <w:rPr>
                <w:sz w:val="18"/>
                <w:lang w:val="en-GB"/>
              </w:rPr>
              <w:t>−25%</w:t>
            </w:r>
          </w:p>
        </w:tc>
        <w:tc>
          <w:tcPr>
            <w:tcW w:w="1288" w:type="dxa"/>
          </w:tcPr>
          <w:p w14:paraId="00D6AF9F" w14:textId="77777777" w:rsidR="008F54E3" w:rsidRPr="00C32864" w:rsidRDefault="008C6F2C">
            <w:pPr>
              <w:rPr>
                <w:lang w:val="en-GB"/>
              </w:rPr>
            </w:pPr>
            <w:r>
              <w:rPr>
                <w:sz w:val="18"/>
                <w:lang w:val="en-GB"/>
              </w:rPr>
              <w:t>26.1</w:t>
            </w:r>
          </w:p>
        </w:tc>
        <w:tc>
          <w:tcPr>
            <w:tcW w:w="1290" w:type="dxa"/>
          </w:tcPr>
          <w:p w14:paraId="471C2088" w14:textId="77777777" w:rsidR="008F54E3" w:rsidRPr="00C32864" w:rsidRDefault="008C6F2C">
            <w:pPr>
              <w:rPr>
                <w:lang w:val="en-GB"/>
              </w:rPr>
            </w:pPr>
            <w:r>
              <w:rPr>
                <w:sz w:val="18"/>
                <w:lang w:val="en-GB"/>
              </w:rPr>
              <w:t>+3.0</w:t>
            </w:r>
          </w:p>
        </w:tc>
        <w:tc>
          <w:tcPr>
            <w:tcW w:w="1926" w:type="dxa"/>
          </w:tcPr>
          <w:p w14:paraId="1D18DCF9" w14:textId="77777777" w:rsidR="008F54E3" w:rsidRPr="00C32864" w:rsidRDefault="008C6F2C">
            <w:pPr>
              <w:rPr>
                <w:lang w:val="en-GB"/>
              </w:rPr>
            </w:pPr>
            <w:r>
              <w:rPr>
                <w:sz w:val="18"/>
                <w:lang w:val="en-GB"/>
              </w:rPr>
              <w:t>344,385</w:t>
            </w:r>
          </w:p>
        </w:tc>
      </w:tr>
      <w:tr w:rsidR="008F54E3" w:rsidRPr="00C32864" w14:paraId="6CF1FB6F" w14:textId="77777777">
        <w:trPr>
          <w:cantSplit/>
        </w:trPr>
        <w:tc>
          <w:tcPr>
            <w:tcW w:w="2421" w:type="dxa"/>
          </w:tcPr>
          <w:p w14:paraId="4142840A" w14:textId="77777777" w:rsidR="008F54E3" w:rsidRPr="00C32864" w:rsidRDefault="008C6F2C">
            <w:pPr>
              <w:rPr>
                <w:lang w:val="en-GB"/>
              </w:rPr>
            </w:pPr>
            <w:r>
              <w:rPr>
                <w:sz w:val="18"/>
                <w:lang w:val="en-GB"/>
              </w:rPr>
              <w:t>Volume, all years</w:t>
            </w:r>
          </w:p>
        </w:tc>
        <w:tc>
          <w:tcPr>
            <w:tcW w:w="1715" w:type="dxa"/>
          </w:tcPr>
          <w:p w14:paraId="2FD039C4" w14:textId="77777777" w:rsidR="008F54E3" w:rsidRPr="00C32864" w:rsidRDefault="008C6F2C">
            <w:pPr>
              <w:rPr>
                <w:lang w:val="en-GB"/>
              </w:rPr>
            </w:pPr>
            <w:r>
              <w:rPr>
                <w:sz w:val="18"/>
                <w:lang w:val="en-GB"/>
              </w:rPr>
              <w:t>−10%</w:t>
            </w:r>
          </w:p>
        </w:tc>
        <w:tc>
          <w:tcPr>
            <w:tcW w:w="1288" w:type="dxa"/>
          </w:tcPr>
          <w:p w14:paraId="6244EEA4" w14:textId="77777777" w:rsidR="008F54E3" w:rsidRPr="00C32864" w:rsidRDefault="008C6F2C">
            <w:pPr>
              <w:rPr>
                <w:lang w:val="en-GB"/>
              </w:rPr>
            </w:pPr>
            <w:r>
              <w:rPr>
                <w:sz w:val="18"/>
                <w:lang w:val="en-GB"/>
              </w:rPr>
              <w:t>26.1</w:t>
            </w:r>
          </w:p>
        </w:tc>
        <w:tc>
          <w:tcPr>
            <w:tcW w:w="1290" w:type="dxa"/>
          </w:tcPr>
          <w:p w14:paraId="0983ECA3" w14:textId="77777777" w:rsidR="008F54E3" w:rsidRPr="00C32864" w:rsidRDefault="008C6F2C">
            <w:pPr>
              <w:rPr>
                <w:lang w:val="en-GB"/>
              </w:rPr>
            </w:pPr>
            <w:r>
              <w:rPr>
                <w:sz w:val="18"/>
                <w:lang w:val="en-GB"/>
              </w:rPr>
              <w:t>+3.0</w:t>
            </w:r>
          </w:p>
        </w:tc>
        <w:tc>
          <w:tcPr>
            <w:tcW w:w="1926" w:type="dxa"/>
          </w:tcPr>
          <w:p w14:paraId="2519E1A3" w14:textId="77777777" w:rsidR="008F54E3" w:rsidRPr="00C32864" w:rsidRDefault="008C6F2C">
            <w:pPr>
              <w:rPr>
                <w:lang w:val="en-GB"/>
              </w:rPr>
            </w:pPr>
            <w:r>
              <w:rPr>
                <w:sz w:val="18"/>
                <w:lang w:val="en-GB"/>
              </w:rPr>
              <w:t>301,774</w:t>
            </w:r>
          </w:p>
        </w:tc>
      </w:tr>
      <w:tr w:rsidR="008F54E3" w:rsidRPr="00C32864" w14:paraId="72555337" w14:textId="77777777">
        <w:trPr>
          <w:cantSplit/>
        </w:trPr>
        <w:tc>
          <w:tcPr>
            <w:tcW w:w="2421" w:type="dxa"/>
          </w:tcPr>
          <w:p w14:paraId="1A47CDA2" w14:textId="77777777" w:rsidR="008F54E3" w:rsidRPr="00C32864" w:rsidRDefault="008C6F2C">
            <w:pPr>
              <w:rPr>
                <w:lang w:val="en-GB"/>
              </w:rPr>
            </w:pPr>
            <w:r>
              <w:rPr>
                <w:sz w:val="18"/>
                <w:lang w:val="en-GB"/>
              </w:rPr>
              <w:t>Volume, all years</w:t>
            </w:r>
          </w:p>
        </w:tc>
        <w:tc>
          <w:tcPr>
            <w:tcW w:w="1715" w:type="dxa"/>
          </w:tcPr>
          <w:p w14:paraId="4FA88084" w14:textId="77777777" w:rsidR="008F54E3" w:rsidRPr="00C32864" w:rsidRDefault="008C6F2C">
            <w:pPr>
              <w:rPr>
                <w:lang w:val="en-GB"/>
              </w:rPr>
            </w:pPr>
            <w:r>
              <w:rPr>
                <w:sz w:val="18"/>
                <w:lang w:val="en-GB"/>
              </w:rPr>
              <w:t>+10%</w:t>
            </w:r>
          </w:p>
        </w:tc>
        <w:tc>
          <w:tcPr>
            <w:tcW w:w="1288" w:type="dxa"/>
          </w:tcPr>
          <w:p w14:paraId="0E57186E" w14:textId="77777777" w:rsidR="008F54E3" w:rsidRPr="00C32864" w:rsidRDefault="008C6F2C">
            <w:pPr>
              <w:rPr>
                <w:lang w:val="en-GB"/>
              </w:rPr>
            </w:pPr>
            <w:r>
              <w:rPr>
                <w:sz w:val="18"/>
                <w:lang w:val="en-GB"/>
              </w:rPr>
              <w:t>20.4</w:t>
            </w:r>
          </w:p>
        </w:tc>
        <w:tc>
          <w:tcPr>
            <w:tcW w:w="1290" w:type="dxa"/>
          </w:tcPr>
          <w:p w14:paraId="3E50EA96" w14:textId="77777777" w:rsidR="008F54E3" w:rsidRPr="00C32864" w:rsidRDefault="008C6F2C">
            <w:pPr>
              <w:rPr>
                <w:lang w:val="en-GB"/>
              </w:rPr>
            </w:pPr>
            <w:r>
              <w:rPr>
                <w:sz w:val="18"/>
                <w:lang w:val="en-GB"/>
              </w:rPr>
              <w:t>-2.7</w:t>
            </w:r>
          </w:p>
        </w:tc>
        <w:tc>
          <w:tcPr>
            <w:tcW w:w="1926" w:type="dxa"/>
          </w:tcPr>
          <w:p w14:paraId="41443FEE" w14:textId="77777777" w:rsidR="008F54E3" w:rsidRPr="00C32864" w:rsidRDefault="008C6F2C">
            <w:pPr>
              <w:rPr>
                <w:lang w:val="en-GB"/>
              </w:rPr>
            </w:pPr>
            <w:r>
              <w:rPr>
                <w:sz w:val="18"/>
                <w:lang w:val="en-GB"/>
              </w:rPr>
              <w:t>246,832</w:t>
            </w:r>
          </w:p>
        </w:tc>
      </w:tr>
      <w:tr w:rsidR="008F54E3" w:rsidRPr="00C32864" w14:paraId="74A2341B" w14:textId="77777777">
        <w:trPr>
          <w:cantSplit/>
        </w:trPr>
        <w:tc>
          <w:tcPr>
            <w:tcW w:w="2421" w:type="dxa"/>
          </w:tcPr>
          <w:p w14:paraId="4E66694E" w14:textId="77777777" w:rsidR="008F54E3" w:rsidRPr="00C32864" w:rsidRDefault="008C6F2C">
            <w:pPr>
              <w:rPr>
                <w:lang w:val="en-GB"/>
              </w:rPr>
            </w:pPr>
            <w:r>
              <w:rPr>
                <w:sz w:val="18"/>
                <w:lang w:val="en-GB"/>
              </w:rPr>
              <w:t>Volume on the workbook's stated ramp percentages</w:t>
            </w:r>
          </w:p>
        </w:tc>
        <w:tc>
          <w:tcPr>
            <w:tcW w:w="1715" w:type="dxa"/>
          </w:tcPr>
          <w:p w14:paraId="49E2A6C8" w14:textId="77777777" w:rsidR="008F54E3" w:rsidRPr="00C32864" w:rsidRDefault="008C6F2C">
            <w:pPr>
              <w:rPr>
                <w:lang w:val="en-GB"/>
              </w:rPr>
            </w:pPr>
            <w:r>
              <w:rPr>
                <w:sz w:val="18"/>
                <w:lang w:val="en-GB"/>
              </w:rPr>
              <w:t>57.2–72.5 m³/day from 2028</w:t>
            </w:r>
          </w:p>
        </w:tc>
        <w:tc>
          <w:tcPr>
            <w:tcW w:w="1288" w:type="dxa"/>
          </w:tcPr>
          <w:p w14:paraId="17253182" w14:textId="77777777" w:rsidR="008F54E3" w:rsidRPr="00C32864" w:rsidRDefault="008C6F2C">
            <w:pPr>
              <w:rPr>
                <w:lang w:val="en-GB"/>
              </w:rPr>
            </w:pPr>
            <w:r>
              <w:rPr>
                <w:sz w:val="18"/>
                <w:lang w:val="en-GB"/>
              </w:rPr>
              <w:t>24.6</w:t>
            </w:r>
          </w:p>
        </w:tc>
        <w:tc>
          <w:tcPr>
            <w:tcW w:w="1290" w:type="dxa"/>
          </w:tcPr>
          <w:p w14:paraId="08E8FC75" w14:textId="77777777" w:rsidR="008F54E3" w:rsidRPr="00C32864" w:rsidRDefault="008C6F2C">
            <w:pPr>
              <w:rPr>
                <w:lang w:val="en-GB"/>
              </w:rPr>
            </w:pPr>
            <w:r>
              <w:rPr>
                <w:sz w:val="18"/>
                <w:lang w:val="en-GB"/>
              </w:rPr>
              <w:t>+1.4</w:t>
            </w:r>
          </w:p>
        </w:tc>
        <w:tc>
          <w:tcPr>
            <w:tcW w:w="1926" w:type="dxa"/>
          </w:tcPr>
          <w:p w14:paraId="6D29B8C4" w14:textId="77777777" w:rsidR="008F54E3" w:rsidRPr="00C32864" w:rsidRDefault="008C6F2C">
            <w:pPr>
              <w:rPr>
                <w:lang w:val="en-GB"/>
              </w:rPr>
            </w:pPr>
            <w:r>
              <w:rPr>
                <w:sz w:val="18"/>
                <w:lang w:val="en-GB"/>
              </w:rPr>
              <w:t>274,303</w:t>
            </w:r>
          </w:p>
        </w:tc>
      </w:tr>
      <w:tr w:rsidR="008F54E3" w:rsidRPr="00C32864" w14:paraId="2D2D04E2" w14:textId="77777777">
        <w:trPr>
          <w:cantSplit/>
        </w:trPr>
        <w:tc>
          <w:tcPr>
            <w:tcW w:w="2421" w:type="dxa"/>
          </w:tcPr>
          <w:p w14:paraId="0DB5E839" w14:textId="77777777" w:rsidR="008F54E3" w:rsidRPr="00C32864" w:rsidRDefault="008C6F2C">
            <w:pPr>
              <w:rPr>
                <w:lang w:val="en-GB"/>
              </w:rPr>
            </w:pPr>
            <w:r>
              <w:rPr>
                <w:sz w:val="18"/>
                <w:lang w:val="en-GB"/>
              </w:rPr>
              <w:t>Price</w:t>
            </w:r>
          </w:p>
        </w:tc>
        <w:tc>
          <w:tcPr>
            <w:tcW w:w="1715" w:type="dxa"/>
          </w:tcPr>
          <w:p w14:paraId="169A824A" w14:textId="77777777" w:rsidR="008F54E3" w:rsidRPr="00C32864" w:rsidRDefault="008C6F2C">
            <w:pPr>
              <w:rPr>
                <w:lang w:val="en-GB"/>
              </w:rPr>
            </w:pPr>
            <w:r>
              <w:rPr>
                <w:sz w:val="18"/>
                <w:lang w:val="en-GB"/>
              </w:rPr>
              <w:t>−10%</w:t>
            </w:r>
          </w:p>
        </w:tc>
        <w:tc>
          <w:tcPr>
            <w:tcW w:w="1288" w:type="dxa"/>
          </w:tcPr>
          <w:p w14:paraId="40851179" w14:textId="77777777" w:rsidR="008F54E3" w:rsidRPr="00C32864" w:rsidRDefault="008C6F2C">
            <w:pPr>
              <w:rPr>
                <w:lang w:val="en-GB"/>
              </w:rPr>
            </w:pPr>
            <w:r>
              <w:rPr>
                <w:sz w:val="18"/>
                <w:lang w:val="en-GB"/>
              </w:rPr>
              <w:t>32.9</w:t>
            </w:r>
          </w:p>
        </w:tc>
        <w:tc>
          <w:tcPr>
            <w:tcW w:w="1290" w:type="dxa"/>
          </w:tcPr>
          <w:p w14:paraId="4BFC1876" w14:textId="77777777" w:rsidR="008F54E3" w:rsidRPr="00C32864" w:rsidRDefault="008C6F2C">
            <w:pPr>
              <w:rPr>
                <w:lang w:val="en-GB"/>
              </w:rPr>
            </w:pPr>
            <w:r>
              <w:rPr>
                <w:sz w:val="18"/>
                <w:lang w:val="en-GB"/>
              </w:rPr>
              <w:t>+9.8</w:t>
            </w:r>
          </w:p>
        </w:tc>
        <w:tc>
          <w:tcPr>
            <w:tcW w:w="1926" w:type="dxa"/>
          </w:tcPr>
          <w:p w14:paraId="214347FA" w14:textId="77777777" w:rsidR="008F54E3" w:rsidRPr="00C32864" w:rsidRDefault="008C6F2C">
            <w:pPr>
              <w:rPr>
                <w:lang w:val="en-GB"/>
              </w:rPr>
            </w:pPr>
            <w:r>
              <w:rPr>
                <w:sz w:val="18"/>
                <w:lang w:val="en-GB"/>
              </w:rPr>
              <w:t>348,472</w:t>
            </w:r>
          </w:p>
        </w:tc>
      </w:tr>
      <w:tr w:rsidR="008F54E3" w:rsidRPr="00C32864" w14:paraId="1DDCDCF2" w14:textId="77777777">
        <w:trPr>
          <w:cantSplit/>
        </w:trPr>
        <w:tc>
          <w:tcPr>
            <w:tcW w:w="2421" w:type="dxa"/>
          </w:tcPr>
          <w:p w14:paraId="33211B62" w14:textId="77777777" w:rsidR="008F54E3" w:rsidRPr="00C32864" w:rsidRDefault="008C6F2C">
            <w:pPr>
              <w:rPr>
                <w:lang w:val="en-GB"/>
              </w:rPr>
            </w:pPr>
            <w:r>
              <w:rPr>
                <w:sz w:val="18"/>
                <w:lang w:val="en-GB"/>
              </w:rPr>
              <w:t>Price</w:t>
            </w:r>
          </w:p>
        </w:tc>
        <w:tc>
          <w:tcPr>
            <w:tcW w:w="1715" w:type="dxa"/>
          </w:tcPr>
          <w:p w14:paraId="18244ACE" w14:textId="77777777" w:rsidR="008F54E3" w:rsidRPr="00C32864" w:rsidRDefault="008C6F2C">
            <w:pPr>
              <w:rPr>
                <w:lang w:val="en-GB"/>
              </w:rPr>
            </w:pPr>
            <w:r>
              <w:rPr>
                <w:sz w:val="18"/>
                <w:lang w:val="en-GB"/>
              </w:rPr>
              <w:t>+10%</w:t>
            </w:r>
          </w:p>
        </w:tc>
        <w:tc>
          <w:tcPr>
            <w:tcW w:w="1288" w:type="dxa"/>
          </w:tcPr>
          <w:p w14:paraId="43569043" w14:textId="77777777" w:rsidR="008F54E3" w:rsidRPr="00C32864" w:rsidRDefault="008C6F2C">
            <w:pPr>
              <w:rPr>
                <w:lang w:val="en-GB"/>
              </w:rPr>
            </w:pPr>
            <w:r>
              <w:rPr>
                <w:sz w:val="18"/>
                <w:lang w:val="en-GB"/>
              </w:rPr>
              <w:t>17.5</w:t>
            </w:r>
          </w:p>
        </w:tc>
        <w:tc>
          <w:tcPr>
            <w:tcW w:w="1290" w:type="dxa"/>
          </w:tcPr>
          <w:p w14:paraId="6AE9227E" w14:textId="77777777" w:rsidR="008F54E3" w:rsidRPr="00C32864" w:rsidRDefault="008C6F2C">
            <w:pPr>
              <w:rPr>
                <w:lang w:val="en-GB"/>
              </w:rPr>
            </w:pPr>
            <w:r>
              <w:rPr>
                <w:sz w:val="18"/>
                <w:lang w:val="en-GB"/>
              </w:rPr>
              <w:t>-5.6</w:t>
            </w:r>
          </w:p>
        </w:tc>
        <w:tc>
          <w:tcPr>
            <w:tcW w:w="1926" w:type="dxa"/>
          </w:tcPr>
          <w:p w14:paraId="0CDD38E8" w14:textId="77777777" w:rsidR="008F54E3" w:rsidRPr="00C32864" w:rsidRDefault="008C6F2C">
            <w:pPr>
              <w:rPr>
                <w:lang w:val="en-GB"/>
              </w:rPr>
            </w:pPr>
            <w:r>
              <w:rPr>
                <w:sz w:val="18"/>
                <w:lang w:val="en-GB"/>
              </w:rPr>
              <w:t>200,135</w:t>
            </w:r>
          </w:p>
        </w:tc>
      </w:tr>
      <w:tr w:rsidR="008F54E3" w:rsidRPr="00C32864" w14:paraId="253F0D87" w14:textId="77777777">
        <w:trPr>
          <w:cantSplit/>
        </w:trPr>
        <w:tc>
          <w:tcPr>
            <w:tcW w:w="2421" w:type="dxa"/>
          </w:tcPr>
          <w:p w14:paraId="3D150063" w14:textId="77777777" w:rsidR="008F54E3" w:rsidRPr="00C32864" w:rsidRDefault="008C6F2C">
            <w:pPr>
              <w:rPr>
                <w:lang w:val="en-GB"/>
              </w:rPr>
            </w:pPr>
            <w:r>
              <w:rPr>
                <w:sz w:val="18"/>
                <w:lang w:val="en-GB"/>
              </w:rPr>
              <w:t>Price at the local market average (slide 8)</w:t>
            </w:r>
          </w:p>
        </w:tc>
        <w:tc>
          <w:tcPr>
            <w:tcW w:w="1715" w:type="dxa"/>
          </w:tcPr>
          <w:p w14:paraId="69BCB2F3" w14:textId="77777777" w:rsidR="008F54E3" w:rsidRPr="00C32864" w:rsidRDefault="008C6F2C">
            <w:pPr>
              <w:rPr>
                <w:lang w:val="en-GB"/>
              </w:rPr>
            </w:pPr>
            <w:r>
              <w:rPr>
                <w:sz w:val="18"/>
                <w:lang w:val="en-GB"/>
              </w:rPr>
              <w:t>£130.75/m³</w:t>
            </w:r>
          </w:p>
        </w:tc>
        <w:tc>
          <w:tcPr>
            <w:tcW w:w="1288" w:type="dxa"/>
          </w:tcPr>
          <w:p w14:paraId="0729FE14" w14:textId="77777777" w:rsidR="008F54E3" w:rsidRPr="00C32864" w:rsidRDefault="008C6F2C">
            <w:pPr>
              <w:rPr>
                <w:lang w:val="en-GB"/>
              </w:rPr>
            </w:pPr>
            <w:r>
              <w:rPr>
                <w:sz w:val="18"/>
                <w:lang w:val="en-GB"/>
              </w:rPr>
              <w:t>17.5</w:t>
            </w:r>
          </w:p>
        </w:tc>
        <w:tc>
          <w:tcPr>
            <w:tcW w:w="1290" w:type="dxa"/>
          </w:tcPr>
          <w:p w14:paraId="71050B05" w14:textId="77777777" w:rsidR="008F54E3" w:rsidRPr="00C32864" w:rsidRDefault="008C6F2C">
            <w:pPr>
              <w:rPr>
                <w:lang w:val="en-GB"/>
              </w:rPr>
            </w:pPr>
            <w:r>
              <w:rPr>
                <w:sz w:val="18"/>
                <w:lang w:val="en-GB"/>
              </w:rPr>
              <w:t>-5.6</w:t>
            </w:r>
          </w:p>
        </w:tc>
        <w:tc>
          <w:tcPr>
            <w:tcW w:w="1926" w:type="dxa"/>
          </w:tcPr>
          <w:p w14:paraId="6984C323" w14:textId="77777777" w:rsidR="008F54E3" w:rsidRPr="00C32864" w:rsidRDefault="008C6F2C">
            <w:pPr>
              <w:rPr>
                <w:lang w:val="en-GB"/>
              </w:rPr>
            </w:pPr>
            <w:r>
              <w:rPr>
                <w:sz w:val="18"/>
                <w:lang w:val="en-GB"/>
              </w:rPr>
              <w:t>201,094</w:t>
            </w:r>
          </w:p>
        </w:tc>
      </w:tr>
      <w:tr w:rsidR="008F54E3" w:rsidRPr="00C32864" w14:paraId="621A5B19" w14:textId="77777777">
        <w:trPr>
          <w:cantSplit/>
        </w:trPr>
        <w:tc>
          <w:tcPr>
            <w:tcW w:w="2421" w:type="dxa"/>
          </w:tcPr>
          <w:p w14:paraId="7EF6B886" w14:textId="77777777" w:rsidR="008F54E3" w:rsidRPr="00C32864" w:rsidRDefault="008C6F2C">
            <w:pPr>
              <w:rPr>
                <w:lang w:val="en-GB"/>
              </w:rPr>
            </w:pPr>
            <w:r>
              <w:rPr>
                <w:sz w:val="18"/>
                <w:lang w:val="en-GB"/>
              </w:rPr>
              <w:t>Materials</w:t>
            </w:r>
          </w:p>
        </w:tc>
        <w:tc>
          <w:tcPr>
            <w:tcW w:w="1715" w:type="dxa"/>
          </w:tcPr>
          <w:p w14:paraId="5A11EDA1" w14:textId="77777777" w:rsidR="008F54E3" w:rsidRPr="00C32864" w:rsidRDefault="008C6F2C">
            <w:pPr>
              <w:rPr>
                <w:lang w:val="en-GB"/>
              </w:rPr>
            </w:pPr>
            <w:r>
              <w:rPr>
                <w:sz w:val="18"/>
                <w:lang w:val="en-GB"/>
              </w:rPr>
              <w:t>+10%</w:t>
            </w:r>
          </w:p>
        </w:tc>
        <w:tc>
          <w:tcPr>
            <w:tcW w:w="1288" w:type="dxa"/>
          </w:tcPr>
          <w:p w14:paraId="7CD62A8D" w14:textId="77777777" w:rsidR="008F54E3" w:rsidRPr="00C32864" w:rsidRDefault="008C6F2C">
            <w:pPr>
              <w:rPr>
                <w:lang w:val="en-GB"/>
              </w:rPr>
            </w:pPr>
            <w:r>
              <w:rPr>
                <w:sz w:val="18"/>
                <w:lang w:val="en-GB"/>
              </w:rPr>
              <w:t>27.4</w:t>
            </w:r>
          </w:p>
        </w:tc>
        <w:tc>
          <w:tcPr>
            <w:tcW w:w="1290" w:type="dxa"/>
          </w:tcPr>
          <w:p w14:paraId="3F2B6719" w14:textId="77777777" w:rsidR="008F54E3" w:rsidRPr="00C32864" w:rsidRDefault="008C6F2C">
            <w:pPr>
              <w:rPr>
                <w:lang w:val="en-GB"/>
              </w:rPr>
            </w:pPr>
            <w:r>
              <w:rPr>
                <w:sz w:val="18"/>
                <w:lang w:val="en-GB"/>
              </w:rPr>
              <w:t>+4.3</w:t>
            </w:r>
          </w:p>
        </w:tc>
        <w:tc>
          <w:tcPr>
            <w:tcW w:w="1926" w:type="dxa"/>
          </w:tcPr>
          <w:p w14:paraId="7F1EF7EE" w14:textId="77777777" w:rsidR="008F54E3" w:rsidRPr="00C32864" w:rsidRDefault="008C6F2C">
            <w:pPr>
              <w:rPr>
                <w:lang w:val="en-GB"/>
              </w:rPr>
            </w:pPr>
            <w:r>
              <w:rPr>
                <w:sz w:val="18"/>
                <w:lang w:val="en-GB"/>
              </w:rPr>
              <w:t>316,835</w:t>
            </w:r>
          </w:p>
        </w:tc>
      </w:tr>
      <w:tr w:rsidR="008F54E3" w:rsidRPr="00C32864" w14:paraId="42B1C5E2" w14:textId="77777777">
        <w:trPr>
          <w:cantSplit/>
        </w:trPr>
        <w:tc>
          <w:tcPr>
            <w:tcW w:w="2421" w:type="dxa"/>
          </w:tcPr>
          <w:p w14:paraId="2825AED1" w14:textId="77777777" w:rsidR="008F54E3" w:rsidRPr="00C32864" w:rsidRDefault="008C6F2C">
            <w:pPr>
              <w:rPr>
                <w:lang w:val="en-GB"/>
              </w:rPr>
            </w:pPr>
            <w:r>
              <w:rPr>
                <w:sz w:val="18"/>
                <w:lang w:val="en-GB"/>
              </w:rPr>
              <w:t>Materials</w:t>
            </w:r>
          </w:p>
        </w:tc>
        <w:tc>
          <w:tcPr>
            <w:tcW w:w="1715" w:type="dxa"/>
          </w:tcPr>
          <w:p w14:paraId="48B04E82" w14:textId="77777777" w:rsidR="008F54E3" w:rsidRPr="00C32864" w:rsidRDefault="008C6F2C">
            <w:pPr>
              <w:rPr>
                <w:lang w:val="en-GB"/>
              </w:rPr>
            </w:pPr>
            <w:r>
              <w:rPr>
                <w:sz w:val="18"/>
                <w:lang w:val="en-GB"/>
              </w:rPr>
              <w:t>−10%</w:t>
            </w:r>
          </w:p>
        </w:tc>
        <w:tc>
          <w:tcPr>
            <w:tcW w:w="1288" w:type="dxa"/>
          </w:tcPr>
          <w:p w14:paraId="2EC0AF1D" w14:textId="77777777" w:rsidR="008F54E3" w:rsidRPr="00C32864" w:rsidRDefault="008C6F2C">
            <w:pPr>
              <w:rPr>
                <w:lang w:val="en-GB"/>
              </w:rPr>
            </w:pPr>
            <w:r>
              <w:rPr>
                <w:sz w:val="18"/>
                <w:lang w:val="en-GB"/>
              </w:rPr>
              <w:t>19.5</w:t>
            </w:r>
          </w:p>
        </w:tc>
        <w:tc>
          <w:tcPr>
            <w:tcW w:w="1290" w:type="dxa"/>
          </w:tcPr>
          <w:p w14:paraId="310AB5DE" w14:textId="77777777" w:rsidR="008F54E3" w:rsidRPr="00C32864" w:rsidRDefault="008C6F2C">
            <w:pPr>
              <w:rPr>
                <w:lang w:val="en-GB"/>
              </w:rPr>
            </w:pPr>
            <w:r>
              <w:rPr>
                <w:sz w:val="18"/>
                <w:lang w:val="en-GB"/>
              </w:rPr>
              <w:t>-3.7</w:t>
            </w:r>
          </w:p>
        </w:tc>
        <w:tc>
          <w:tcPr>
            <w:tcW w:w="1926" w:type="dxa"/>
          </w:tcPr>
          <w:p w14:paraId="02EFC052" w14:textId="77777777" w:rsidR="008F54E3" w:rsidRPr="00C32864" w:rsidRDefault="008C6F2C">
            <w:pPr>
              <w:rPr>
                <w:lang w:val="en-GB"/>
              </w:rPr>
            </w:pPr>
            <w:r>
              <w:rPr>
                <w:sz w:val="18"/>
                <w:lang w:val="en-GB"/>
              </w:rPr>
              <w:t>231,771</w:t>
            </w:r>
          </w:p>
        </w:tc>
      </w:tr>
      <w:tr w:rsidR="008F54E3" w:rsidRPr="00C32864" w14:paraId="370B2FDD" w14:textId="77777777">
        <w:trPr>
          <w:cantSplit/>
        </w:trPr>
        <w:tc>
          <w:tcPr>
            <w:tcW w:w="2421" w:type="dxa"/>
          </w:tcPr>
          <w:p w14:paraId="39013C81" w14:textId="77777777" w:rsidR="008F54E3" w:rsidRPr="00C32864" w:rsidRDefault="008C6F2C">
            <w:pPr>
              <w:rPr>
                <w:lang w:val="en-GB"/>
              </w:rPr>
            </w:pPr>
            <w:r>
              <w:rPr>
                <w:sz w:val="18"/>
                <w:lang w:val="en-GB"/>
              </w:rPr>
              <w:t>Materials at the five-mix average (slide 7)</w:t>
            </w:r>
          </w:p>
        </w:tc>
        <w:tc>
          <w:tcPr>
            <w:tcW w:w="1715" w:type="dxa"/>
          </w:tcPr>
          <w:p w14:paraId="7F7B03B1" w14:textId="77777777" w:rsidR="008F54E3" w:rsidRPr="00C32864" w:rsidRDefault="008C6F2C">
            <w:pPr>
              <w:rPr>
                <w:lang w:val="en-GB"/>
              </w:rPr>
            </w:pPr>
            <w:r>
              <w:rPr>
                <w:sz w:val="18"/>
                <w:lang w:val="en-GB"/>
              </w:rPr>
              <w:t>£66.55/m³</w:t>
            </w:r>
          </w:p>
        </w:tc>
        <w:tc>
          <w:tcPr>
            <w:tcW w:w="1288" w:type="dxa"/>
          </w:tcPr>
          <w:p w14:paraId="2D498D8B" w14:textId="77777777" w:rsidR="008F54E3" w:rsidRPr="00C32864" w:rsidRDefault="008C6F2C">
            <w:pPr>
              <w:rPr>
                <w:lang w:val="en-GB"/>
              </w:rPr>
            </w:pPr>
            <w:r>
              <w:rPr>
                <w:sz w:val="18"/>
                <w:lang w:val="en-GB"/>
              </w:rPr>
              <w:t>26.8</w:t>
            </w:r>
          </w:p>
        </w:tc>
        <w:tc>
          <w:tcPr>
            <w:tcW w:w="1290" w:type="dxa"/>
          </w:tcPr>
          <w:p w14:paraId="79C7EB3A" w14:textId="77777777" w:rsidR="008F54E3" w:rsidRPr="00C32864" w:rsidRDefault="008C6F2C">
            <w:pPr>
              <w:rPr>
                <w:lang w:val="en-GB"/>
              </w:rPr>
            </w:pPr>
            <w:r>
              <w:rPr>
                <w:sz w:val="18"/>
                <w:lang w:val="en-GB"/>
              </w:rPr>
              <w:t>+3.6</w:t>
            </w:r>
          </w:p>
        </w:tc>
        <w:tc>
          <w:tcPr>
            <w:tcW w:w="1926" w:type="dxa"/>
          </w:tcPr>
          <w:p w14:paraId="05981931" w14:textId="77777777" w:rsidR="008F54E3" w:rsidRPr="00C32864" w:rsidRDefault="008C6F2C">
            <w:pPr>
              <w:rPr>
                <w:lang w:val="en-GB"/>
              </w:rPr>
            </w:pPr>
            <w:r>
              <w:rPr>
                <w:sz w:val="18"/>
                <w:lang w:val="en-GB"/>
              </w:rPr>
              <w:t>311,017</w:t>
            </w:r>
          </w:p>
        </w:tc>
      </w:tr>
      <w:tr w:rsidR="008F54E3" w:rsidRPr="00C32864" w14:paraId="6FE1FF4E" w14:textId="77777777">
        <w:trPr>
          <w:cantSplit/>
        </w:trPr>
        <w:tc>
          <w:tcPr>
            <w:tcW w:w="2421" w:type="dxa"/>
          </w:tcPr>
          <w:p w14:paraId="4337FA91" w14:textId="77777777" w:rsidR="008F54E3" w:rsidRPr="00C32864" w:rsidRDefault="008C6F2C">
            <w:pPr>
              <w:rPr>
                <w:lang w:val="en-GB"/>
              </w:rPr>
            </w:pPr>
            <w:r>
              <w:rPr>
                <w:sz w:val="18"/>
                <w:lang w:val="en-GB"/>
              </w:rPr>
              <w:t>Materials at the certified (BSI) average (slide 7)</w:t>
            </w:r>
          </w:p>
        </w:tc>
        <w:tc>
          <w:tcPr>
            <w:tcW w:w="1715" w:type="dxa"/>
          </w:tcPr>
          <w:p w14:paraId="559458E0" w14:textId="77777777" w:rsidR="008F54E3" w:rsidRPr="00C32864" w:rsidRDefault="008C6F2C">
            <w:pPr>
              <w:rPr>
                <w:lang w:val="en-GB"/>
              </w:rPr>
            </w:pPr>
            <w:r>
              <w:rPr>
                <w:sz w:val="18"/>
                <w:lang w:val="en-GB"/>
              </w:rPr>
              <w:t>£75.68/m³</w:t>
            </w:r>
          </w:p>
        </w:tc>
        <w:tc>
          <w:tcPr>
            <w:tcW w:w="1288" w:type="dxa"/>
          </w:tcPr>
          <w:p w14:paraId="37227F2A" w14:textId="77777777" w:rsidR="008F54E3" w:rsidRPr="00C32864" w:rsidRDefault="008C6F2C">
            <w:pPr>
              <w:rPr>
                <w:lang w:val="en-GB"/>
              </w:rPr>
            </w:pPr>
            <w:r>
              <w:rPr>
                <w:sz w:val="18"/>
                <w:lang w:val="en-GB"/>
              </w:rPr>
              <w:t>38.0</w:t>
            </w:r>
          </w:p>
        </w:tc>
        <w:tc>
          <w:tcPr>
            <w:tcW w:w="1290" w:type="dxa"/>
          </w:tcPr>
          <w:p w14:paraId="4175366A" w14:textId="77777777" w:rsidR="008F54E3" w:rsidRPr="00C32864" w:rsidRDefault="008C6F2C">
            <w:pPr>
              <w:rPr>
                <w:lang w:val="en-GB"/>
              </w:rPr>
            </w:pPr>
            <w:r>
              <w:rPr>
                <w:sz w:val="18"/>
                <w:lang w:val="en-GB"/>
              </w:rPr>
              <w:t>+14.9</w:t>
            </w:r>
          </w:p>
        </w:tc>
        <w:tc>
          <w:tcPr>
            <w:tcW w:w="1926" w:type="dxa"/>
          </w:tcPr>
          <w:p w14:paraId="48B55746" w14:textId="77777777" w:rsidR="008F54E3" w:rsidRPr="00C32864" w:rsidRDefault="008C6F2C">
            <w:pPr>
              <w:rPr>
                <w:lang w:val="en-GB"/>
              </w:rPr>
            </w:pPr>
            <w:r>
              <w:rPr>
                <w:sz w:val="18"/>
                <w:lang w:val="en-GB"/>
              </w:rPr>
              <w:t>379,576</w:t>
            </w:r>
          </w:p>
        </w:tc>
      </w:tr>
      <w:tr w:rsidR="008F54E3" w:rsidRPr="00C32864" w14:paraId="2FAF5BDC" w14:textId="77777777">
        <w:trPr>
          <w:cantSplit/>
        </w:trPr>
        <w:tc>
          <w:tcPr>
            <w:tcW w:w="2421" w:type="dxa"/>
          </w:tcPr>
          <w:p w14:paraId="4C0C3C3C" w14:textId="77777777" w:rsidR="008F54E3" w:rsidRPr="00C32864" w:rsidRDefault="008C6F2C">
            <w:pPr>
              <w:rPr>
                <w:lang w:val="en-GB"/>
              </w:rPr>
            </w:pPr>
            <w:r>
              <w:rPr>
                <w:sz w:val="18"/>
                <w:lang w:val="en-GB"/>
              </w:rPr>
              <w:t>Fixed costs</w:t>
            </w:r>
          </w:p>
        </w:tc>
        <w:tc>
          <w:tcPr>
            <w:tcW w:w="1715" w:type="dxa"/>
          </w:tcPr>
          <w:p w14:paraId="0C6FAF07" w14:textId="77777777" w:rsidR="008F54E3" w:rsidRPr="00C32864" w:rsidRDefault="008C6F2C">
            <w:pPr>
              <w:rPr>
                <w:lang w:val="en-GB"/>
              </w:rPr>
            </w:pPr>
            <w:r>
              <w:rPr>
                <w:sz w:val="18"/>
                <w:lang w:val="en-GB"/>
              </w:rPr>
              <w:t>+10%</w:t>
            </w:r>
          </w:p>
        </w:tc>
        <w:tc>
          <w:tcPr>
            <w:tcW w:w="1288" w:type="dxa"/>
          </w:tcPr>
          <w:p w14:paraId="339A623B" w14:textId="77777777" w:rsidR="008F54E3" w:rsidRPr="00C32864" w:rsidRDefault="008C6F2C">
            <w:pPr>
              <w:rPr>
                <w:lang w:val="en-GB"/>
              </w:rPr>
            </w:pPr>
            <w:r>
              <w:rPr>
                <w:sz w:val="18"/>
                <w:lang w:val="en-GB"/>
              </w:rPr>
              <w:t>25.0</w:t>
            </w:r>
          </w:p>
        </w:tc>
        <w:tc>
          <w:tcPr>
            <w:tcW w:w="1290" w:type="dxa"/>
          </w:tcPr>
          <w:p w14:paraId="44B73E3C" w14:textId="77777777" w:rsidR="008F54E3" w:rsidRPr="00C32864" w:rsidRDefault="008C6F2C">
            <w:pPr>
              <w:rPr>
                <w:lang w:val="en-GB"/>
              </w:rPr>
            </w:pPr>
            <w:r>
              <w:rPr>
                <w:sz w:val="18"/>
                <w:lang w:val="en-GB"/>
              </w:rPr>
              <w:t>+1.9</w:t>
            </w:r>
          </w:p>
        </w:tc>
        <w:tc>
          <w:tcPr>
            <w:tcW w:w="1926" w:type="dxa"/>
          </w:tcPr>
          <w:p w14:paraId="44DB649B" w14:textId="77777777" w:rsidR="008F54E3" w:rsidRPr="00C32864" w:rsidRDefault="008C6F2C">
            <w:pPr>
              <w:rPr>
                <w:lang w:val="en-GB"/>
              </w:rPr>
            </w:pPr>
            <w:r>
              <w:rPr>
                <w:sz w:val="18"/>
                <w:lang w:val="en-GB"/>
              </w:rPr>
              <w:t>302,049</w:t>
            </w:r>
          </w:p>
        </w:tc>
      </w:tr>
      <w:tr w:rsidR="008F54E3" w:rsidRPr="00C32864" w14:paraId="66524AD4" w14:textId="77777777">
        <w:trPr>
          <w:cantSplit/>
        </w:trPr>
        <w:tc>
          <w:tcPr>
            <w:tcW w:w="2421" w:type="dxa"/>
          </w:tcPr>
          <w:p w14:paraId="7563E0AF" w14:textId="77777777" w:rsidR="008F54E3" w:rsidRPr="00C32864" w:rsidRDefault="008C6F2C">
            <w:pPr>
              <w:rPr>
                <w:lang w:val="en-GB"/>
              </w:rPr>
            </w:pPr>
            <w:r>
              <w:rPr>
                <w:sz w:val="18"/>
                <w:lang w:val="en-GB"/>
              </w:rPr>
              <w:t>Rent</w:t>
            </w:r>
          </w:p>
        </w:tc>
        <w:tc>
          <w:tcPr>
            <w:tcW w:w="1715" w:type="dxa"/>
          </w:tcPr>
          <w:p w14:paraId="13AF8AA5" w14:textId="77777777" w:rsidR="008F54E3" w:rsidRPr="00C32864" w:rsidRDefault="008C6F2C">
            <w:pPr>
              <w:rPr>
                <w:lang w:val="en-GB"/>
              </w:rPr>
            </w:pPr>
            <w:r>
              <w:rPr>
                <w:sz w:val="18"/>
                <w:lang w:val="en-GB"/>
              </w:rPr>
              <w:t>£50,000 a year</w:t>
            </w:r>
          </w:p>
        </w:tc>
        <w:tc>
          <w:tcPr>
            <w:tcW w:w="1288" w:type="dxa"/>
          </w:tcPr>
          <w:p w14:paraId="5066932A" w14:textId="77777777" w:rsidR="008F54E3" w:rsidRPr="00C32864" w:rsidRDefault="008C6F2C">
            <w:pPr>
              <w:rPr>
                <w:lang w:val="en-GB"/>
              </w:rPr>
            </w:pPr>
            <w:r>
              <w:rPr>
                <w:sz w:val="18"/>
                <w:lang w:val="en-GB"/>
              </w:rPr>
              <w:t>22.5</w:t>
            </w:r>
          </w:p>
        </w:tc>
        <w:tc>
          <w:tcPr>
            <w:tcW w:w="1290" w:type="dxa"/>
          </w:tcPr>
          <w:p w14:paraId="0A288715" w14:textId="77777777" w:rsidR="008F54E3" w:rsidRPr="00C32864" w:rsidRDefault="008C6F2C">
            <w:pPr>
              <w:rPr>
                <w:lang w:val="en-GB"/>
              </w:rPr>
            </w:pPr>
            <w:r>
              <w:rPr>
                <w:sz w:val="18"/>
                <w:lang w:val="en-GB"/>
              </w:rPr>
              <w:t>-0.6</w:t>
            </w:r>
          </w:p>
        </w:tc>
        <w:tc>
          <w:tcPr>
            <w:tcW w:w="1926" w:type="dxa"/>
          </w:tcPr>
          <w:p w14:paraId="4FD2D56B" w14:textId="77777777" w:rsidR="008F54E3" w:rsidRPr="00C32864" w:rsidRDefault="008C6F2C">
            <w:pPr>
              <w:rPr>
                <w:lang w:val="en-GB"/>
              </w:rPr>
            </w:pPr>
            <w:r>
              <w:rPr>
                <w:sz w:val="18"/>
                <w:lang w:val="en-GB"/>
              </w:rPr>
              <w:t>266,803</w:t>
            </w:r>
          </w:p>
        </w:tc>
      </w:tr>
      <w:tr w:rsidR="008F54E3" w:rsidRPr="00C32864" w14:paraId="6320D3B1" w14:textId="77777777">
        <w:trPr>
          <w:cantSplit/>
        </w:trPr>
        <w:tc>
          <w:tcPr>
            <w:tcW w:w="2421" w:type="dxa"/>
          </w:tcPr>
          <w:p w14:paraId="7E0D8280" w14:textId="77777777" w:rsidR="008F54E3" w:rsidRPr="00C32864" w:rsidRDefault="008C6F2C">
            <w:pPr>
              <w:rPr>
                <w:lang w:val="en-GB"/>
              </w:rPr>
            </w:pPr>
            <w:r>
              <w:rPr>
                <w:sz w:val="18"/>
                <w:lang w:val="en-GB"/>
              </w:rPr>
              <w:t>Rent</w:t>
            </w:r>
          </w:p>
        </w:tc>
        <w:tc>
          <w:tcPr>
            <w:tcW w:w="1715" w:type="dxa"/>
          </w:tcPr>
          <w:p w14:paraId="67546062" w14:textId="77777777" w:rsidR="008F54E3" w:rsidRPr="00C32864" w:rsidRDefault="008C6F2C">
            <w:pPr>
              <w:rPr>
                <w:lang w:val="en-GB"/>
              </w:rPr>
            </w:pPr>
            <w:r>
              <w:rPr>
                <w:sz w:val="18"/>
                <w:lang w:val="en-GB"/>
              </w:rPr>
              <w:t>£70,000 a year</w:t>
            </w:r>
          </w:p>
        </w:tc>
        <w:tc>
          <w:tcPr>
            <w:tcW w:w="1288" w:type="dxa"/>
          </w:tcPr>
          <w:p w14:paraId="2B02816B" w14:textId="77777777" w:rsidR="008F54E3" w:rsidRPr="00C32864" w:rsidRDefault="008C6F2C">
            <w:pPr>
              <w:rPr>
                <w:lang w:val="en-GB"/>
              </w:rPr>
            </w:pPr>
            <w:r>
              <w:rPr>
                <w:sz w:val="18"/>
                <w:lang w:val="en-GB"/>
              </w:rPr>
              <w:t>23.7</w:t>
            </w:r>
          </w:p>
        </w:tc>
        <w:tc>
          <w:tcPr>
            <w:tcW w:w="1290" w:type="dxa"/>
          </w:tcPr>
          <w:p w14:paraId="1A2BBC57" w14:textId="77777777" w:rsidR="008F54E3" w:rsidRPr="00C32864" w:rsidRDefault="008C6F2C">
            <w:pPr>
              <w:rPr>
                <w:lang w:val="en-GB"/>
              </w:rPr>
            </w:pPr>
            <w:r>
              <w:rPr>
                <w:sz w:val="18"/>
                <w:lang w:val="en-GB"/>
              </w:rPr>
              <w:t>+0.6</w:t>
            </w:r>
          </w:p>
        </w:tc>
        <w:tc>
          <w:tcPr>
            <w:tcW w:w="1926" w:type="dxa"/>
          </w:tcPr>
          <w:p w14:paraId="1AE5209C" w14:textId="77777777" w:rsidR="008F54E3" w:rsidRPr="00C32864" w:rsidRDefault="008C6F2C">
            <w:pPr>
              <w:rPr>
                <w:lang w:val="en-GB"/>
              </w:rPr>
            </w:pPr>
            <w:r>
              <w:rPr>
                <w:sz w:val="18"/>
                <w:lang w:val="en-GB"/>
              </w:rPr>
              <w:t>281,803</w:t>
            </w:r>
          </w:p>
        </w:tc>
      </w:tr>
      <w:tr w:rsidR="008F54E3" w:rsidRPr="00C32864" w14:paraId="3BDA3864" w14:textId="77777777">
        <w:trPr>
          <w:cantSplit/>
        </w:trPr>
        <w:tc>
          <w:tcPr>
            <w:tcW w:w="2421" w:type="dxa"/>
          </w:tcPr>
          <w:p w14:paraId="7D661107" w14:textId="77777777" w:rsidR="008F54E3" w:rsidRPr="00C32864" w:rsidRDefault="008C6F2C">
            <w:pPr>
              <w:rPr>
                <w:lang w:val="en-GB"/>
              </w:rPr>
            </w:pPr>
            <w:r>
              <w:rPr>
                <w:sz w:val="18"/>
                <w:lang w:val="en-GB"/>
              </w:rPr>
              <w:t>Freehold yard (Attercliffe) instead of a lease</w:t>
            </w:r>
          </w:p>
        </w:tc>
        <w:tc>
          <w:tcPr>
            <w:tcW w:w="1715" w:type="dxa"/>
          </w:tcPr>
          <w:p w14:paraId="4FA830AE" w14:textId="77777777" w:rsidR="008F54E3" w:rsidRPr="00C32864" w:rsidRDefault="008C6F2C">
            <w:pPr>
              <w:rPr>
                <w:lang w:val="en-GB"/>
              </w:rPr>
            </w:pPr>
            <w:r>
              <w:rPr>
                <w:sz w:val="18"/>
                <w:lang w:val="en-GB"/>
              </w:rPr>
              <w:t>£1.0m capital; no rent</w:t>
            </w:r>
          </w:p>
        </w:tc>
        <w:tc>
          <w:tcPr>
            <w:tcW w:w="1288" w:type="dxa"/>
          </w:tcPr>
          <w:p w14:paraId="026055DC" w14:textId="77777777" w:rsidR="008F54E3" w:rsidRPr="00C32864" w:rsidRDefault="008C6F2C">
            <w:pPr>
              <w:rPr>
                <w:lang w:val="en-GB"/>
              </w:rPr>
            </w:pPr>
            <w:r>
              <w:rPr>
                <w:sz w:val="18"/>
                <w:lang w:val="en-GB"/>
              </w:rPr>
              <w:t>43.0</w:t>
            </w:r>
          </w:p>
        </w:tc>
        <w:tc>
          <w:tcPr>
            <w:tcW w:w="1290" w:type="dxa"/>
          </w:tcPr>
          <w:p w14:paraId="44CA99CF" w14:textId="77777777" w:rsidR="008F54E3" w:rsidRPr="00C32864" w:rsidRDefault="008C6F2C">
            <w:pPr>
              <w:rPr>
                <w:lang w:val="en-GB"/>
              </w:rPr>
            </w:pPr>
            <w:r>
              <w:rPr>
                <w:sz w:val="18"/>
                <w:lang w:val="en-GB"/>
              </w:rPr>
              <w:t>+19.9</w:t>
            </w:r>
          </w:p>
        </w:tc>
        <w:tc>
          <w:tcPr>
            <w:tcW w:w="1926" w:type="dxa"/>
          </w:tcPr>
          <w:p w14:paraId="2B7B7F95" w14:textId="77777777" w:rsidR="008F54E3" w:rsidRPr="00C32864" w:rsidRDefault="008C6F2C">
            <w:pPr>
              <w:rPr>
                <w:lang w:val="en-GB"/>
              </w:rPr>
            </w:pPr>
            <w:r>
              <w:rPr>
                <w:sz w:val="18"/>
                <w:lang w:val="en-GB"/>
              </w:rPr>
              <w:t>—</w:t>
            </w:r>
          </w:p>
        </w:tc>
      </w:tr>
      <w:tr w:rsidR="008F54E3" w:rsidRPr="00C32864" w14:paraId="64303DCD" w14:textId="77777777">
        <w:trPr>
          <w:cantSplit/>
        </w:trPr>
        <w:tc>
          <w:tcPr>
            <w:tcW w:w="2421" w:type="dxa"/>
          </w:tcPr>
          <w:p w14:paraId="3DB2362F" w14:textId="77777777" w:rsidR="008F54E3" w:rsidRPr="00C32864" w:rsidRDefault="008C6F2C">
            <w:pPr>
              <w:rPr>
                <w:lang w:val="en-GB"/>
              </w:rPr>
            </w:pPr>
            <w:r>
              <w:rPr>
                <w:sz w:val="18"/>
                <w:lang w:val="en-GB"/>
              </w:rPr>
              <w:t>Capital</w:t>
            </w:r>
          </w:p>
        </w:tc>
        <w:tc>
          <w:tcPr>
            <w:tcW w:w="1715" w:type="dxa"/>
          </w:tcPr>
          <w:p w14:paraId="78D58B74" w14:textId="77777777" w:rsidR="008F54E3" w:rsidRPr="00C32864" w:rsidRDefault="008C6F2C">
            <w:pPr>
              <w:rPr>
                <w:lang w:val="en-GB"/>
              </w:rPr>
            </w:pPr>
            <w:r>
              <w:rPr>
                <w:sz w:val="18"/>
                <w:lang w:val="en-GB"/>
              </w:rPr>
              <w:t>+10%</w:t>
            </w:r>
          </w:p>
        </w:tc>
        <w:tc>
          <w:tcPr>
            <w:tcW w:w="1288" w:type="dxa"/>
          </w:tcPr>
          <w:p w14:paraId="3353CDF0" w14:textId="77777777" w:rsidR="008F54E3" w:rsidRPr="00C32864" w:rsidRDefault="008C6F2C">
            <w:pPr>
              <w:rPr>
                <w:lang w:val="en-GB"/>
              </w:rPr>
            </w:pPr>
            <w:r>
              <w:rPr>
                <w:sz w:val="18"/>
                <w:lang w:val="en-GB"/>
              </w:rPr>
              <w:t>24.1</w:t>
            </w:r>
          </w:p>
        </w:tc>
        <w:tc>
          <w:tcPr>
            <w:tcW w:w="1290" w:type="dxa"/>
          </w:tcPr>
          <w:p w14:paraId="31104023" w14:textId="77777777" w:rsidR="008F54E3" w:rsidRPr="00C32864" w:rsidRDefault="008C6F2C">
            <w:pPr>
              <w:rPr>
                <w:lang w:val="en-GB"/>
              </w:rPr>
            </w:pPr>
            <w:r>
              <w:rPr>
                <w:sz w:val="18"/>
                <w:lang w:val="en-GB"/>
              </w:rPr>
              <w:t>+1.0</w:t>
            </w:r>
          </w:p>
        </w:tc>
        <w:tc>
          <w:tcPr>
            <w:tcW w:w="1926" w:type="dxa"/>
          </w:tcPr>
          <w:p w14:paraId="57795149" w14:textId="77777777" w:rsidR="008F54E3" w:rsidRPr="00C32864" w:rsidRDefault="008C6F2C">
            <w:pPr>
              <w:rPr>
                <w:lang w:val="en-GB"/>
              </w:rPr>
            </w:pPr>
            <w:r>
              <w:rPr>
                <w:sz w:val="18"/>
                <w:lang w:val="en-GB"/>
              </w:rPr>
              <w:t>301,459</w:t>
            </w:r>
          </w:p>
        </w:tc>
      </w:tr>
      <w:tr w:rsidR="008F54E3" w:rsidRPr="00C32864" w14:paraId="0D47D485" w14:textId="77777777">
        <w:trPr>
          <w:cantSplit/>
        </w:trPr>
        <w:tc>
          <w:tcPr>
            <w:tcW w:w="2421" w:type="dxa"/>
          </w:tcPr>
          <w:p w14:paraId="29BFCAF9" w14:textId="77777777" w:rsidR="008F54E3" w:rsidRPr="00C32864" w:rsidRDefault="008C6F2C" w:rsidP="002205B7">
            <w:pPr>
              <w:keepNext/>
              <w:rPr>
                <w:lang w:val="en-GB"/>
              </w:rPr>
            </w:pPr>
            <w:r>
              <w:rPr>
                <w:sz w:val="18"/>
                <w:lang w:val="en-GB"/>
              </w:rPr>
              <w:t>Third wagon and one more driver from 2028 (slide 11)</w:t>
            </w:r>
          </w:p>
        </w:tc>
        <w:tc>
          <w:tcPr>
            <w:tcW w:w="1715" w:type="dxa"/>
          </w:tcPr>
          <w:p w14:paraId="3DDA82B5" w14:textId="77777777" w:rsidR="008F54E3" w:rsidRPr="00C32864" w:rsidRDefault="008C6F2C" w:rsidP="002205B7">
            <w:pPr>
              <w:keepNext/>
              <w:rPr>
                <w:lang w:val="en-GB"/>
              </w:rPr>
            </w:pPr>
            <w:r>
              <w:rPr>
                <w:sz w:val="18"/>
                <w:lang w:val="en-GB"/>
              </w:rPr>
              <w:t>+£100,240 a year</w:t>
            </w:r>
          </w:p>
        </w:tc>
        <w:tc>
          <w:tcPr>
            <w:tcW w:w="1288" w:type="dxa"/>
          </w:tcPr>
          <w:p w14:paraId="02D521D7" w14:textId="77777777" w:rsidR="008F54E3" w:rsidRPr="00C32864" w:rsidRDefault="008C6F2C" w:rsidP="002205B7">
            <w:pPr>
              <w:keepNext/>
              <w:rPr>
                <w:lang w:val="en-GB"/>
              </w:rPr>
            </w:pPr>
            <w:r>
              <w:rPr>
                <w:sz w:val="18"/>
                <w:lang w:val="en-GB"/>
              </w:rPr>
              <w:t>25.9</w:t>
            </w:r>
          </w:p>
        </w:tc>
        <w:tc>
          <w:tcPr>
            <w:tcW w:w="1290" w:type="dxa"/>
          </w:tcPr>
          <w:p w14:paraId="457FDE8A" w14:textId="77777777" w:rsidR="008F54E3" w:rsidRPr="00C32864" w:rsidRDefault="008C6F2C" w:rsidP="002205B7">
            <w:pPr>
              <w:keepNext/>
              <w:rPr>
                <w:lang w:val="en-GB"/>
              </w:rPr>
            </w:pPr>
            <w:r>
              <w:rPr>
                <w:sz w:val="18"/>
                <w:lang w:val="en-GB"/>
              </w:rPr>
              <w:t>+2.8</w:t>
            </w:r>
          </w:p>
        </w:tc>
        <w:tc>
          <w:tcPr>
            <w:tcW w:w="1926" w:type="dxa"/>
          </w:tcPr>
          <w:p w14:paraId="55893F22" w14:textId="77777777" w:rsidR="008F54E3" w:rsidRPr="00C32864" w:rsidRDefault="008C6F2C" w:rsidP="002205B7">
            <w:pPr>
              <w:keepNext/>
              <w:rPr>
                <w:lang w:val="en-GB"/>
              </w:rPr>
            </w:pPr>
            <w:r>
              <w:rPr>
                <w:sz w:val="18"/>
                <w:lang w:val="en-GB"/>
              </w:rPr>
              <w:t>274,303</w:t>
            </w:r>
          </w:p>
        </w:tc>
      </w:tr>
      <w:tr w:rsidR="008F54E3" w:rsidRPr="00C32864" w14:paraId="3E0F52AE" w14:textId="77777777">
        <w:trPr>
          <w:cantSplit/>
        </w:trPr>
        <w:tc>
          <w:tcPr>
            <w:tcW w:w="2421" w:type="dxa"/>
          </w:tcPr>
          <w:p w14:paraId="17B0ABA4" w14:textId="77777777" w:rsidR="008F54E3" w:rsidRPr="00C32864" w:rsidRDefault="008C6F2C" w:rsidP="002205B7">
            <w:pPr>
              <w:keepNext/>
              <w:rPr>
                <w:lang w:val="en-GB"/>
              </w:rPr>
            </w:pPr>
            <w:r>
              <w:rPr>
                <w:sz w:val="18"/>
                <w:lang w:val="en-GB"/>
              </w:rPr>
              <w:t>Second driver from opening</w:t>
            </w:r>
          </w:p>
        </w:tc>
        <w:tc>
          <w:tcPr>
            <w:tcW w:w="1715" w:type="dxa"/>
          </w:tcPr>
          <w:p w14:paraId="6FB56454" w14:textId="77777777" w:rsidR="008F54E3" w:rsidRPr="00C32864" w:rsidRDefault="008C6F2C" w:rsidP="002205B7">
            <w:pPr>
              <w:keepNext/>
              <w:rPr>
                <w:lang w:val="en-GB"/>
              </w:rPr>
            </w:pPr>
            <w:r>
              <w:rPr>
                <w:sz w:val="18"/>
                <w:lang w:val="en-GB"/>
              </w:rPr>
              <w:t>+£37,440 a year</w:t>
            </w:r>
          </w:p>
        </w:tc>
        <w:tc>
          <w:tcPr>
            <w:tcW w:w="1288" w:type="dxa"/>
          </w:tcPr>
          <w:p w14:paraId="1CD6DBBC" w14:textId="77777777" w:rsidR="008F54E3" w:rsidRPr="00C32864" w:rsidRDefault="008C6F2C" w:rsidP="002205B7">
            <w:pPr>
              <w:keepNext/>
              <w:rPr>
                <w:lang w:val="en-GB"/>
              </w:rPr>
            </w:pPr>
            <w:r>
              <w:rPr>
                <w:sz w:val="18"/>
                <w:lang w:val="en-GB"/>
              </w:rPr>
              <w:t>25.1</w:t>
            </w:r>
          </w:p>
        </w:tc>
        <w:tc>
          <w:tcPr>
            <w:tcW w:w="1290" w:type="dxa"/>
          </w:tcPr>
          <w:p w14:paraId="79B88074" w14:textId="77777777" w:rsidR="008F54E3" w:rsidRPr="00C32864" w:rsidRDefault="008C6F2C" w:rsidP="002205B7">
            <w:pPr>
              <w:keepNext/>
              <w:rPr>
                <w:lang w:val="en-GB"/>
              </w:rPr>
            </w:pPr>
            <w:r>
              <w:rPr>
                <w:sz w:val="18"/>
                <w:lang w:val="en-GB"/>
              </w:rPr>
              <w:t>+1.9</w:t>
            </w:r>
          </w:p>
        </w:tc>
        <w:tc>
          <w:tcPr>
            <w:tcW w:w="1926" w:type="dxa"/>
          </w:tcPr>
          <w:p w14:paraId="3624D515" w14:textId="77777777" w:rsidR="008F54E3" w:rsidRPr="00C32864" w:rsidRDefault="008C6F2C" w:rsidP="002205B7">
            <w:pPr>
              <w:keepNext/>
              <w:rPr>
                <w:lang w:val="en-GB"/>
              </w:rPr>
            </w:pPr>
            <w:r>
              <w:rPr>
                <w:sz w:val="18"/>
                <w:lang w:val="en-GB"/>
              </w:rPr>
              <w:t>302,383</w:t>
            </w:r>
          </w:p>
        </w:tc>
      </w:tr>
    </w:tbl>
    <w:p w14:paraId="6CE3C50F" w14:textId="77777777" w:rsidR="00457F15" w:rsidRPr="00C32864" w:rsidRDefault="00863F0A">
      <w:pPr>
        <w:pStyle w:val="TableNote"/>
        <w:rPr>
          <w:lang w:val="en-GB"/>
        </w:rPr>
      </w:pPr>
      <w:r>
        <w:rPr>
          <w:i/>
          <w:lang w:val="en-GB"/>
        </w:rPr>
        <w:t>Note.</w:t>
      </w:r>
      <w:r>
        <w:rPr>
          <w:lang w:val="en-GB"/>
        </w:rPr>
        <w:t xml:space="preserve"> The base-business share is the 2028 depot's capital, assumed equal to this depot's, less the free cash flow this depot generates in its first twelve months. Price and materials are the largest effects; rent and capital the smallest.</w:t>
      </w:r>
    </w:p>
    <w:p w14:paraId="790BC735" w14:textId="77777777" w:rsidR="008F54E3" w:rsidRPr="00C32864" w:rsidRDefault="008C6F2C">
      <w:pPr>
        <w:pStyle w:val="TableCaption"/>
        <w:keepNext/>
        <w:rPr>
          <w:lang w:val="en-GB"/>
        </w:rPr>
      </w:pPr>
      <w:r>
        <w:rPr>
          <w:lang w:val="en-GB"/>
        </w:rPr>
        <w:t>Table A9.3. Payback and net present value at alternative discount rates</w:t>
      </w:r>
    </w:p>
    <w:tbl>
      <w:tblPr>
        <w:tblStyle w:val="TableGrid"/>
        <w:tblW w:w="8640" w:type="dxa"/>
        <w:tblLook w:val="04A0" w:firstRow="1" w:lastRow="0" w:firstColumn="1" w:lastColumn="0" w:noHBand="0" w:noVBand="1"/>
      </w:tblPr>
      <w:tblGrid>
        <w:gridCol w:w="2449"/>
        <w:gridCol w:w="3473"/>
        <w:gridCol w:w="2718"/>
      </w:tblGrid>
      <w:tr w:rsidR="008F54E3" w:rsidRPr="00C32864" w14:paraId="72B591A3" w14:textId="77777777">
        <w:trPr>
          <w:cantSplit/>
          <w:tblHeader/>
        </w:trPr>
        <w:tc>
          <w:tcPr>
            <w:tcW w:w="2449" w:type="dxa"/>
          </w:tcPr>
          <w:p w14:paraId="53E638B5" w14:textId="77777777" w:rsidR="008F54E3" w:rsidRPr="00C32864" w:rsidRDefault="008C6F2C">
            <w:pPr>
              <w:keepNext/>
              <w:rPr>
                <w:lang w:val="en-GB"/>
              </w:rPr>
            </w:pPr>
            <w:r>
              <w:rPr>
                <w:b/>
                <w:sz w:val="18"/>
                <w:lang w:val="en-GB"/>
              </w:rPr>
              <w:t>Discount rate</w:t>
            </w:r>
          </w:p>
        </w:tc>
        <w:tc>
          <w:tcPr>
            <w:tcW w:w="3473" w:type="dxa"/>
          </w:tcPr>
          <w:p w14:paraId="421A6CB8" w14:textId="77777777" w:rsidR="008F54E3" w:rsidRPr="00C32864" w:rsidRDefault="008C6F2C">
            <w:pPr>
              <w:keepNext/>
              <w:rPr>
                <w:lang w:val="en-GB"/>
              </w:rPr>
            </w:pPr>
            <w:r>
              <w:rPr>
                <w:b/>
                <w:sz w:val="18"/>
                <w:lang w:val="en-GB"/>
              </w:rPr>
              <w:t>Net present value over five years (£)</w:t>
            </w:r>
          </w:p>
        </w:tc>
        <w:tc>
          <w:tcPr>
            <w:tcW w:w="2718" w:type="dxa"/>
          </w:tcPr>
          <w:p w14:paraId="0AC99714" w14:textId="77777777" w:rsidR="008F54E3" w:rsidRPr="00C32864" w:rsidRDefault="008C6F2C">
            <w:pPr>
              <w:keepNext/>
              <w:rPr>
                <w:lang w:val="en-GB"/>
              </w:rPr>
            </w:pPr>
            <w:r>
              <w:rPr>
                <w:b/>
                <w:sz w:val="18"/>
                <w:lang w:val="en-GB"/>
              </w:rPr>
              <w:t>Discounted payback (months)</w:t>
            </w:r>
          </w:p>
        </w:tc>
      </w:tr>
      <w:tr w:rsidR="008F54E3" w:rsidRPr="00C32864" w14:paraId="6E8D0BC8" w14:textId="77777777">
        <w:trPr>
          <w:cantSplit/>
        </w:trPr>
        <w:tc>
          <w:tcPr>
            <w:tcW w:w="2449" w:type="dxa"/>
          </w:tcPr>
          <w:p w14:paraId="3AA0FCF9" w14:textId="77777777" w:rsidR="008F54E3" w:rsidRPr="00C32864" w:rsidRDefault="008C6F2C">
            <w:pPr>
              <w:rPr>
                <w:lang w:val="en-GB"/>
              </w:rPr>
            </w:pPr>
            <w:r>
              <w:rPr>
                <w:sz w:val="18"/>
                <w:lang w:val="en-GB"/>
              </w:rPr>
              <w:t>0% (as presented)</w:t>
            </w:r>
          </w:p>
        </w:tc>
        <w:tc>
          <w:tcPr>
            <w:tcW w:w="3473" w:type="dxa"/>
          </w:tcPr>
          <w:p w14:paraId="4D159F84" w14:textId="77777777" w:rsidR="008F54E3" w:rsidRPr="00C32864" w:rsidRDefault="008C6F2C">
            <w:pPr>
              <w:rPr>
                <w:lang w:val="en-GB"/>
              </w:rPr>
            </w:pPr>
            <w:r>
              <w:rPr>
                <w:sz w:val="18"/>
                <w:lang w:val="en-GB"/>
              </w:rPr>
              <w:t>1,488,806</w:t>
            </w:r>
          </w:p>
        </w:tc>
        <w:tc>
          <w:tcPr>
            <w:tcW w:w="2718" w:type="dxa"/>
          </w:tcPr>
          <w:p w14:paraId="51957A98" w14:textId="77777777" w:rsidR="008F54E3" w:rsidRPr="00C32864" w:rsidRDefault="008C6F2C">
            <w:pPr>
              <w:rPr>
                <w:lang w:val="en-GB"/>
              </w:rPr>
            </w:pPr>
            <w:r>
              <w:rPr>
                <w:sz w:val="18"/>
                <w:lang w:val="en-GB"/>
              </w:rPr>
              <w:t>23.1</w:t>
            </w:r>
          </w:p>
        </w:tc>
      </w:tr>
      <w:tr w:rsidR="008F54E3" w:rsidRPr="00C32864" w14:paraId="73E766DC" w14:textId="77777777">
        <w:trPr>
          <w:cantSplit/>
        </w:trPr>
        <w:tc>
          <w:tcPr>
            <w:tcW w:w="2449" w:type="dxa"/>
          </w:tcPr>
          <w:p w14:paraId="3409ED72" w14:textId="77777777" w:rsidR="008F54E3" w:rsidRPr="00C32864" w:rsidRDefault="008C6F2C">
            <w:pPr>
              <w:rPr>
                <w:lang w:val="en-GB"/>
              </w:rPr>
            </w:pPr>
            <w:r>
              <w:rPr>
                <w:sz w:val="18"/>
                <w:lang w:val="en-GB"/>
              </w:rPr>
              <w:t>8%</w:t>
            </w:r>
          </w:p>
        </w:tc>
        <w:tc>
          <w:tcPr>
            <w:tcW w:w="3473" w:type="dxa"/>
          </w:tcPr>
          <w:p w14:paraId="7BE6F691" w14:textId="77777777" w:rsidR="008F54E3" w:rsidRPr="00C32864" w:rsidRDefault="008C6F2C">
            <w:pPr>
              <w:rPr>
                <w:lang w:val="en-GB"/>
              </w:rPr>
            </w:pPr>
            <w:r>
              <w:rPr>
                <w:sz w:val="18"/>
                <w:lang w:val="en-GB"/>
              </w:rPr>
              <w:t>1,053,412</w:t>
            </w:r>
          </w:p>
        </w:tc>
        <w:tc>
          <w:tcPr>
            <w:tcW w:w="2718" w:type="dxa"/>
          </w:tcPr>
          <w:p w14:paraId="668E15CE" w14:textId="77777777" w:rsidR="008F54E3" w:rsidRPr="00C32864" w:rsidRDefault="008C6F2C">
            <w:pPr>
              <w:rPr>
                <w:lang w:val="en-GB"/>
              </w:rPr>
            </w:pPr>
            <w:r>
              <w:rPr>
                <w:sz w:val="18"/>
                <w:lang w:val="en-GB"/>
              </w:rPr>
              <w:t>24.7</w:t>
            </w:r>
          </w:p>
        </w:tc>
      </w:tr>
      <w:tr w:rsidR="008F54E3" w:rsidRPr="00C32864" w14:paraId="048A04AA" w14:textId="77777777">
        <w:trPr>
          <w:cantSplit/>
        </w:trPr>
        <w:tc>
          <w:tcPr>
            <w:tcW w:w="2449" w:type="dxa"/>
          </w:tcPr>
          <w:p w14:paraId="0F61FCC3" w14:textId="77777777" w:rsidR="008F54E3" w:rsidRPr="00C32864" w:rsidRDefault="008C6F2C">
            <w:pPr>
              <w:rPr>
                <w:lang w:val="en-GB"/>
              </w:rPr>
            </w:pPr>
            <w:r>
              <w:rPr>
                <w:sz w:val="18"/>
                <w:lang w:val="en-GB"/>
              </w:rPr>
              <w:t>10%</w:t>
            </w:r>
          </w:p>
        </w:tc>
        <w:tc>
          <w:tcPr>
            <w:tcW w:w="3473" w:type="dxa"/>
          </w:tcPr>
          <w:p w14:paraId="3D2A7B9D" w14:textId="77777777" w:rsidR="008F54E3" w:rsidRPr="00C32864" w:rsidRDefault="008C6F2C">
            <w:pPr>
              <w:rPr>
                <w:lang w:val="en-GB"/>
              </w:rPr>
            </w:pPr>
            <w:r>
              <w:rPr>
                <w:sz w:val="18"/>
                <w:lang w:val="en-GB"/>
              </w:rPr>
              <w:t>967,841</w:t>
            </w:r>
          </w:p>
        </w:tc>
        <w:tc>
          <w:tcPr>
            <w:tcW w:w="2718" w:type="dxa"/>
          </w:tcPr>
          <w:p w14:paraId="21D50769" w14:textId="77777777" w:rsidR="008F54E3" w:rsidRPr="00C32864" w:rsidRDefault="008C6F2C">
            <w:pPr>
              <w:rPr>
                <w:lang w:val="en-GB"/>
              </w:rPr>
            </w:pPr>
            <w:r>
              <w:rPr>
                <w:sz w:val="18"/>
                <w:lang w:val="en-GB"/>
              </w:rPr>
              <w:t>25.1</w:t>
            </w:r>
          </w:p>
        </w:tc>
      </w:tr>
      <w:tr w:rsidR="008F54E3" w:rsidRPr="00C32864" w14:paraId="5C609EF3" w14:textId="77777777">
        <w:trPr>
          <w:cantSplit/>
        </w:trPr>
        <w:tc>
          <w:tcPr>
            <w:tcW w:w="2449" w:type="dxa"/>
          </w:tcPr>
          <w:p w14:paraId="3DE1A61B" w14:textId="77777777" w:rsidR="008F54E3" w:rsidRPr="00C32864" w:rsidRDefault="008C6F2C">
            <w:pPr>
              <w:rPr>
                <w:lang w:val="en-GB"/>
              </w:rPr>
            </w:pPr>
            <w:r>
              <w:rPr>
                <w:sz w:val="18"/>
                <w:lang w:val="en-GB"/>
              </w:rPr>
              <w:t>12%</w:t>
            </w:r>
          </w:p>
        </w:tc>
        <w:tc>
          <w:tcPr>
            <w:tcW w:w="3473" w:type="dxa"/>
          </w:tcPr>
          <w:p w14:paraId="14AE2411" w14:textId="77777777" w:rsidR="008F54E3" w:rsidRPr="00C32864" w:rsidRDefault="008C6F2C">
            <w:pPr>
              <w:rPr>
                <w:lang w:val="en-GB"/>
              </w:rPr>
            </w:pPr>
            <w:r>
              <w:rPr>
                <w:sz w:val="18"/>
                <w:lang w:val="en-GB"/>
              </w:rPr>
              <w:t>889,618</w:t>
            </w:r>
          </w:p>
        </w:tc>
        <w:tc>
          <w:tcPr>
            <w:tcW w:w="2718" w:type="dxa"/>
          </w:tcPr>
          <w:p w14:paraId="77AA53E0" w14:textId="77777777" w:rsidR="008F54E3" w:rsidRPr="00C32864" w:rsidRDefault="008C6F2C">
            <w:pPr>
              <w:rPr>
                <w:lang w:val="en-GB"/>
              </w:rPr>
            </w:pPr>
            <w:r>
              <w:rPr>
                <w:sz w:val="18"/>
                <w:lang w:val="en-GB"/>
              </w:rPr>
              <w:t>25.5</w:t>
            </w:r>
          </w:p>
        </w:tc>
      </w:tr>
    </w:tbl>
    <w:p w14:paraId="01BEC3BF" w14:textId="77777777" w:rsidR="00457F15" w:rsidRPr="00C32864" w:rsidRDefault="00863F0A">
      <w:pPr>
        <w:pStyle w:val="TableNote"/>
        <w:rPr>
          <w:lang w:val="en-GB"/>
        </w:rPr>
      </w:pPr>
      <w:r>
        <w:rPr>
          <w:i/>
          <w:lang w:val="en-GB"/>
        </w:rPr>
        <w:t>Note.</w:t>
      </w:r>
      <w:r>
        <w:rPr>
          <w:lang w:val="en-GB"/>
        </w:rPr>
        <w:t xml:space="preserve"> Cash flows discounted at each year end. The rate the board should apply is [DISCOUNT_RATE_BASIS] (§4.4).</w:t>
      </w:r>
    </w:p>
    <w:p w14:paraId="0E682658" w14:textId="77777777" w:rsidR="008F54E3" w:rsidRPr="00C32864" w:rsidRDefault="008C6F2C" w:rsidP="00367EDC">
      <w:pPr>
        <w:pStyle w:val="TableCaption"/>
        <w:keepNext/>
        <w:rPr>
          <w:lang w:val="en-GB"/>
        </w:rPr>
      </w:pPr>
      <w:r>
        <w:rPr>
          <w:lang w:val="en-GB"/>
        </w:rPr>
        <w:t>Table A9.4. Review of the board model: findings and treatment</w:t>
      </w:r>
    </w:p>
    <w:tbl>
      <w:tblPr>
        <w:tblStyle w:val="TableGrid"/>
        <w:tblW w:w="8640" w:type="dxa"/>
        <w:tblLook w:val="04A0" w:firstRow="1" w:lastRow="0" w:firstColumn="1" w:lastColumn="0" w:noHBand="0" w:noVBand="1"/>
      </w:tblPr>
      <w:tblGrid>
        <w:gridCol w:w="480"/>
        <w:gridCol w:w="2528"/>
        <w:gridCol w:w="3643"/>
        <w:gridCol w:w="1989"/>
      </w:tblGrid>
      <w:tr w:rsidR="008F54E3" w:rsidRPr="00C32864" w14:paraId="6D7CE83F" w14:textId="77777777">
        <w:trPr>
          <w:cantSplit/>
          <w:tblHeader/>
        </w:trPr>
        <w:tc>
          <w:tcPr>
            <w:tcW w:w="480" w:type="dxa"/>
          </w:tcPr>
          <w:p w14:paraId="4C93BB0A" w14:textId="77777777" w:rsidR="008F54E3" w:rsidRPr="00C32864" w:rsidRDefault="008C6F2C" w:rsidP="00367EDC">
            <w:pPr>
              <w:keepNext/>
              <w:rPr>
                <w:lang w:val="en-GB"/>
              </w:rPr>
            </w:pPr>
            <w:r>
              <w:rPr>
                <w:b/>
                <w:sz w:val="18"/>
                <w:lang w:val="en-GB"/>
              </w:rPr>
              <w:t>#</w:t>
            </w:r>
          </w:p>
        </w:tc>
        <w:tc>
          <w:tcPr>
            <w:tcW w:w="2528" w:type="dxa"/>
          </w:tcPr>
          <w:p w14:paraId="5A7B3A89" w14:textId="77777777" w:rsidR="008F54E3" w:rsidRPr="00C32864" w:rsidRDefault="008C6F2C" w:rsidP="00367EDC">
            <w:pPr>
              <w:keepNext/>
              <w:rPr>
                <w:lang w:val="en-GB"/>
              </w:rPr>
            </w:pPr>
            <w:r>
              <w:rPr>
                <w:b/>
                <w:sz w:val="18"/>
                <w:lang w:val="en-GB"/>
              </w:rPr>
              <w:t>Finding</w:t>
            </w:r>
          </w:p>
        </w:tc>
        <w:tc>
          <w:tcPr>
            <w:tcW w:w="3643" w:type="dxa"/>
          </w:tcPr>
          <w:p w14:paraId="448173AF" w14:textId="77777777" w:rsidR="008F54E3" w:rsidRPr="00C32864" w:rsidRDefault="008C6F2C" w:rsidP="00367EDC">
            <w:pPr>
              <w:keepNext/>
              <w:rPr>
                <w:lang w:val="en-GB"/>
              </w:rPr>
            </w:pPr>
            <w:r>
              <w:rPr>
                <w:b/>
                <w:sz w:val="18"/>
                <w:lang w:val="en-GB"/>
              </w:rPr>
              <w:t>Effect</w:t>
            </w:r>
          </w:p>
        </w:tc>
        <w:tc>
          <w:tcPr>
            <w:tcW w:w="1989" w:type="dxa"/>
          </w:tcPr>
          <w:p w14:paraId="353FD937" w14:textId="77777777" w:rsidR="008F54E3" w:rsidRPr="00C32864" w:rsidRDefault="008C6F2C" w:rsidP="00367EDC">
            <w:pPr>
              <w:keepNext/>
              <w:rPr>
                <w:lang w:val="en-GB"/>
              </w:rPr>
            </w:pPr>
            <w:r>
              <w:rPr>
                <w:b/>
                <w:sz w:val="18"/>
                <w:lang w:val="en-GB"/>
              </w:rPr>
              <w:t>Treatment in this proposal</w:t>
            </w:r>
          </w:p>
        </w:tc>
      </w:tr>
      <w:tr w:rsidR="008F54E3" w:rsidRPr="00C32864" w14:paraId="71DE3437" w14:textId="77777777">
        <w:trPr>
          <w:cantSplit/>
        </w:trPr>
        <w:tc>
          <w:tcPr>
            <w:tcW w:w="480" w:type="dxa"/>
          </w:tcPr>
          <w:p w14:paraId="6BE6ADD9" w14:textId="77777777" w:rsidR="008F54E3" w:rsidRPr="00C32864" w:rsidRDefault="008C6F2C" w:rsidP="00367EDC">
            <w:pPr>
              <w:keepNext/>
              <w:rPr>
                <w:lang w:val="en-GB"/>
              </w:rPr>
            </w:pPr>
            <w:r>
              <w:rPr>
                <w:sz w:val="18"/>
                <w:lang w:val="en-GB"/>
              </w:rPr>
              <w:t>1</w:t>
            </w:r>
          </w:p>
        </w:tc>
        <w:tc>
          <w:tcPr>
            <w:tcW w:w="2528" w:type="dxa"/>
          </w:tcPr>
          <w:p w14:paraId="0BA84C81" w14:textId="77777777" w:rsidR="008F54E3" w:rsidRPr="00C32864" w:rsidRDefault="008C6F2C" w:rsidP="00367EDC">
            <w:pPr>
              <w:keepNext/>
              <w:rPr>
                <w:lang w:val="en-GB"/>
              </w:rPr>
            </w:pPr>
            <w:r>
              <w:rPr>
                <w:sz w:val="18"/>
                <w:lang w:val="en-GB"/>
              </w:rPr>
              <w:t>Payback counted in whole years: the dashboard shows 2</w:t>
            </w:r>
          </w:p>
        </w:tc>
        <w:tc>
          <w:tcPr>
            <w:tcW w:w="3643" w:type="dxa"/>
          </w:tcPr>
          <w:p w14:paraId="528BAF47" w14:textId="77777777" w:rsidR="008F54E3" w:rsidRPr="00C32864" w:rsidRDefault="008C6F2C" w:rsidP="00367EDC">
            <w:pPr>
              <w:keepNext/>
              <w:rPr>
                <w:lang w:val="en-GB"/>
              </w:rPr>
            </w:pPr>
            <w:r>
              <w:rPr>
                <w:sz w:val="18"/>
                <w:lang w:val="en-GB"/>
              </w:rPr>
              <w:t>Interpolated payback is 23.1 months; the self-funding test needs months</w:t>
            </w:r>
          </w:p>
        </w:tc>
        <w:tc>
          <w:tcPr>
            <w:tcW w:w="1989" w:type="dxa"/>
          </w:tcPr>
          <w:p w14:paraId="53D01C65" w14:textId="77777777" w:rsidR="008F54E3" w:rsidRPr="00C32864" w:rsidRDefault="008C6F2C" w:rsidP="00367EDC">
            <w:pPr>
              <w:keepNext/>
              <w:rPr>
                <w:lang w:val="en-GB"/>
              </w:rPr>
            </w:pPr>
            <w:r>
              <w:rPr>
                <w:sz w:val="18"/>
                <w:lang w:val="en-GB"/>
              </w:rPr>
              <w:t>Months used throughout (§4.4, §5.2)</w:t>
            </w:r>
          </w:p>
        </w:tc>
      </w:tr>
      <w:tr w:rsidR="008F54E3" w:rsidRPr="00C32864" w14:paraId="156B2A9D" w14:textId="77777777">
        <w:trPr>
          <w:cantSplit/>
        </w:trPr>
        <w:tc>
          <w:tcPr>
            <w:tcW w:w="480" w:type="dxa"/>
          </w:tcPr>
          <w:p w14:paraId="748626E6" w14:textId="77777777" w:rsidR="008F54E3" w:rsidRPr="00C32864" w:rsidRDefault="008C6F2C" w:rsidP="00367EDC">
            <w:pPr>
              <w:keepNext/>
              <w:rPr>
                <w:lang w:val="en-GB"/>
              </w:rPr>
            </w:pPr>
            <w:r>
              <w:rPr>
                <w:sz w:val="18"/>
                <w:lang w:val="en-GB"/>
              </w:rPr>
              <w:t>2</w:t>
            </w:r>
          </w:p>
        </w:tc>
        <w:tc>
          <w:tcPr>
            <w:tcW w:w="2528" w:type="dxa"/>
          </w:tcPr>
          <w:p w14:paraId="598F4EBF" w14:textId="77777777" w:rsidR="008F54E3" w:rsidRPr="00C32864" w:rsidRDefault="008C6F2C" w:rsidP="00367EDC">
            <w:pPr>
              <w:keepNext/>
              <w:rPr>
                <w:lang w:val="en-GB"/>
              </w:rPr>
            </w:pPr>
            <w:r>
              <w:rPr>
                <w:sz w:val="18"/>
                <w:lang w:val="en-GB"/>
              </w:rPr>
              <w:t>Discount rate set at 0%, so the 'NPV' line equals undiscounted five-year cash (£1,488,806)</w:t>
            </w:r>
          </w:p>
        </w:tc>
        <w:tc>
          <w:tcPr>
            <w:tcW w:w="3643" w:type="dxa"/>
          </w:tcPr>
          <w:p w14:paraId="69CCE5B4" w14:textId="77777777" w:rsidR="008F54E3" w:rsidRPr="00C32864" w:rsidRDefault="008C6F2C" w:rsidP="00367EDC">
            <w:pPr>
              <w:keepNext/>
              <w:rPr>
                <w:lang w:val="en-GB"/>
              </w:rPr>
            </w:pPr>
            <w:r>
              <w:rPr>
                <w:sz w:val="18"/>
                <w:lang w:val="en-GB"/>
              </w:rPr>
              <w:t>Value overstated</w:t>
            </w:r>
          </w:p>
        </w:tc>
        <w:tc>
          <w:tcPr>
            <w:tcW w:w="1989" w:type="dxa"/>
          </w:tcPr>
          <w:p w14:paraId="74950EF1" w14:textId="77777777" w:rsidR="008F54E3" w:rsidRPr="00C32864" w:rsidRDefault="008C6F2C" w:rsidP="00367EDC">
            <w:pPr>
              <w:keepNext/>
              <w:rPr>
                <w:lang w:val="en-GB"/>
              </w:rPr>
            </w:pPr>
            <w:r>
              <w:rPr>
                <w:sz w:val="18"/>
                <w:lang w:val="en-GB"/>
              </w:rPr>
              <w:t>NPV at 8–12% reported (Table A9.3)</w:t>
            </w:r>
          </w:p>
        </w:tc>
      </w:tr>
      <w:tr w:rsidR="008F54E3" w:rsidRPr="00C32864" w14:paraId="1FAF8F77" w14:textId="77777777">
        <w:trPr>
          <w:cantSplit/>
        </w:trPr>
        <w:tc>
          <w:tcPr>
            <w:tcW w:w="480" w:type="dxa"/>
          </w:tcPr>
          <w:p w14:paraId="4B4E94A3" w14:textId="77777777" w:rsidR="008F54E3" w:rsidRPr="00C32864" w:rsidRDefault="008C6F2C" w:rsidP="00367EDC">
            <w:pPr>
              <w:keepNext/>
              <w:rPr>
                <w:lang w:val="en-GB"/>
              </w:rPr>
            </w:pPr>
            <w:r>
              <w:rPr>
                <w:sz w:val="18"/>
                <w:lang w:val="en-GB"/>
              </w:rPr>
              <w:t>3</w:t>
            </w:r>
          </w:p>
        </w:tc>
        <w:tc>
          <w:tcPr>
            <w:tcW w:w="2528" w:type="dxa"/>
          </w:tcPr>
          <w:p w14:paraId="20A9159F" w14:textId="77777777" w:rsidR="008F54E3" w:rsidRPr="00C32864" w:rsidRDefault="008C6F2C" w:rsidP="00367EDC">
            <w:pPr>
              <w:keepNext/>
              <w:rPr>
                <w:lang w:val="en-GB"/>
              </w:rPr>
            </w:pPr>
            <w:r>
              <w:rPr>
                <w:sz w:val="18"/>
                <w:lang w:val="en-GB"/>
              </w:rPr>
              <w:t>Volume multiplier not linked to the profit and loss sheet</w:t>
            </w:r>
          </w:p>
        </w:tc>
        <w:tc>
          <w:tcPr>
            <w:tcW w:w="3643" w:type="dxa"/>
          </w:tcPr>
          <w:p w14:paraId="11AF3787" w14:textId="77777777" w:rsidR="008F54E3" w:rsidRPr="00C32864" w:rsidRDefault="008C6F2C" w:rsidP="00367EDC">
            <w:pPr>
              <w:keepNext/>
              <w:rPr>
                <w:lang w:val="en-GB"/>
              </w:rPr>
            </w:pPr>
            <w:r>
              <w:rPr>
                <w:sz w:val="18"/>
                <w:lang w:val="en-GB"/>
              </w:rPr>
              <w:t>The dashboard's Downside shows GO</w:t>
            </w:r>
          </w:p>
        </w:tc>
        <w:tc>
          <w:tcPr>
            <w:tcW w:w="1989" w:type="dxa"/>
          </w:tcPr>
          <w:p w14:paraId="09F1E374" w14:textId="77777777" w:rsidR="008F54E3" w:rsidRPr="00C32864" w:rsidRDefault="008C6F2C" w:rsidP="00367EDC">
            <w:pPr>
              <w:keepNext/>
              <w:rPr>
                <w:lang w:val="en-GB"/>
              </w:rPr>
            </w:pPr>
            <w:r>
              <w:rPr>
                <w:sz w:val="18"/>
                <w:lang w:val="en-GB"/>
              </w:rPr>
              <w:t>Scenarios rerun (Table A9.1): the full downside is NO-GO under the board's own rule</w:t>
            </w:r>
          </w:p>
        </w:tc>
      </w:tr>
      <w:tr w:rsidR="008F54E3" w:rsidRPr="00C32864" w14:paraId="0EB719BA" w14:textId="77777777">
        <w:trPr>
          <w:cantSplit/>
        </w:trPr>
        <w:tc>
          <w:tcPr>
            <w:tcW w:w="480" w:type="dxa"/>
          </w:tcPr>
          <w:p w14:paraId="2D1F9628" w14:textId="77777777" w:rsidR="008F54E3" w:rsidRPr="00C32864" w:rsidRDefault="008C6F2C" w:rsidP="00367EDC">
            <w:pPr>
              <w:keepNext/>
              <w:rPr>
                <w:lang w:val="en-GB"/>
              </w:rPr>
            </w:pPr>
            <w:r>
              <w:rPr>
                <w:sz w:val="18"/>
                <w:lang w:val="en-GB"/>
              </w:rPr>
              <w:t>4</w:t>
            </w:r>
          </w:p>
        </w:tc>
        <w:tc>
          <w:tcPr>
            <w:tcW w:w="2528" w:type="dxa"/>
          </w:tcPr>
          <w:p w14:paraId="2FD052C6" w14:textId="77777777" w:rsidR="008F54E3" w:rsidRPr="00C32864" w:rsidRDefault="008C6F2C" w:rsidP="00367EDC">
            <w:pPr>
              <w:keepNext/>
              <w:rPr>
                <w:lang w:val="en-GB"/>
              </w:rPr>
            </w:pPr>
            <w:r>
              <w:rPr>
                <w:sz w:val="18"/>
                <w:lang w:val="en-GB"/>
              </w:rPr>
              <w:t>Scenarios sheet applies ramp-up twice (noted on the sheet itself)</w:t>
            </w:r>
          </w:p>
        </w:tc>
        <w:tc>
          <w:tcPr>
            <w:tcW w:w="3643" w:type="dxa"/>
          </w:tcPr>
          <w:p w14:paraId="66045264" w14:textId="77777777" w:rsidR="008F54E3" w:rsidRPr="00C32864" w:rsidRDefault="008C6F2C" w:rsidP="00367EDC">
            <w:pPr>
              <w:keepNext/>
              <w:rPr>
                <w:lang w:val="en-GB"/>
              </w:rPr>
            </w:pPr>
            <w:r>
              <w:rPr>
                <w:sz w:val="18"/>
                <w:lang w:val="en-GB"/>
              </w:rPr>
              <w:t>Sheet unusable</w:t>
            </w:r>
          </w:p>
        </w:tc>
        <w:tc>
          <w:tcPr>
            <w:tcW w:w="1989" w:type="dxa"/>
          </w:tcPr>
          <w:p w14:paraId="4ED9A5B6" w14:textId="77777777" w:rsidR="008F54E3" w:rsidRPr="00C32864" w:rsidRDefault="008C6F2C" w:rsidP="00367EDC">
            <w:pPr>
              <w:keepNext/>
              <w:rPr>
                <w:lang w:val="en-GB"/>
              </w:rPr>
            </w:pPr>
            <w:r>
              <w:rPr>
                <w:sz w:val="18"/>
                <w:lang w:val="en-GB"/>
              </w:rPr>
              <w:t>Not used</w:t>
            </w:r>
          </w:p>
        </w:tc>
      </w:tr>
      <w:tr w:rsidR="008F54E3" w:rsidRPr="00C32864" w14:paraId="3F8D27E0" w14:textId="77777777">
        <w:trPr>
          <w:cantSplit/>
        </w:trPr>
        <w:tc>
          <w:tcPr>
            <w:tcW w:w="480" w:type="dxa"/>
          </w:tcPr>
          <w:p w14:paraId="2162A98C" w14:textId="77777777" w:rsidR="008F54E3" w:rsidRPr="00C32864" w:rsidRDefault="008C6F2C" w:rsidP="00367EDC">
            <w:pPr>
              <w:keepNext/>
              <w:rPr>
                <w:lang w:val="en-GB"/>
              </w:rPr>
            </w:pPr>
            <w:r>
              <w:rPr>
                <w:sz w:val="18"/>
                <w:lang w:val="en-GB"/>
              </w:rPr>
              <w:t>5</w:t>
            </w:r>
          </w:p>
        </w:tc>
        <w:tc>
          <w:tcPr>
            <w:tcW w:w="2528" w:type="dxa"/>
          </w:tcPr>
          <w:p w14:paraId="610F2371" w14:textId="77777777" w:rsidR="008F54E3" w:rsidRPr="00C32864" w:rsidRDefault="008C6F2C" w:rsidP="00367EDC">
            <w:pPr>
              <w:keepNext/>
              <w:rPr>
                <w:lang w:val="en-GB"/>
              </w:rPr>
            </w:pPr>
            <w:r>
              <w:rPr>
                <w:sz w:val="18"/>
                <w:lang w:val="en-GB"/>
              </w:rPr>
              <w:t>Typed volumes (62.5–77 m³/day) run ahead of the stated ramp percentages (57.2–72.5)</w:t>
            </w:r>
          </w:p>
        </w:tc>
        <w:tc>
          <w:tcPr>
            <w:tcW w:w="3643" w:type="dxa"/>
          </w:tcPr>
          <w:p w14:paraId="1CCFA01D" w14:textId="77777777" w:rsidR="008F54E3" w:rsidRPr="00C32864" w:rsidRDefault="008C6F2C" w:rsidP="00367EDC">
            <w:pPr>
              <w:keepNext/>
              <w:rPr>
                <w:lang w:val="en-GB"/>
              </w:rPr>
            </w:pPr>
            <w:r>
              <w:rPr>
                <w:sz w:val="18"/>
                <w:lang w:val="en-GB"/>
              </w:rPr>
              <w:t>On the stated ramp, payback is 24.6 months</w:t>
            </w:r>
          </w:p>
        </w:tc>
        <w:tc>
          <w:tcPr>
            <w:tcW w:w="1989" w:type="dxa"/>
          </w:tcPr>
          <w:p w14:paraId="643E27E3" w14:textId="77777777" w:rsidR="008F54E3" w:rsidRPr="00C32864" w:rsidRDefault="008C6F2C" w:rsidP="00367EDC">
            <w:pPr>
              <w:keepNext/>
              <w:rPr>
                <w:lang w:val="en-GB"/>
              </w:rPr>
            </w:pPr>
            <w:r>
              <w:rPr>
                <w:sz w:val="18"/>
                <w:lang w:val="en-GB"/>
              </w:rPr>
              <w:t>Assumption A3 tested at G7 (Appendix 15)</w:t>
            </w:r>
          </w:p>
        </w:tc>
      </w:tr>
      <w:tr w:rsidR="008F54E3" w:rsidRPr="00C32864" w14:paraId="49C17C0B" w14:textId="77777777">
        <w:trPr>
          <w:cantSplit/>
        </w:trPr>
        <w:tc>
          <w:tcPr>
            <w:tcW w:w="480" w:type="dxa"/>
          </w:tcPr>
          <w:p w14:paraId="253F923F" w14:textId="77777777" w:rsidR="008F54E3" w:rsidRPr="00C32864" w:rsidRDefault="008C6F2C" w:rsidP="00367EDC">
            <w:pPr>
              <w:keepNext/>
              <w:rPr>
                <w:lang w:val="en-GB"/>
              </w:rPr>
            </w:pPr>
            <w:r>
              <w:rPr>
                <w:sz w:val="18"/>
                <w:lang w:val="en-GB"/>
              </w:rPr>
              <w:t>6</w:t>
            </w:r>
          </w:p>
        </w:tc>
        <w:tc>
          <w:tcPr>
            <w:tcW w:w="2528" w:type="dxa"/>
          </w:tcPr>
          <w:p w14:paraId="12DA3482" w14:textId="77777777" w:rsidR="008F54E3" w:rsidRPr="00C32864" w:rsidRDefault="008C6F2C" w:rsidP="00367EDC">
            <w:pPr>
              <w:keepNext/>
              <w:rPr>
                <w:lang w:val="en-GB"/>
              </w:rPr>
            </w:pPr>
            <w:r>
              <w:rPr>
                <w:sz w:val="18"/>
                <w:lang w:val="en-GB"/>
              </w:rPr>
              <w:t>Fleet appears twice: £150,000 capital for two volumetrics and £125,600 a year finance for two wagons</w:t>
            </w:r>
          </w:p>
        </w:tc>
        <w:tc>
          <w:tcPr>
            <w:tcW w:w="3643" w:type="dxa"/>
          </w:tcPr>
          <w:p w14:paraId="581D2CDA" w14:textId="77777777" w:rsidR="008F54E3" w:rsidRPr="00C32864" w:rsidRDefault="008C6F2C" w:rsidP="00367EDC">
            <w:pPr>
              <w:keepNext/>
              <w:rPr>
                <w:lang w:val="en-GB"/>
              </w:rPr>
            </w:pPr>
            <w:r>
              <w:rPr>
                <w:sz w:val="18"/>
                <w:lang w:val="en-GB"/>
              </w:rPr>
              <w:t xml:space="preserve">If the finance is for these vehicles, capital falls to £113,520 and payback to 16.7 months; if the capital line is Leeds vehicles transferred, </w:t>
            </w:r>
            <w:r>
              <w:rPr>
                <w:sz w:val="18"/>
                <w:lang w:val="en-GB"/>
              </w:rPr>
              <w:t xml:space="preserve">Leeds loses capacity it already lacks</w:t>
            </w:r>
            <w:r>
              <w:rPr>
                <w:rStyle w:val="CommentReference"/>
              </w:rPr>
            </w:r>
            <w:r>
              <w:rPr>
                <w:sz w:val="18"/>
                <w:lang w:val="en-GB"/>
              </w:rPr>
              <w:t xml:space="preserve"> (§3.4)</w:t>
            </w:r>
          </w:p>
        </w:tc>
        <w:tc>
          <w:tcPr>
            <w:tcW w:w="1989" w:type="dxa"/>
          </w:tcPr>
          <w:p w14:paraId="724E87ED" w14:textId="77777777" w:rsidR="008F54E3" w:rsidRPr="00C32864" w:rsidRDefault="008C6F2C" w:rsidP="00367EDC">
            <w:pPr>
              <w:keepNext/>
              <w:rPr>
                <w:lang w:val="en-GB"/>
              </w:rPr>
            </w:pPr>
            <w:r>
              <w:rPr>
                <w:sz w:val="18"/>
                <w:lang w:val="en-GB"/>
              </w:rPr>
              <w:t>[CONFIRM which applies]; base left as presented</w:t>
            </w:r>
          </w:p>
        </w:tc>
      </w:tr>
      <w:tr w:rsidR="008F54E3" w:rsidRPr="00C32864" w14:paraId="1CB8AF13" w14:textId="77777777">
        <w:trPr>
          <w:cantSplit/>
        </w:trPr>
        <w:tc>
          <w:tcPr>
            <w:tcW w:w="480" w:type="dxa"/>
          </w:tcPr>
          <w:p w14:paraId="1EC09009" w14:textId="77777777" w:rsidR="008F54E3" w:rsidRPr="00C32864" w:rsidRDefault="008C6F2C" w:rsidP="00367EDC">
            <w:pPr>
              <w:keepNext/>
              <w:rPr>
                <w:lang w:val="en-GB"/>
              </w:rPr>
            </w:pPr>
            <w:r>
              <w:rPr>
                <w:sz w:val="18"/>
                <w:lang w:val="en-GB"/>
              </w:rPr>
              <w:t>7</w:t>
            </w:r>
          </w:p>
        </w:tc>
        <w:tc>
          <w:tcPr>
            <w:tcW w:w="2528" w:type="dxa"/>
          </w:tcPr>
          <w:p w14:paraId="5C625B2C" w14:textId="77777777" w:rsidR="008F54E3" w:rsidRPr="00C32864" w:rsidRDefault="008C6F2C" w:rsidP="00367EDC">
            <w:pPr>
              <w:keepNext/>
              <w:rPr>
                <w:lang w:val="en-GB"/>
              </w:rPr>
            </w:pPr>
            <w:r>
              <w:rPr>
                <w:sz w:val="18"/>
                <w:lang w:val="en-GB"/>
              </w:rPr>
              <w:t>One driver costed (£37,440) for two wagons</w:t>
            </w:r>
          </w:p>
        </w:tc>
        <w:tc>
          <w:tcPr>
            <w:tcW w:w="3643" w:type="dxa"/>
          </w:tcPr>
          <w:p w14:paraId="44507FC6" w14:textId="77777777" w:rsidR="008F54E3" w:rsidRPr="00C32864" w:rsidRDefault="008C6F2C" w:rsidP="00367EDC">
            <w:pPr>
              <w:keepNext/>
              <w:rPr>
                <w:lang w:val="en-GB"/>
              </w:rPr>
            </w:pPr>
            <w:r>
              <w:rPr>
                <w:sz w:val="18"/>
                <w:lang w:val="en-GB"/>
              </w:rPr>
              <w:t>A second driver adds 1.9 months to payback</w:t>
            </w:r>
          </w:p>
        </w:tc>
        <w:tc>
          <w:tcPr>
            <w:tcW w:w="1989" w:type="dxa"/>
          </w:tcPr>
          <w:p w14:paraId="5F42B222" w14:textId="77777777" w:rsidR="008F54E3" w:rsidRPr="00C32864" w:rsidRDefault="008C6F2C" w:rsidP="00367EDC">
            <w:pPr>
              <w:keepNext/>
              <w:rPr>
                <w:lang w:val="en-GB"/>
              </w:rPr>
            </w:pPr>
            <w:r>
              <w:rPr>
                <w:sz w:val="18"/>
                <w:lang w:val="en-GB"/>
              </w:rPr>
              <w:t xml:space="preserve">Operations Manager: both wagons crewed from opening (Appendix 7), so payback is 25.1 months, beyond KPI 3's target; base left as presented pending the board's decision</w:t>
            </w:r>
          </w:p>
        </w:tc>
      </w:tr>
      <w:tr w:rsidR="008F54E3" w:rsidRPr="00C32864" w14:paraId="5436D0AE" w14:textId="77777777">
        <w:trPr>
          <w:cantSplit/>
        </w:trPr>
        <w:tc>
          <w:tcPr>
            <w:tcW w:w="480" w:type="dxa"/>
          </w:tcPr>
          <w:p w14:paraId="742134E1" w14:textId="77777777" w:rsidR="008F54E3" w:rsidRPr="00C32864" w:rsidRDefault="008C6F2C" w:rsidP="00367EDC">
            <w:pPr>
              <w:keepNext/>
              <w:rPr>
                <w:lang w:val="en-GB"/>
              </w:rPr>
            </w:pPr>
            <w:r>
              <w:rPr>
                <w:sz w:val="18"/>
                <w:lang w:val="en-GB"/>
              </w:rPr>
              <w:t>8</w:t>
            </w:r>
          </w:p>
        </w:tc>
        <w:tc>
          <w:tcPr>
            <w:tcW w:w="2528" w:type="dxa"/>
          </w:tcPr>
          <w:p w14:paraId="38F698CB" w14:textId="77777777" w:rsidR="008F54E3" w:rsidRPr="00C32864" w:rsidRDefault="008C6F2C" w:rsidP="00367EDC">
            <w:pPr>
              <w:keepNext/>
              <w:rPr>
                <w:lang w:val="en-GB"/>
              </w:rPr>
            </w:pPr>
            <w:r>
              <w:rPr>
                <w:sz w:val="18"/>
                <w:lang w:val="en-GB"/>
              </w:rPr>
              <w:t>Third wagon planned for 2028 (slide 11) is not in the model</w:t>
            </w:r>
          </w:p>
        </w:tc>
        <w:tc>
          <w:tcPr>
            <w:tcW w:w="3643" w:type="dxa"/>
          </w:tcPr>
          <w:p w14:paraId="675083BA" w14:textId="77777777" w:rsidR="008F54E3" w:rsidRPr="00C32864" w:rsidRDefault="008C6F2C" w:rsidP="00367EDC">
            <w:pPr>
              <w:keepNext/>
              <w:rPr>
                <w:lang w:val="en-GB"/>
              </w:rPr>
            </w:pPr>
            <w:r>
              <w:rPr>
                <w:sz w:val="18"/>
                <w:lang w:val="en-GB"/>
              </w:rPr>
              <w:t>Adds 2.8 months; 2028 break-even rises to 33.9 m³/day</w:t>
            </w:r>
          </w:p>
        </w:tc>
        <w:tc>
          <w:tcPr>
            <w:tcW w:w="1989" w:type="dxa"/>
          </w:tcPr>
          <w:p w14:paraId="16DA6A90" w14:textId="77777777" w:rsidR="008F54E3" w:rsidRPr="00C32864" w:rsidRDefault="008C6F2C" w:rsidP="00367EDC">
            <w:pPr>
              <w:keepNext/>
              <w:rPr>
                <w:lang w:val="en-GB"/>
              </w:rPr>
            </w:pPr>
            <w:r>
              <w:rPr>
                <w:sz w:val="18"/>
                <w:lang w:val="en-GB"/>
              </w:rPr>
              <w:t>Shown in Tables A8.1 and A9.2</w:t>
            </w:r>
          </w:p>
        </w:tc>
      </w:tr>
      <w:tr w:rsidR="008F54E3" w:rsidRPr="00C32864" w14:paraId="06512869" w14:textId="77777777">
        <w:trPr>
          <w:cantSplit/>
        </w:trPr>
        <w:tc>
          <w:tcPr>
            <w:tcW w:w="480" w:type="dxa"/>
          </w:tcPr>
          <w:p w14:paraId="55F09028" w14:textId="77777777" w:rsidR="008F54E3" w:rsidRPr="00C32864" w:rsidRDefault="008C6F2C" w:rsidP="00367EDC">
            <w:pPr>
              <w:keepNext/>
              <w:rPr>
                <w:lang w:val="en-GB"/>
              </w:rPr>
            </w:pPr>
            <w:r>
              <w:rPr>
                <w:sz w:val="18"/>
                <w:lang w:val="en-GB"/>
              </w:rPr>
              <w:t>9</w:t>
            </w:r>
          </w:p>
        </w:tc>
        <w:tc>
          <w:tcPr>
            <w:tcW w:w="2528" w:type="dxa"/>
          </w:tcPr>
          <w:p w14:paraId="08D72C6C" w14:textId="77777777" w:rsidR="008F54E3" w:rsidRPr="00C32864" w:rsidRDefault="008C6F2C" w:rsidP="00367EDC">
            <w:pPr>
              <w:keepNext/>
              <w:rPr>
                <w:lang w:val="en-GB"/>
              </w:rPr>
            </w:pPr>
            <w:r>
              <w:rPr>
                <w:sz w:val="18"/>
                <w:lang w:val="en-GB"/>
              </w:rPr>
              <w:t>Materials priced for a low-cement mix (£61.26/m³, against £70.17 for C28/35 on slide 7)</w:t>
            </w:r>
          </w:p>
        </w:tc>
        <w:tc>
          <w:tcPr>
            <w:tcW w:w="3643" w:type="dxa"/>
          </w:tcPr>
          <w:p w14:paraId="41CFCF33" w14:textId="77777777" w:rsidR="008F54E3" w:rsidRPr="00C32864" w:rsidRDefault="008C6F2C" w:rsidP="00367EDC">
            <w:pPr>
              <w:keepNext/>
              <w:rPr>
                <w:lang w:val="en-GB"/>
              </w:rPr>
            </w:pPr>
            <w:r>
              <w:rPr>
                <w:sz w:val="18"/>
                <w:lang w:val="en-GB"/>
              </w:rPr>
              <w:t>At the five-mix average payback is 26.8 months; at the certified (BSI) average, 38.0</w:t>
            </w:r>
          </w:p>
        </w:tc>
        <w:tc>
          <w:tcPr>
            <w:tcW w:w="1989" w:type="dxa"/>
          </w:tcPr>
          <w:p w14:paraId="5C4CB88F" w14:textId="77777777" w:rsidR="008F54E3" w:rsidRPr="00C32864" w:rsidRDefault="008C6F2C" w:rsidP="00367EDC">
            <w:pPr>
              <w:keepNext/>
              <w:rPr>
                <w:lang w:val="en-GB"/>
              </w:rPr>
            </w:pPr>
            <w:r>
              <w:rPr>
                <w:sz w:val="18"/>
                <w:lang w:val="en-GB"/>
              </w:rPr>
              <w:t>[CONFIRM the expected mix and share of certified work]</w:t>
            </w:r>
          </w:p>
        </w:tc>
      </w:tr>
      <w:tr w:rsidR="008F54E3" w:rsidRPr="00C32864" w14:paraId="350AC967" w14:textId="77777777">
        <w:trPr>
          <w:cantSplit/>
        </w:trPr>
        <w:tc>
          <w:tcPr>
            <w:tcW w:w="480" w:type="dxa"/>
          </w:tcPr>
          <w:p w14:paraId="7287EB2E" w14:textId="77777777" w:rsidR="008F54E3" w:rsidRPr="00C32864" w:rsidRDefault="008C6F2C" w:rsidP="00367EDC">
            <w:pPr>
              <w:keepNext/>
              <w:rPr>
                <w:lang w:val="en-GB"/>
              </w:rPr>
            </w:pPr>
            <w:r>
              <w:rPr>
                <w:sz w:val="18"/>
                <w:lang w:val="en-GB"/>
              </w:rPr>
              <w:t>10</w:t>
            </w:r>
          </w:p>
        </w:tc>
        <w:tc>
          <w:tcPr>
            <w:tcW w:w="2528" w:type="dxa"/>
          </w:tcPr>
          <w:p w14:paraId="635635E6" w14:textId="77777777" w:rsidR="008F54E3" w:rsidRPr="00C32864" w:rsidRDefault="008C6F2C" w:rsidP="00367EDC">
            <w:pPr>
              <w:keepNext/>
              <w:rPr>
                <w:lang w:val="en-GB"/>
              </w:rPr>
            </w:pPr>
            <w:r>
              <w:rPr>
                <w:sz w:val="18"/>
                <w:lang w:val="en-GB"/>
              </w:rPr>
              <w:t xml:space="preserve">No adjustment for the payload reversion on 31 March 2028 (UK Parliament, 2025)</w:t>
            </w:r>
          </w:p>
        </w:tc>
        <w:tc>
          <w:tcPr>
            <w:tcW w:w="3643" w:type="dxa"/>
          </w:tcPr>
          <w:p w14:paraId="7D5EB1DC" w14:textId="77777777" w:rsidR="008F54E3" w:rsidRPr="00C32864" w:rsidRDefault="008C6F2C" w:rsidP="00367EDC">
            <w:pPr>
              <w:keepNext/>
              <w:rPr>
                <w:lang w:val="en-GB"/>
              </w:rPr>
            </w:pPr>
            <w:r>
              <w:rPr>
                <w:sz w:val="18"/>
                <w:lang w:val="en-GB"/>
              </w:rPr>
              <w:t>Post-2028 cost understated by £[COST_PER_M3_DELTA]/m³</w:t>
            </w:r>
          </w:p>
        </w:tc>
        <w:tc>
          <w:tcPr>
            <w:tcW w:w="1989" w:type="dxa"/>
          </w:tcPr>
          <w:p w14:paraId="34DA480C" w14:textId="77777777" w:rsidR="008F54E3" w:rsidRPr="00C32864" w:rsidRDefault="008C6F2C" w:rsidP="00367EDC">
            <w:pPr>
              <w:keepNext/>
              <w:rPr>
                <w:lang w:val="en-GB"/>
              </w:rPr>
            </w:pPr>
            <w:r>
              <w:rPr>
                <w:sz w:val="18"/>
                <w:lang w:val="en-GB"/>
              </w:rPr>
              <w:t>To be modelled before G4</w:t>
            </w:r>
          </w:p>
        </w:tc>
      </w:tr>
      <w:tr w:rsidR="008F54E3" w:rsidRPr="00C32864" w14:paraId="5629FE19" w14:textId="77777777">
        <w:trPr>
          <w:cantSplit/>
        </w:trPr>
        <w:tc>
          <w:tcPr>
            <w:tcW w:w="480" w:type="dxa"/>
          </w:tcPr>
          <w:p w14:paraId="79DD5479" w14:textId="77777777" w:rsidR="008F54E3" w:rsidRPr="00C32864" w:rsidRDefault="008C6F2C">
            <w:pPr>
              <w:rPr>
                <w:lang w:val="en-GB"/>
              </w:rPr>
            </w:pPr>
            <w:r>
              <w:rPr>
                <w:sz w:val="18"/>
                <w:lang w:val="en-GB"/>
              </w:rPr>
              <w:t>11</w:t>
            </w:r>
          </w:p>
        </w:tc>
        <w:tc>
          <w:tcPr>
            <w:tcW w:w="2528" w:type="dxa"/>
          </w:tcPr>
          <w:p w14:paraId="3AFEA0EA" w14:textId="77777777" w:rsidR="008F54E3" w:rsidRPr="00C32864" w:rsidRDefault="008C6F2C">
            <w:pPr>
              <w:rPr>
                <w:lang w:val="en-GB"/>
              </w:rPr>
            </w:pPr>
            <w:r>
              <w:rPr>
                <w:sz w:val="18"/>
                <w:lang w:val="en-GB"/>
              </w:rPr>
              <w:t>Annual periods only</w:t>
            </w:r>
          </w:p>
        </w:tc>
        <w:tc>
          <w:tcPr>
            <w:tcW w:w="3643" w:type="dxa"/>
          </w:tcPr>
          <w:p w14:paraId="55700DB1" w14:textId="77777777" w:rsidR="008F54E3" w:rsidRPr="00C32864" w:rsidRDefault="008C6F2C">
            <w:pPr>
              <w:rPr>
                <w:lang w:val="en-GB"/>
              </w:rPr>
            </w:pPr>
            <w:r>
              <w:rPr>
                <w:sz w:val="18"/>
                <w:lang w:val="en-GB"/>
              </w:rPr>
              <w:t>The month of operating break-even cannot be estimated</w:t>
            </w:r>
          </w:p>
        </w:tc>
        <w:tc>
          <w:tcPr>
            <w:tcW w:w="1989" w:type="dxa"/>
          </w:tcPr>
          <w:p w14:paraId="46CA3397" w14:textId="77777777" w:rsidR="008F54E3" w:rsidRPr="00C32864" w:rsidRDefault="008C6F2C">
            <w:pPr>
              <w:rPr>
                <w:lang w:val="en-GB"/>
              </w:rPr>
            </w:pPr>
            <w:r>
              <w:rPr>
                <w:sz w:val="18"/>
                <w:lang w:val="en-GB"/>
              </w:rPr>
              <w:t>Monthly ramp to be modelled for the G7 review</w:t>
            </w:r>
          </w:p>
        </w:tc>
      </w:tr>
      <w:tr w:rsidR="008F54E3" w:rsidRPr="00C32864" w14:paraId="414DB35C" w14:textId="77777777">
        <w:trPr>
          <w:cantSplit/>
        </w:trPr>
        <w:tc>
          <w:tcPr>
            <w:tcW w:w="480" w:type="dxa"/>
          </w:tcPr>
          <w:p w14:paraId="2405E18C" w14:textId="77777777" w:rsidR="008F54E3" w:rsidRPr="00C32864" w:rsidRDefault="008C6F2C">
            <w:pPr>
              <w:rPr>
                <w:lang w:val="en-GB"/>
              </w:rPr>
            </w:pPr>
            <w:r>
              <w:rPr>
                <w:sz w:val="18"/>
                <w:lang w:val="en-GB"/>
              </w:rPr>
              <w:t>12</w:t>
            </w:r>
          </w:p>
        </w:tc>
        <w:tc>
          <w:tcPr>
            <w:tcW w:w="2528" w:type="dxa"/>
          </w:tcPr>
          <w:p w14:paraId="10AA70E2" w14:textId="77777777" w:rsidR="008F54E3" w:rsidRPr="00C32864" w:rsidRDefault="008C6F2C">
            <w:pPr>
              <w:rPr>
                <w:lang w:val="en-GB"/>
              </w:rPr>
            </w:pPr>
            <w:r>
              <w:rPr>
                <w:sz w:val="18"/>
                <w:lang w:val="en-GB"/>
              </w:rPr>
              <w:t>Second-hand volumetrics costed at £75,000 each, with no record of compliance with the 32-tonne standard</w:t>
            </w:r>
          </w:p>
        </w:tc>
        <w:tc>
          <w:tcPr>
            <w:tcW w:w="3643" w:type="dxa"/>
          </w:tcPr>
          <w:p w14:paraId="75B94A57" w14:textId="77777777" w:rsidR="008F54E3" w:rsidRPr="00C32864" w:rsidRDefault="008C6F2C">
            <w:pPr>
              <w:rPr>
                <w:lang w:val="en-GB"/>
              </w:rPr>
            </w:pPr>
            <w:r>
              <w:rPr>
                <w:sz w:val="18"/>
                <w:lang w:val="en-GB"/>
              </w:rPr>
              <w:t>A unit bought to the expiring standard becomes a compliance liability (§5.3)</w:t>
            </w:r>
          </w:p>
        </w:tc>
        <w:tc>
          <w:tcPr>
            <w:tcW w:w="1989" w:type="dxa"/>
          </w:tcPr>
          <w:p w14:paraId="6065ED4E" w14:textId="77777777" w:rsidR="008F54E3" w:rsidRPr="00C32864" w:rsidRDefault="008C6F2C">
            <w:pPr>
              <w:rPr>
                <w:lang w:val="en-GB"/>
              </w:rPr>
            </w:pPr>
            <w:r>
              <w:rPr>
                <w:sz w:val="18"/>
                <w:lang w:val="en-GB"/>
              </w:rPr>
              <w:t xml:space="preserve">Operations Manager: specify 32-tonne-compliant vehicles from the outset (Appendix 7); [CONFIRM the units before G4]</w:t>
            </w:r>
          </w:p>
        </w:tc>
      </w:tr>
      <w:tr w:rsidR="008F54E3" w:rsidRPr="00C32864" w14:paraId="414DB35C" w14:textId="77777777">
        <w:trPr>
          <w:cantSplit/>
        </w:trPr>
        <w:tc>
          <w:tcPr>
            <w:tcW w:w="480" w:type="dxa"/>
          </w:tcPr>
          <w:p w14:paraId="2405E18C" w14:textId="77777777" w:rsidR="008F54E3" w:rsidRPr="00C32864" w:rsidRDefault="008C6F2C">
            <w:pPr>
              <w:rPr>
                <w:lang w:val="en-GB"/>
              </w:rPr>
            </w:pPr>
            <w:r>
              <w:rPr>
                <w:sz w:val="18"/>
                <w:lang w:val="en-GB"/>
              </w:rPr>
              <w:t xml:space="preserve">13</w:t>
            </w:r>
          </w:p>
        </w:tc>
        <w:tc>
          <w:tcPr>
            <w:tcW w:w="2528" w:type="dxa"/>
          </w:tcPr>
          <w:p w14:paraId="10AA70E2" w14:textId="77777777" w:rsidR="008F54E3" w:rsidRPr="00C32864" w:rsidRDefault="008C6F2C">
            <w:pPr>
              <w:rPr>
                <w:lang w:val="en-GB"/>
              </w:rPr>
            </w:pPr>
            <w:r>
              <w:rPr>
                <w:sz w:val="18"/>
                <w:lang w:val="en-GB"/>
              </w:rPr>
              <w:t xml:space="preserve">Years are labelled 2027–2031, but each is a full 269.5-day year, while go-live is August 2027</w:t>
            </w:r>
          </w:p>
        </w:tc>
        <w:tc>
          <w:tcPr>
            <w:tcW w:w="3643" w:type="dxa"/>
          </w:tcPr>
          <w:p w14:paraId="75B94A57" w14:textId="77777777" w:rsidR="008F54E3" w:rsidRPr="00C32864" w:rsidRDefault="008C6F2C">
            <w:pPr>
              <w:rPr>
                <w:lang w:val="en-GB"/>
              </w:rPr>
            </w:pPr>
            <w:r>
              <w:rPr>
                <w:sz w:val="18"/>
                <w:lang w:val="en-GB"/>
              </w:rPr>
              <w:t xml:space="preserve">Read as trading years, year 1 runs to July 2028, so its last four months and every later year fall after the payload reversion; the year-2 margins of safety in Table A8.1 are before that effect</w:t>
            </w:r>
          </w:p>
        </w:tc>
        <w:tc>
          <w:tcPr>
            <w:tcW w:w="1989" w:type="dxa"/>
          </w:tcPr>
          <w:p w14:paraId="6065ED4E" w14:textId="77777777" w:rsidR="008F54E3" w:rsidRPr="00C32864" w:rsidRDefault="008C6F2C">
            <w:pPr>
              <w:rPr>
                <w:lang w:val="en-GB"/>
              </w:rPr>
            </w:pPr>
            <w:r>
              <w:rPr>
                <w:sz w:val="18"/>
                <w:lang w:val="en-GB"/>
              </w:rPr>
              <w:t xml:space="preserve">Labels read as trading years from go-live (Table A5.2 note); payload effect to be modelled before G4 (#10)</w:t>
            </w:r>
          </w:p>
        </w:tc>
      </w:tr>
    </w:tbl>
    <w:p w14:paraId="5CE6AB15" w14:textId="77777777" w:rsidR="008F54E3" w:rsidRPr="00C32864" w:rsidRDefault="008C6F2C">
      <w:pPr>
        <w:pStyle w:val="Heading2"/>
        <w:pageBreakBefore/>
        <w:rPr>
          <w:lang w:val="en-GB"/>
        </w:rPr>
      </w:pPr>
      <w:bookmarkStart w:id="31" w:name="_Toc242194026"/>
      <w:r>
        <w:rPr>
          <w:lang w:val="en-GB"/>
        </w:rPr>
        <w:t>Appendix 10. Site long-list and feasibility notes</w:t>
      </w:r>
      <w:bookmarkEnd w:id="31"/>
    </w:p>
    <w:p w14:paraId="183E3C98" w14:textId="77777777" w:rsidR="008F54E3" w:rsidRPr="00C32864" w:rsidRDefault="008C6F2C">
      <w:pPr>
        <w:pStyle w:val="TableCaption"/>
        <w:keepNext/>
        <w:rPr>
          <w:lang w:val="en-GB"/>
        </w:rPr>
      </w:pPr>
      <w:r>
        <w:rPr>
          <w:lang w:val="en-GB"/>
        </w:rPr>
        <w:t>Table A10.1. Surfaced yards shortlisted in the Sheffield–Doncaster corridor</w:t>
      </w:r>
    </w:p>
    <w:tbl>
      <w:tblPr>
        <w:tblStyle w:val="TableGrid"/>
        <w:tblW w:w="8640" w:type="dxa"/>
        <w:tblLook w:val="04A0" w:firstRow="1" w:lastRow="0" w:firstColumn="1" w:lastColumn="0" w:noHBand="0" w:noVBand="1"/>
      </w:tblPr>
      <w:tblGrid>
        <w:gridCol w:w="2242"/>
        <w:gridCol w:w="1078"/>
        <w:gridCol w:w="1284"/>
        <w:gridCol w:w="1865"/>
        <w:gridCol w:w="2171"/>
      </w:tblGrid>
      <w:tr w:rsidR="008F54E3" w:rsidRPr="00C32864" w14:paraId="1A2013D7" w14:textId="77777777">
        <w:trPr>
          <w:cantSplit/>
          <w:tblHeader/>
        </w:trPr>
        <w:tc>
          <w:tcPr>
            <w:tcW w:w="2242" w:type="dxa"/>
          </w:tcPr>
          <w:p w14:paraId="26A73F47" w14:textId="77777777" w:rsidR="008F54E3" w:rsidRPr="00C32864" w:rsidRDefault="008C6F2C">
            <w:pPr>
              <w:keepNext/>
              <w:rPr>
                <w:lang w:val="en-GB"/>
              </w:rPr>
            </w:pPr>
            <w:r>
              <w:rPr>
                <w:b/>
                <w:sz w:val="18"/>
                <w:lang w:val="en-GB"/>
              </w:rPr>
              <w:t>Location</w:t>
            </w:r>
          </w:p>
        </w:tc>
        <w:tc>
          <w:tcPr>
            <w:tcW w:w="1078" w:type="dxa"/>
          </w:tcPr>
          <w:p w14:paraId="79335923" w14:textId="77777777" w:rsidR="008F54E3" w:rsidRPr="00C32864" w:rsidRDefault="008C6F2C">
            <w:pPr>
              <w:keepNext/>
              <w:rPr>
                <w:lang w:val="en-GB"/>
              </w:rPr>
            </w:pPr>
            <w:r>
              <w:rPr>
                <w:b/>
                <w:sz w:val="18"/>
                <w:lang w:val="en-GB"/>
              </w:rPr>
              <w:t>Size (acres)</w:t>
            </w:r>
          </w:p>
        </w:tc>
        <w:tc>
          <w:tcPr>
            <w:tcW w:w="1284" w:type="dxa"/>
          </w:tcPr>
          <w:p w14:paraId="41EF8575" w14:textId="77777777" w:rsidR="008F54E3" w:rsidRPr="00C32864" w:rsidRDefault="008C6F2C">
            <w:pPr>
              <w:keepNext/>
              <w:rPr>
                <w:lang w:val="en-GB"/>
              </w:rPr>
            </w:pPr>
            <w:r>
              <w:rPr>
                <w:b/>
                <w:sz w:val="18"/>
                <w:lang w:val="en-GB"/>
              </w:rPr>
              <w:t>Basis</w:t>
            </w:r>
          </w:p>
        </w:tc>
        <w:tc>
          <w:tcPr>
            <w:tcW w:w="1865" w:type="dxa"/>
          </w:tcPr>
          <w:p w14:paraId="1CDFA928" w14:textId="77777777" w:rsidR="008F54E3" w:rsidRPr="00C32864" w:rsidRDefault="008C6F2C">
            <w:pPr>
              <w:keepNext/>
              <w:rPr>
                <w:lang w:val="en-GB"/>
              </w:rPr>
            </w:pPr>
            <w:r>
              <w:rPr>
                <w:b/>
                <w:sz w:val="18"/>
                <w:lang w:val="en-GB"/>
              </w:rPr>
              <w:t>Annual rate</w:t>
            </w:r>
          </w:p>
        </w:tc>
        <w:tc>
          <w:tcPr>
            <w:tcW w:w="2171" w:type="dxa"/>
          </w:tcPr>
          <w:p w14:paraId="4B691A3B" w14:textId="77777777" w:rsidR="008F54E3" w:rsidRPr="00C32864" w:rsidRDefault="008C6F2C">
            <w:pPr>
              <w:keepNext/>
              <w:rPr>
                <w:lang w:val="en-GB"/>
              </w:rPr>
            </w:pPr>
            <w:r>
              <w:rPr>
                <w:b/>
                <w:sz w:val="18"/>
                <w:lang w:val="en-GB"/>
              </w:rPr>
              <w:t>Listing</w:t>
            </w:r>
          </w:p>
        </w:tc>
      </w:tr>
      <w:tr w:rsidR="008F54E3" w:rsidRPr="00C32864" w14:paraId="664ABA43" w14:textId="77777777">
        <w:trPr>
          <w:cantSplit/>
        </w:trPr>
        <w:tc>
          <w:tcPr>
            <w:tcW w:w="2242" w:type="dxa"/>
          </w:tcPr>
          <w:p w14:paraId="5BA5E0BE" w14:textId="77777777" w:rsidR="008F54E3" w:rsidRPr="00C32864" w:rsidRDefault="008C6F2C">
            <w:pPr>
              <w:rPr>
                <w:lang w:val="en-GB"/>
              </w:rPr>
            </w:pPr>
            <w:r>
              <w:rPr>
                <w:sz w:val="18"/>
                <w:lang w:val="en-GB"/>
              </w:rPr>
              <w:t>Blyth, S81</w:t>
            </w:r>
          </w:p>
        </w:tc>
        <w:tc>
          <w:tcPr>
            <w:tcW w:w="1078" w:type="dxa"/>
          </w:tcPr>
          <w:p w14:paraId="05ABB75D" w14:textId="77777777" w:rsidR="008F54E3" w:rsidRPr="00C32864" w:rsidRDefault="008C6F2C">
            <w:pPr>
              <w:rPr>
                <w:lang w:val="en-GB"/>
              </w:rPr>
            </w:pPr>
            <w:r>
              <w:rPr>
                <w:sz w:val="18"/>
                <w:lang w:val="en-GB"/>
              </w:rPr>
              <w:t>1.1</w:t>
            </w:r>
          </w:p>
        </w:tc>
        <w:tc>
          <w:tcPr>
            <w:tcW w:w="1284" w:type="dxa"/>
          </w:tcPr>
          <w:p w14:paraId="27A61233" w14:textId="77777777" w:rsidR="008F54E3" w:rsidRPr="00C32864" w:rsidRDefault="008C6F2C">
            <w:pPr>
              <w:rPr>
                <w:lang w:val="en-GB"/>
              </w:rPr>
            </w:pPr>
            <w:r>
              <w:rPr>
                <w:sz w:val="18"/>
                <w:lang w:val="en-GB"/>
              </w:rPr>
              <w:t>To let</w:t>
            </w:r>
          </w:p>
        </w:tc>
        <w:tc>
          <w:tcPr>
            <w:tcW w:w="1865" w:type="dxa"/>
          </w:tcPr>
          <w:p w14:paraId="2914F6D6" w14:textId="77777777" w:rsidR="008F54E3" w:rsidRPr="00C32864" w:rsidRDefault="008C6F2C">
            <w:pPr>
              <w:rPr>
                <w:lang w:val="en-GB"/>
              </w:rPr>
            </w:pPr>
            <w:r>
              <w:rPr>
                <w:sz w:val="18"/>
                <w:lang w:val="en-GB"/>
              </w:rPr>
              <w:t>£60,000</w:t>
            </w:r>
          </w:p>
        </w:tc>
        <w:tc>
          <w:tcPr>
            <w:tcW w:w="2171" w:type="dxa"/>
          </w:tcPr>
          <w:p w14:paraId="244E2E16" w14:textId="77777777" w:rsidR="008F54E3" w:rsidRPr="00C32864" w:rsidRDefault="008C6F2C">
            <w:pPr>
              <w:rPr>
                <w:lang w:val="en-GB"/>
              </w:rPr>
            </w:pPr>
            <w:r>
              <w:rPr>
                <w:sz w:val="18"/>
                <w:lang w:val="en-GB"/>
              </w:rPr>
              <w:t>LoopNet 38167046</w:t>
            </w:r>
          </w:p>
        </w:tc>
      </w:tr>
      <w:tr w:rsidR="008F54E3" w:rsidRPr="00C32864" w14:paraId="09184ADA" w14:textId="77777777">
        <w:trPr>
          <w:cantSplit/>
        </w:trPr>
        <w:tc>
          <w:tcPr>
            <w:tcW w:w="2242" w:type="dxa"/>
          </w:tcPr>
          <w:p w14:paraId="5BD885FD" w14:textId="77777777" w:rsidR="008F54E3" w:rsidRPr="00C32864" w:rsidRDefault="008C6F2C">
            <w:pPr>
              <w:rPr>
                <w:lang w:val="en-GB"/>
              </w:rPr>
            </w:pPr>
            <w:r>
              <w:rPr>
                <w:sz w:val="18"/>
                <w:lang w:val="en-GB"/>
              </w:rPr>
              <w:t>Sheffield S4</w:t>
            </w:r>
          </w:p>
        </w:tc>
        <w:tc>
          <w:tcPr>
            <w:tcW w:w="1078" w:type="dxa"/>
          </w:tcPr>
          <w:p w14:paraId="1C991919" w14:textId="77777777" w:rsidR="008F54E3" w:rsidRPr="00C32864" w:rsidRDefault="008C6F2C">
            <w:pPr>
              <w:rPr>
                <w:lang w:val="en-GB"/>
              </w:rPr>
            </w:pPr>
            <w:r>
              <w:rPr>
                <w:sz w:val="18"/>
                <w:lang w:val="en-GB"/>
              </w:rPr>
              <w:t>1.5</w:t>
            </w:r>
          </w:p>
        </w:tc>
        <w:tc>
          <w:tcPr>
            <w:tcW w:w="1284" w:type="dxa"/>
          </w:tcPr>
          <w:p w14:paraId="386493EC" w14:textId="77777777" w:rsidR="008F54E3" w:rsidRPr="00C32864" w:rsidRDefault="008C6F2C">
            <w:pPr>
              <w:rPr>
                <w:lang w:val="en-GB"/>
              </w:rPr>
            </w:pPr>
            <w:r>
              <w:rPr>
                <w:sz w:val="18"/>
                <w:lang w:val="en-GB"/>
              </w:rPr>
              <w:t>To let</w:t>
            </w:r>
          </w:p>
        </w:tc>
        <w:tc>
          <w:tcPr>
            <w:tcW w:w="1865" w:type="dxa"/>
          </w:tcPr>
          <w:p w14:paraId="058B9549" w14:textId="77777777" w:rsidR="008F54E3" w:rsidRPr="00C32864" w:rsidRDefault="008C6F2C">
            <w:pPr>
              <w:rPr>
                <w:lang w:val="en-GB"/>
              </w:rPr>
            </w:pPr>
            <w:r>
              <w:rPr>
                <w:sz w:val="18"/>
                <w:lang w:val="en-GB"/>
              </w:rPr>
              <w:t>£70,000</w:t>
            </w:r>
          </w:p>
        </w:tc>
        <w:tc>
          <w:tcPr>
            <w:tcW w:w="2171" w:type="dxa"/>
          </w:tcPr>
          <w:p w14:paraId="56EACF1C" w14:textId="77777777" w:rsidR="008F54E3" w:rsidRPr="00C32864" w:rsidRDefault="008C6F2C">
            <w:pPr>
              <w:rPr>
                <w:lang w:val="en-GB"/>
              </w:rPr>
            </w:pPr>
            <w:r>
              <w:rPr>
                <w:sz w:val="18"/>
                <w:lang w:val="en-GB"/>
              </w:rPr>
              <w:t>Rightmove 7545999</w:t>
            </w:r>
          </w:p>
        </w:tc>
      </w:tr>
      <w:tr w:rsidR="008F54E3" w:rsidRPr="00C32864" w14:paraId="5D33B03D" w14:textId="77777777">
        <w:trPr>
          <w:cantSplit/>
        </w:trPr>
        <w:tc>
          <w:tcPr>
            <w:tcW w:w="2242" w:type="dxa"/>
          </w:tcPr>
          <w:p w14:paraId="03FC5355" w14:textId="77777777" w:rsidR="008F54E3" w:rsidRPr="00C32864" w:rsidRDefault="008C6F2C">
            <w:pPr>
              <w:rPr>
                <w:lang w:val="en-GB"/>
              </w:rPr>
            </w:pPr>
            <w:r>
              <w:rPr>
                <w:sz w:val="18"/>
                <w:lang w:val="en-GB"/>
              </w:rPr>
              <w:t>Sheffield S9, Stevenson Road</w:t>
            </w:r>
          </w:p>
        </w:tc>
        <w:tc>
          <w:tcPr>
            <w:tcW w:w="1078" w:type="dxa"/>
          </w:tcPr>
          <w:p w14:paraId="021597F5" w14:textId="77777777" w:rsidR="008F54E3" w:rsidRPr="00C32864" w:rsidRDefault="008C6F2C">
            <w:pPr>
              <w:rPr>
                <w:lang w:val="en-GB"/>
              </w:rPr>
            </w:pPr>
            <w:r>
              <w:rPr>
                <w:sz w:val="18"/>
                <w:lang w:val="en-GB"/>
              </w:rPr>
              <w:t>1.1</w:t>
            </w:r>
          </w:p>
        </w:tc>
        <w:tc>
          <w:tcPr>
            <w:tcW w:w="1284" w:type="dxa"/>
          </w:tcPr>
          <w:p w14:paraId="11734EB3" w14:textId="77777777" w:rsidR="008F54E3" w:rsidRPr="00C32864" w:rsidRDefault="008C6F2C">
            <w:pPr>
              <w:rPr>
                <w:lang w:val="en-GB"/>
              </w:rPr>
            </w:pPr>
            <w:r>
              <w:rPr>
                <w:sz w:val="18"/>
                <w:lang w:val="en-GB"/>
              </w:rPr>
              <w:t>To let</w:t>
            </w:r>
          </w:p>
        </w:tc>
        <w:tc>
          <w:tcPr>
            <w:tcW w:w="1865" w:type="dxa"/>
          </w:tcPr>
          <w:p w14:paraId="0F9EE174" w14:textId="77777777" w:rsidR="008F54E3" w:rsidRPr="00C32864" w:rsidRDefault="008C6F2C">
            <w:pPr>
              <w:rPr>
                <w:lang w:val="en-GB"/>
              </w:rPr>
            </w:pPr>
            <w:r>
              <w:rPr>
                <w:sz w:val="18"/>
                <w:lang w:val="en-GB"/>
              </w:rPr>
              <w:t>£50,000</w:t>
            </w:r>
          </w:p>
        </w:tc>
        <w:tc>
          <w:tcPr>
            <w:tcW w:w="2171" w:type="dxa"/>
          </w:tcPr>
          <w:p w14:paraId="5D3BE100" w14:textId="77777777" w:rsidR="008F54E3" w:rsidRPr="00C32864" w:rsidRDefault="008C6F2C">
            <w:pPr>
              <w:rPr>
                <w:lang w:val="en-GB"/>
              </w:rPr>
            </w:pPr>
            <w:r>
              <w:rPr>
                <w:sz w:val="18"/>
                <w:lang w:val="en-GB"/>
              </w:rPr>
              <w:t>LoopNet 31665199</w:t>
            </w:r>
          </w:p>
        </w:tc>
      </w:tr>
      <w:tr w:rsidR="008F54E3" w:rsidRPr="00C32864" w14:paraId="5E98E79A" w14:textId="77777777">
        <w:trPr>
          <w:cantSplit/>
        </w:trPr>
        <w:tc>
          <w:tcPr>
            <w:tcW w:w="2242" w:type="dxa"/>
          </w:tcPr>
          <w:p w14:paraId="22FCFBF0" w14:textId="77777777" w:rsidR="008F54E3" w:rsidRPr="00C32864" w:rsidRDefault="008C6F2C">
            <w:pPr>
              <w:rPr>
                <w:lang w:val="en-GB"/>
              </w:rPr>
            </w:pPr>
            <w:r>
              <w:rPr>
                <w:sz w:val="18"/>
                <w:lang w:val="en-GB"/>
              </w:rPr>
              <w:t>Sheffield S71 (Barnsley)</w:t>
            </w:r>
          </w:p>
        </w:tc>
        <w:tc>
          <w:tcPr>
            <w:tcW w:w="1078" w:type="dxa"/>
          </w:tcPr>
          <w:p w14:paraId="5E59EF9E" w14:textId="77777777" w:rsidR="008F54E3" w:rsidRPr="00C32864" w:rsidRDefault="008C6F2C">
            <w:pPr>
              <w:rPr>
                <w:lang w:val="en-GB"/>
              </w:rPr>
            </w:pPr>
            <w:r>
              <w:rPr>
                <w:sz w:val="18"/>
                <w:lang w:val="en-GB"/>
              </w:rPr>
              <w:t>1.0</w:t>
            </w:r>
          </w:p>
        </w:tc>
        <w:tc>
          <w:tcPr>
            <w:tcW w:w="1284" w:type="dxa"/>
          </w:tcPr>
          <w:p w14:paraId="3B4A5A8A" w14:textId="77777777" w:rsidR="008F54E3" w:rsidRPr="00C32864" w:rsidRDefault="008C6F2C">
            <w:pPr>
              <w:rPr>
                <w:lang w:val="en-GB"/>
              </w:rPr>
            </w:pPr>
            <w:r>
              <w:rPr>
                <w:sz w:val="18"/>
                <w:lang w:val="en-GB"/>
              </w:rPr>
              <w:t>To let</w:t>
            </w:r>
          </w:p>
        </w:tc>
        <w:tc>
          <w:tcPr>
            <w:tcW w:w="1865" w:type="dxa"/>
          </w:tcPr>
          <w:p w14:paraId="2E802751" w14:textId="77777777" w:rsidR="008F54E3" w:rsidRPr="00C32864" w:rsidRDefault="008C6F2C">
            <w:pPr>
              <w:rPr>
                <w:lang w:val="en-GB"/>
              </w:rPr>
            </w:pPr>
            <w:r>
              <w:rPr>
                <w:sz w:val="18"/>
                <w:lang w:val="en-GB"/>
              </w:rPr>
              <w:t>£50,000</w:t>
            </w:r>
          </w:p>
        </w:tc>
        <w:tc>
          <w:tcPr>
            <w:tcW w:w="2171" w:type="dxa"/>
          </w:tcPr>
          <w:p w14:paraId="05711756" w14:textId="77777777" w:rsidR="008F54E3" w:rsidRPr="00C32864" w:rsidRDefault="008C6F2C">
            <w:pPr>
              <w:rPr>
                <w:lang w:val="en-GB"/>
              </w:rPr>
            </w:pPr>
            <w:r>
              <w:rPr>
                <w:sz w:val="18"/>
                <w:lang w:val="en-GB"/>
              </w:rPr>
              <w:t>Knight Frank HUB2530520</w:t>
            </w:r>
          </w:p>
        </w:tc>
      </w:tr>
      <w:tr w:rsidR="008F54E3" w:rsidRPr="00C32864" w14:paraId="79CECE5C" w14:textId="77777777">
        <w:trPr>
          <w:cantSplit/>
        </w:trPr>
        <w:tc>
          <w:tcPr>
            <w:tcW w:w="2242" w:type="dxa"/>
          </w:tcPr>
          <w:p w14:paraId="2AF9E2FA" w14:textId="77777777" w:rsidR="008F54E3" w:rsidRPr="00C32864" w:rsidRDefault="008C6F2C">
            <w:pPr>
              <w:rPr>
                <w:lang w:val="en-GB"/>
              </w:rPr>
            </w:pPr>
            <w:r>
              <w:rPr>
                <w:sz w:val="18"/>
                <w:lang w:val="en-GB"/>
              </w:rPr>
              <w:t>Hurst Lane, Auckley</w:t>
            </w:r>
          </w:p>
        </w:tc>
        <w:tc>
          <w:tcPr>
            <w:tcW w:w="1078" w:type="dxa"/>
          </w:tcPr>
          <w:p w14:paraId="4F85571A" w14:textId="77777777" w:rsidR="008F54E3" w:rsidRPr="00C32864" w:rsidRDefault="008C6F2C">
            <w:pPr>
              <w:rPr>
                <w:lang w:val="en-GB"/>
              </w:rPr>
            </w:pPr>
            <w:r>
              <w:rPr>
                <w:sz w:val="18"/>
                <w:lang w:val="en-GB"/>
              </w:rPr>
              <w:t>1.25</w:t>
            </w:r>
          </w:p>
        </w:tc>
        <w:tc>
          <w:tcPr>
            <w:tcW w:w="1284" w:type="dxa"/>
          </w:tcPr>
          <w:p w14:paraId="496B68D2" w14:textId="77777777" w:rsidR="008F54E3" w:rsidRPr="00C32864" w:rsidRDefault="008C6F2C">
            <w:pPr>
              <w:rPr>
                <w:lang w:val="en-GB"/>
              </w:rPr>
            </w:pPr>
            <w:r>
              <w:rPr>
                <w:sz w:val="18"/>
                <w:lang w:val="en-GB"/>
              </w:rPr>
              <w:t>To let</w:t>
            </w:r>
          </w:p>
        </w:tc>
        <w:tc>
          <w:tcPr>
            <w:tcW w:w="1865" w:type="dxa"/>
          </w:tcPr>
          <w:p w14:paraId="38A11B1A" w14:textId="77777777" w:rsidR="008F54E3" w:rsidRPr="00C32864" w:rsidRDefault="008C6F2C">
            <w:pPr>
              <w:rPr>
                <w:lang w:val="en-GB"/>
              </w:rPr>
            </w:pPr>
            <w:r>
              <w:rPr>
                <w:sz w:val="18"/>
                <w:lang w:val="en-GB"/>
              </w:rPr>
              <w:t>£50,000</w:t>
            </w:r>
          </w:p>
        </w:tc>
        <w:tc>
          <w:tcPr>
            <w:tcW w:w="2171" w:type="dxa"/>
          </w:tcPr>
          <w:p w14:paraId="179993FB" w14:textId="77777777" w:rsidR="008F54E3" w:rsidRPr="00C32864" w:rsidRDefault="008C6F2C">
            <w:pPr>
              <w:rPr>
                <w:lang w:val="en-GB"/>
              </w:rPr>
            </w:pPr>
            <w:r>
              <w:rPr>
                <w:sz w:val="18"/>
                <w:lang w:val="en-GB"/>
              </w:rPr>
              <w:t>Flint 301</w:t>
            </w:r>
          </w:p>
        </w:tc>
      </w:tr>
      <w:tr w:rsidR="008F54E3" w:rsidRPr="00C32864" w14:paraId="51398DEB" w14:textId="77777777">
        <w:trPr>
          <w:cantSplit/>
        </w:trPr>
        <w:tc>
          <w:tcPr>
            <w:tcW w:w="2242" w:type="dxa"/>
          </w:tcPr>
          <w:p w14:paraId="0DCF98E2" w14:textId="77777777" w:rsidR="008F54E3" w:rsidRPr="00C32864" w:rsidRDefault="008C6F2C">
            <w:pPr>
              <w:rPr>
                <w:lang w:val="en-GB"/>
              </w:rPr>
            </w:pPr>
            <w:r>
              <w:rPr>
                <w:sz w:val="18"/>
                <w:lang w:val="en-GB"/>
              </w:rPr>
              <w:t>Mission Springs, Doncaster</w:t>
            </w:r>
          </w:p>
        </w:tc>
        <w:tc>
          <w:tcPr>
            <w:tcW w:w="1078" w:type="dxa"/>
          </w:tcPr>
          <w:p w14:paraId="7028DA82" w14:textId="77777777" w:rsidR="008F54E3" w:rsidRPr="00C32864" w:rsidRDefault="008C6F2C">
            <w:pPr>
              <w:rPr>
                <w:lang w:val="en-GB"/>
              </w:rPr>
            </w:pPr>
            <w:r>
              <w:rPr>
                <w:sz w:val="18"/>
                <w:lang w:val="en-GB"/>
              </w:rPr>
              <w:t>1.25</w:t>
            </w:r>
          </w:p>
        </w:tc>
        <w:tc>
          <w:tcPr>
            <w:tcW w:w="1284" w:type="dxa"/>
          </w:tcPr>
          <w:p w14:paraId="6A53A735" w14:textId="77777777" w:rsidR="008F54E3" w:rsidRPr="00C32864" w:rsidRDefault="008C6F2C">
            <w:pPr>
              <w:rPr>
                <w:lang w:val="en-GB"/>
              </w:rPr>
            </w:pPr>
            <w:r>
              <w:rPr>
                <w:sz w:val="18"/>
                <w:lang w:val="en-GB"/>
              </w:rPr>
              <w:t>To let</w:t>
            </w:r>
          </w:p>
        </w:tc>
        <w:tc>
          <w:tcPr>
            <w:tcW w:w="1865" w:type="dxa"/>
          </w:tcPr>
          <w:p w14:paraId="2642915E" w14:textId="77777777" w:rsidR="008F54E3" w:rsidRPr="00C32864" w:rsidRDefault="008C6F2C">
            <w:pPr>
              <w:rPr>
                <w:lang w:val="en-GB"/>
              </w:rPr>
            </w:pPr>
            <w:r>
              <w:rPr>
                <w:sz w:val="18"/>
                <w:lang w:val="en-GB"/>
              </w:rPr>
              <w:t>£50,000</w:t>
            </w:r>
          </w:p>
        </w:tc>
        <w:tc>
          <w:tcPr>
            <w:tcW w:w="2171" w:type="dxa"/>
          </w:tcPr>
          <w:p w14:paraId="62CF9950" w14:textId="77777777" w:rsidR="008F54E3" w:rsidRPr="00C32864" w:rsidRDefault="008C6F2C">
            <w:pPr>
              <w:rPr>
                <w:lang w:val="en-GB"/>
              </w:rPr>
            </w:pPr>
            <w:r>
              <w:rPr>
                <w:sz w:val="18"/>
                <w:lang w:val="en-GB"/>
              </w:rPr>
              <w:t>Flint 76</w:t>
            </w:r>
          </w:p>
        </w:tc>
      </w:tr>
      <w:tr w:rsidR="008F54E3" w:rsidRPr="00C32864" w14:paraId="2BEA07EE" w14:textId="77777777">
        <w:trPr>
          <w:cantSplit/>
        </w:trPr>
        <w:tc>
          <w:tcPr>
            <w:tcW w:w="2242" w:type="dxa"/>
          </w:tcPr>
          <w:p w14:paraId="280653E1" w14:textId="77777777" w:rsidR="008F54E3" w:rsidRPr="00C32864" w:rsidRDefault="008C6F2C">
            <w:pPr>
              <w:rPr>
                <w:lang w:val="en-GB"/>
              </w:rPr>
            </w:pPr>
            <w:r>
              <w:rPr>
                <w:sz w:val="18"/>
                <w:lang w:val="en-GB"/>
              </w:rPr>
              <w:t>Neale Road, Doncaster DN2</w:t>
            </w:r>
          </w:p>
        </w:tc>
        <w:tc>
          <w:tcPr>
            <w:tcW w:w="1078" w:type="dxa"/>
          </w:tcPr>
          <w:p w14:paraId="15CC9A9C" w14:textId="77777777" w:rsidR="008F54E3" w:rsidRPr="00C32864" w:rsidRDefault="008C6F2C">
            <w:pPr>
              <w:rPr>
                <w:lang w:val="en-GB"/>
              </w:rPr>
            </w:pPr>
            <w:r>
              <w:rPr>
                <w:sz w:val="18"/>
                <w:lang w:val="en-GB"/>
              </w:rPr>
              <w:t>1.0</w:t>
            </w:r>
          </w:p>
        </w:tc>
        <w:tc>
          <w:tcPr>
            <w:tcW w:w="1284" w:type="dxa"/>
          </w:tcPr>
          <w:p w14:paraId="65540B2A" w14:textId="77777777" w:rsidR="008F54E3" w:rsidRPr="00C32864" w:rsidRDefault="008C6F2C">
            <w:pPr>
              <w:rPr>
                <w:lang w:val="en-GB"/>
              </w:rPr>
            </w:pPr>
            <w:r>
              <w:rPr>
                <w:sz w:val="18"/>
                <w:lang w:val="en-GB"/>
              </w:rPr>
              <w:t>To let</w:t>
            </w:r>
          </w:p>
        </w:tc>
        <w:tc>
          <w:tcPr>
            <w:tcW w:w="1865" w:type="dxa"/>
          </w:tcPr>
          <w:p w14:paraId="643D48CF" w14:textId="77777777" w:rsidR="008F54E3" w:rsidRPr="00C32864" w:rsidRDefault="008C6F2C">
            <w:pPr>
              <w:rPr>
                <w:lang w:val="en-GB"/>
              </w:rPr>
            </w:pPr>
            <w:r>
              <w:rPr>
                <w:sz w:val="18"/>
                <w:lang w:val="en-GB"/>
              </w:rPr>
              <w:t>£50,000 (slide 5: to be confirmed)</w:t>
            </w:r>
          </w:p>
        </w:tc>
        <w:tc>
          <w:tcPr>
            <w:tcW w:w="2171" w:type="dxa"/>
          </w:tcPr>
          <w:p w14:paraId="1E1F2563" w14:textId="77777777" w:rsidR="008F54E3" w:rsidRPr="00C32864" w:rsidRDefault="008C6F2C">
            <w:pPr>
              <w:rPr>
                <w:lang w:val="en-GB"/>
              </w:rPr>
            </w:pPr>
            <w:r>
              <w:rPr>
                <w:sz w:val="18"/>
                <w:lang w:val="en-GB"/>
              </w:rPr>
              <w:t>Rightmove 7605502</w:t>
            </w:r>
          </w:p>
        </w:tc>
      </w:tr>
      <w:tr w:rsidR="008F54E3" w:rsidRPr="00C32864" w14:paraId="44746915" w14:textId="77777777">
        <w:trPr>
          <w:cantSplit/>
        </w:trPr>
        <w:tc>
          <w:tcPr>
            <w:tcW w:w="2242" w:type="dxa"/>
          </w:tcPr>
          <w:p w14:paraId="4C3EFB72" w14:textId="77777777" w:rsidR="008F54E3" w:rsidRPr="00C32864" w:rsidRDefault="008C6F2C">
            <w:pPr>
              <w:rPr>
                <w:lang w:val="en-GB"/>
              </w:rPr>
            </w:pPr>
            <w:r>
              <w:rPr>
                <w:sz w:val="18"/>
                <w:lang w:val="en-GB"/>
              </w:rPr>
              <w:t>Rotherham Road, Rotherham</w:t>
            </w:r>
          </w:p>
        </w:tc>
        <w:tc>
          <w:tcPr>
            <w:tcW w:w="1078" w:type="dxa"/>
          </w:tcPr>
          <w:p w14:paraId="274110EB" w14:textId="77777777" w:rsidR="008F54E3" w:rsidRPr="00C32864" w:rsidRDefault="008C6F2C">
            <w:pPr>
              <w:rPr>
                <w:lang w:val="en-GB"/>
              </w:rPr>
            </w:pPr>
            <w:r>
              <w:rPr>
                <w:sz w:val="18"/>
                <w:lang w:val="en-GB"/>
              </w:rPr>
              <w:t>1.25</w:t>
            </w:r>
          </w:p>
        </w:tc>
        <w:tc>
          <w:tcPr>
            <w:tcW w:w="1284" w:type="dxa"/>
          </w:tcPr>
          <w:p w14:paraId="0632CC4F" w14:textId="77777777" w:rsidR="008F54E3" w:rsidRPr="00C32864" w:rsidRDefault="008C6F2C">
            <w:pPr>
              <w:rPr>
                <w:lang w:val="en-GB"/>
              </w:rPr>
            </w:pPr>
            <w:r>
              <w:rPr>
                <w:sz w:val="18"/>
                <w:lang w:val="en-GB"/>
              </w:rPr>
              <w:t>To let</w:t>
            </w:r>
          </w:p>
        </w:tc>
        <w:tc>
          <w:tcPr>
            <w:tcW w:w="1865" w:type="dxa"/>
          </w:tcPr>
          <w:p w14:paraId="65D4AA5E" w14:textId="77777777" w:rsidR="008F54E3" w:rsidRPr="00C32864" w:rsidRDefault="008C6F2C">
            <w:pPr>
              <w:rPr>
                <w:lang w:val="en-GB"/>
              </w:rPr>
            </w:pPr>
            <w:r>
              <w:rPr>
                <w:sz w:val="18"/>
                <w:lang w:val="en-GB"/>
              </w:rPr>
              <w:t>£50,000 (slide 6: to be confirmed)</w:t>
            </w:r>
          </w:p>
        </w:tc>
        <w:tc>
          <w:tcPr>
            <w:tcW w:w="2171" w:type="dxa"/>
          </w:tcPr>
          <w:p w14:paraId="2A98D6C7" w14:textId="77777777" w:rsidR="008F54E3" w:rsidRPr="00C32864" w:rsidRDefault="008C6F2C">
            <w:pPr>
              <w:rPr>
                <w:lang w:val="en-GB"/>
              </w:rPr>
            </w:pPr>
            <w:r>
              <w:rPr>
                <w:sz w:val="18"/>
                <w:lang w:val="en-GB"/>
              </w:rPr>
              <w:t>Knight Frank HUB2687897</w:t>
            </w:r>
          </w:p>
        </w:tc>
      </w:tr>
      <w:tr w:rsidR="008F54E3" w:rsidRPr="00C32864" w14:paraId="71F49A66" w14:textId="77777777">
        <w:trPr>
          <w:cantSplit/>
        </w:trPr>
        <w:tc>
          <w:tcPr>
            <w:tcW w:w="2242" w:type="dxa"/>
          </w:tcPr>
          <w:p w14:paraId="40F02DD6" w14:textId="77777777" w:rsidR="008F54E3" w:rsidRPr="00C32864" w:rsidRDefault="008C6F2C">
            <w:pPr>
              <w:rPr>
                <w:lang w:val="en-GB"/>
              </w:rPr>
            </w:pPr>
            <w:r>
              <w:rPr>
                <w:sz w:val="18"/>
                <w:lang w:val="en-GB"/>
              </w:rPr>
              <w:t>Sheffield S9, Attercliffe</w:t>
            </w:r>
          </w:p>
        </w:tc>
        <w:tc>
          <w:tcPr>
            <w:tcW w:w="1078" w:type="dxa"/>
          </w:tcPr>
          <w:p w14:paraId="591B3119" w14:textId="77777777" w:rsidR="008F54E3" w:rsidRPr="00C32864" w:rsidRDefault="008C6F2C">
            <w:pPr>
              <w:rPr>
                <w:lang w:val="en-GB"/>
              </w:rPr>
            </w:pPr>
            <w:r>
              <w:rPr>
                <w:sz w:val="18"/>
                <w:lang w:val="en-GB"/>
              </w:rPr>
              <w:t>1.4</w:t>
            </w:r>
          </w:p>
        </w:tc>
        <w:tc>
          <w:tcPr>
            <w:tcW w:w="1284" w:type="dxa"/>
          </w:tcPr>
          <w:p w14:paraId="03377B6E" w14:textId="77777777" w:rsidR="008F54E3" w:rsidRPr="00C32864" w:rsidRDefault="008C6F2C">
            <w:pPr>
              <w:rPr>
                <w:lang w:val="en-GB"/>
              </w:rPr>
            </w:pPr>
            <w:r>
              <w:rPr>
                <w:sz w:val="18"/>
                <w:lang w:val="en-GB"/>
              </w:rPr>
              <w:t>Freehold</w:t>
            </w:r>
          </w:p>
        </w:tc>
        <w:tc>
          <w:tcPr>
            <w:tcW w:w="1865" w:type="dxa"/>
          </w:tcPr>
          <w:p w14:paraId="0286DB4B" w14:textId="77777777" w:rsidR="008F54E3" w:rsidRPr="00C32864" w:rsidRDefault="008C6F2C">
            <w:pPr>
              <w:rPr>
                <w:lang w:val="en-GB"/>
              </w:rPr>
            </w:pPr>
            <w:r>
              <w:rPr>
                <w:sz w:val="18"/>
                <w:lang w:val="en-GB"/>
              </w:rPr>
              <w:t>£1.0m purchase</w:t>
            </w:r>
          </w:p>
        </w:tc>
        <w:tc>
          <w:tcPr>
            <w:tcW w:w="2171" w:type="dxa"/>
          </w:tcPr>
          <w:p w14:paraId="0A9785CC" w14:textId="77777777" w:rsidR="008F54E3" w:rsidRPr="00C32864" w:rsidRDefault="008C6F2C">
            <w:pPr>
              <w:rPr>
                <w:lang w:val="en-GB"/>
              </w:rPr>
            </w:pPr>
            <w:r>
              <w:rPr>
                <w:sz w:val="18"/>
                <w:lang w:val="en-GB"/>
              </w:rPr>
              <w:t>Knight Frank, S9 2PF</w:t>
            </w:r>
          </w:p>
        </w:tc>
      </w:tr>
    </w:tbl>
    <w:p w14:paraId="4FD43595" w14:textId="77777777" w:rsidR="00457F15" w:rsidRPr="00C32864" w:rsidRDefault="00863F0A">
      <w:pPr>
        <w:pStyle w:val="TableNote"/>
        <w:rPr>
          <w:lang w:val="en-GB"/>
        </w:rPr>
      </w:pPr>
      <w:r>
        <w:rPr>
          <w:i/>
          <w:lang w:val="en-GB"/>
        </w:rPr>
        <w:t>Note.</w:t>
      </w:r>
      <w:r>
        <w:rPr>
          <w:lang w:val="en-GB"/>
        </w:rPr>
        <w:t xml:space="preserve"> Board presentation, slides 4 to 6 (Appendix 12). All are bare surfaced yards that suit silos and cabins without a building. Slide 6 describes rents as per acre; the listings are per site. The presentation uses a 10-mile Sheffield core, the framework an 8-mile radius (§2). Rent across the leased yards moves payback by under a month (Table A9.2); buying Attercliffe would stretch it to 43 months, and a lease keeps the commitment reversible (Dixit &amp; Pindyck, 1994).</w:t>
      </w:r>
    </w:p>
    <w:p>
      <w:pPr>
        <w:pStyle w:val="Heading2"/>
        <w:pageBreakBefore/>
        <w:rPr>
          <w:lang w:val="en-GB"/>
        </w:rPr>
      </w:pPr>
      <w:r>
        <w:rPr>
          <w:lang w:val="en-GB"/>
        </w:rPr>
        <w:t xml:space="preserve">Appendix 11. MCDA ranked shortlist and Option B appraisal (Hull and the Humber)</w:t>
      </w:r>
    </w:p>
    <w:p>
      <w:pPr>
        <w:rPr>
          <w:lang w:val="en-GB"/>
        </w:rPr>
      </w:pPr>
      <w:r>
        <w:rPr>
          <w:lang w:val="en-GB"/>
        </w:rPr>
        <w:t xml:space="preserve">Option B was appraised with the same framework (Table 4) and depot model (Appendices 5, 8 and 9) as Option A, changing only the inputs where evidence shows a site difference; inputs only Procon can confirm are marked [CONFIRM]. </w:t>
      </w:r>
      <w:r>
        <w:rPr>
          <w:lang w:val="en-GB"/>
        </w:rPr>
        <w:t xml:space="preserve">Catchment size decides the result.</w:t>
      </w:r>
      <w:r>
        <w:rPr>
          <w:rStyle w:val="CommentReference"/>
        </w:rPr>
      </w:r>
      <w:r>
        <w:rPr>
          <w:lang w:val="en-GB"/>
        </w:rPr>
        <w:t xml:space="preserve"> Census 2021 built-up areas put 402,845 people within eight miles of Hull centre and 719,300 within eight miles of Sheffield's (author's calculation from ONS, 2023), a ratio of 0.560, and 18,085 of Hull's live south of the Humber, behind a toll crossing. Because the board model's volumes come from Leeds's trading, not from a market share (Table A5.1), the base case assumes Option B wins the same share of its market as Option A and scales Option A's volumes by 0.560. An earlier draft used 2011 built-up areas (ONS, 2013), in which Sheffield's included Rotherham; that ratio, 0.458, made Option B look far weaker (Table A11.6). Procon's own deliveries </w:t>
      </w:r>
      <w:r>
        <w:rPr>
          <w:lang w:val="en-GB"/>
        </w:rPr>
        <w:t xml:space="preserve">support the new ratio by volume but not by breadth (Table A11.1), so the base case tests catchment size rather than forecasting Hull</w:t>
      </w:r>
      <w:r>
        <w:rPr>
          <w:rStyle w:val="CommentReference"/>
        </w:rPr>
      </w:r>
      <w:r>
        <w:rPr>
          <w:lang w:val="en-GB"/>
        </w:rPr>
        <w:t xml:space="preserve">. Table A11.6 shows the share Option B would need to pass each financial test. Desk searches and model runs for this appendix were AI-assisted and are logged in the prompt list.</w:t>
      </w:r>
    </w:p>
    <w:p>
      <w:pPr>
        <w:pStyle w:val="TableCaption"/>
        <w:keepNext/>
        <w:rPr>
          <w:lang w:val="en-GB"/>
        </w:rPr>
      </w:pPr>
      <w:r>
        <w:rPr>
          <w:lang w:val="en-GB"/>
        </w:rPr>
        <w:t xml:space="preserve">Table A11.1. Criterion evidence for scoring Option A and Option B</w:t>
      </w:r>
    </w:p>
    <w:tbl>
      <w:tblPr>
        <w:tblStyle w:val="TableGrid"/>
        <w:tblW w:w="8640" w:type="dxa"/>
        <w:tblLook w:val="04A0" w:firstRow="1" w:lastRow="0" w:firstColumn="1" w:lastColumn="0" w:noHBand="0" w:noVBand="1"/>
      </w:tblPr>
      <w:tblGrid>
        <w:gridCol w:w="1700"/>
        <w:gridCol w:w="3350"/>
        <w:gridCol w:w="3590"/>
      </w:tblGrid>
      <w:tr>
        <w:trPr>
          <w:cantSplit/>
          <w:tblHeader/>
        </w:trPr>
        <w:tc>
          <w:tcPr>
            <w:tcW w:w="1700" w:type="dxa"/>
          </w:tcPr>
          <w:p>
            <w:pPr>
              <w:keepNext/>
              <w:rPr>
                <w:lang w:val="en-GB"/>
              </w:rPr>
            </w:pPr>
            <w:r>
              <w:rPr>
                <w:b/>
                <w:sz w:val="18"/>
                <w:szCs w:val="18"/>
                <w:lang w:val="en-GB"/>
              </w:rPr>
              <w:t xml:space="preserve">Criterion</w:t>
            </w:r>
          </w:p>
        </w:tc>
        <w:tc>
          <w:tcPr>
            <w:tcW w:w="3350" w:type="dxa"/>
          </w:tcPr>
          <w:p>
            <w:pPr>
              <w:keepNext/>
              <w:rPr>
                <w:lang w:val="en-GB"/>
              </w:rPr>
            </w:pPr>
            <w:r>
              <w:rPr>
                <w:b/>
                <w:sz w:val="18"/>
                <w:szCs w:val="18"/>
                <w:lang w:val="en-GB"/>
              </w:rPr>
              <w:t xml:space="preserve">Option A, South Yorkshire</w:t>
            </w:r>
          </w:p>
        </w:tc>
        <w:tc>
          <w:tcPr>
            <w:tcW w:w="3590" w:type="dxa"/>
          </w:tcPr>
          <w:p>
            <w:pPr>
              <w:keepNext/>
              <w:rPr>
                <w:lang w:val="en-GB"/>
              </w:rPr>
            </w:pPr>
            <w:r>
              <w:rPr>
                <w:b/>
                <w:sz w:val="18"/>
                <w:szCs w:val="18"/>
                <w:lang w:val="en-GB"/>
              </w:rPr>
              <w:t xml:space="preserve">Option B, Hull and the Humber</w:t>
            </w:r>
          </w:p>
        </w:tc>
      </w:tr>
      <w:tr>
        <w:trPr>
          <w:cantSplit/>
        </w:trPr>
        <w:tc>
          <w:tcPr>
            <w:tcW w:w="1700" w:type="dxa"/>
          </w:tcPr>
          <w:p>
            <w:pPr>
              <w:rPr>
                <w:lang w:val="en-GB"/>
              </w:rPr>
            </w:pPr>
            <w:r>
              <w:rPr>
                <w:sz w:val="18"/>
                <w:szCs w:val="18"/>
                <w:lang w:val="en-GB"/>
              </w:rPr>
              <w:t xml:space="preserve">Catchment demand density (8-mile radius)</w:t>
            </w:r>
          </w:p>
        </w:tc>
        <w:tc>
          <w:tcPr>
            <w:tcW w:w="3350" w:type="dxa"/>
          </w:tcPr>
          <w:p>
            <w:pPr>
              <w:rPr>
                <w:lang w:val="en-GB"/>
              </w:rPr>
            </w:pPr>
            <w:r>
              <w:rPr>
                <w:sz w:val="18"/>
                <w:szCs w:val="18"/>
                <w:lang w:val="en-GB"/>
              </w:rPr>
              <w:t xml:space="preserve">719,300 people within eight miles of Sheffield centre in Census 2021 built-up areas (author's calculation from ONS, 2023); radius entirely on land. Leeds delivered 3,854 m³ to S postcodes from January 2022 to May 2026, to 157 customers; the largest took 31%</w:t>
            </w:r>
          </w:p>
        </w:tc>
        <w:tc>
          <w:tcPr>
            <w:tcW w:w="3590" w:type="dxa"/>
          </w:tcPr>
          <w:p>
            <w:pPr>
              <w:rPr>
                <w:lang w:val="en-GB"/>
              </w:rPr>
            </w:pPr>
            <w:r>
              <w:rPr>
                <w:sz w:val="18"/>
                <w:szCs w:val="18"/>
                <w:lang w:val="en-GB"/>
              </w:rPr>
              <w:t xml:space="preserve">402,845 within eight miles of Hull centre (author's calculation from ONS, 2023), 18,085 of them south of the Humber, where a three-axle HGV pays £12–£15 a crossing (Humber Bridge Board, n.d.). Leeds delivered 2,422 m³ to HU postcodes over the same period, to 15 customers; the largest took 57%. The declined-work logs hold no Hull enquiries (Appendix 19)</w:t>
            </w:r>
          </w:p>
        </w:tc>
      </w:tr>
      <w:tr>
        <w:trPr>
          <w:cantSplit/>
        </w:trPr>
        <w:tc>
          <w:tcPr>
            <w:tcW w:w="1700" w:type="dxa"/>
          </w:tcPr>
          <w:p>
            <w:pPr>
              <w:rPr>
                <w:lang w:val="en-GB"/>
              </w:rPr>
            </w:pPr>
            <w:r>
              <w:rPr>
                <w:sz w:val="18"/>
                <w:szCs w:val="18"/>
                <w:lang w:val="en-GB"/>
              </w:rPr>
              <w:t xml:space="preserve">Demand per unit of competing capacity</w:t>
            </w:r>
          </w:p>
        </w:tc>
        <w:tc>
          <w:tcPr>
            <w:tcW w:w="3350" w:type="dxa"/>
          </w:tcPr>
          <w:p>
            <w:pPr>
              <w:rPr>
                <w:lang w:val="en-GB"/>
              </w:rPr>
            </w:pPr>
            <w:r>
              <w:rPr>
                <w:sz w:val="18"/>
                <w:szCs w:val="18"/>
                <w:lang w:val="en-GB"/>
              </w:rPr>
              <w:t xml:space="preserve">Five volumetric rivals, plus fixed-plant, minimix and online operators (Table A4.4); none publishes capacity</w:t>
            </w:r>
          </w:p>
        </w:tc>
        <w:tc>
          <w:tcPr>
            <w:tcW w:w="3590" w:type="dxa"/>
          </w:tcPr>
          <w:p>
            <w:pPr>
              <w:rPr>
                <w:lang w:val="en-GB"/>
              </w:rPr>
            </w:pPr>
            <w:r>
              <w:rPr>
                <w:sz w:val="18"/>
                <w:szCs w:val="18"/>
                <w:lang w:val="en-GB"/>
              </w:rPr>
              <w:t xml:space="preserve">Two volumetric operators advertise in Hull, Ready Crete (Dunswell) and Mixamate, alongside three fixed plants in the city and one at Bridlington (Table A11.9); none publishes capacity</w:t>
            </w:r>
          </w:p>
        </w:tc>
      </w:tr>
      <w:tr>
        <w:trPr>
          <w:cantSplit/>
        </w:trPr>
        <w:tc>
          <w:tcPr>
            <w:tcW w:w="1700" w:type="dxa"/>
          </w:tcPr>
          <w:p>
            <w:pPr>
              <w:rPr>
                <w:lang w:val="en-GB"/>
              </w:rPr>
            </w:pPr>
            <w:r>
              <w:rPr>
                <w:sz w:val="18"/>
                <w:szCs w:val="18"/>
                <w:lang w:val="en-GB"/>
              </w:rPr>
              <w:t xml:space="preserve">Post-2028 payload resilience</w:t>
            </w:r>
          </w:p>
        </w:tc>
        <w:tc>
          <w:tcPr>
            <w:tcW w:w="3350" w:type="dxa"/>
          </w:tcPr>
          <w:p>
            <w:pPr>
              <w:rPr>
                <w:lang w:val="en-GB"/>
              </w:rPr>
            </w:pPr>
            <w:r>
              <w:rPr>
                <w:sz w:val="18"/>
                <w:szCs w:val="18"/>
                <w:lang w:val="en-GB"/>
              </w:rPr>
              <w:t xml:space="preserve">No evidence of a difference until haul distances and load sizes are compared</w:t>
            </w:r>
          </w:p>
        </w:tc>
        <w:tc>
          <w:tcPr>
            <w:tcW w:w="3590" w:type="dxa"/>
          </w:tcPr>
          <w:p>
            <w:pPr>
              <w:rPr>
                <w:lang w:val="en-GB"/>
              </w:rPr>
            </w:pPr>
            <w:r>
              <w:rPr>
                <w:sz w:val="18"/>
                <w:szCs w:val="18"/>
                <w:lang w:val="en-GB"/>
              </w:rPr>
              <w:t xml:space="preserve">As Option A</w:t>
            </w:r>
          </w:p>
        </w:tc>
      </w:tr>
      <w:tr>
        <w:trPr>
          <w:cantSplit/>
        </w:trPr>
        <w:tc>
          <w:tcPr>
            <w:tcW w:w="1700" w:type="dxa"/>
          </w:tcPr>
          <w:p>
            <w:pPr>
              <w:rPr>
                <w:lang w:val="en-GB"/>
              </w:rPr>
            </w:pPr>
            <w:r>
              <w:rPr>
                <w:sz w:val="18"/>
                <w:szCs w:val="18"/>
                <w:lang w:val="en-GB"/>
              </w:rPr>
              <w:t xml:space="preserve">Infrastructure pipeline exposure</w:t>
            </w:r>
          </w:p>
        </w:tc>
        <w:tc>
          <w:tcPr>
            <w:tcW w:w="3350" w:type="dxa"/>
          </w:tcPr>
          <w:p>
            <w:pPr>
              <w:rPr>
                <w:lang w:val="en-GB"/>
              </w:rPr>
            </w:pPr>
            <w:r>
              <w:rPr>
                <w:sz w:val="18"/>
                <w:szCs w:val="18"/>
                <w:lang w:val="en-GB"/>
              </w:rPr>
              <w:t xml:space="preserve">West Bar's second phase: outline consent, with the phase 2 office's reserved matters due in late 2026; the developer lists phase 2 for Q2 2027 (South Yorkshire Mayoral Combined Authority, 2026; Urbo Regeneration, n.d.); council frameworks; SDF2 Lot 2/NE from September 2027 (National Highways, 2025a). Heart of the City completed in February 2026 (Sheffield City Council, 2026)</w:t>
            </w:r>
          </w:p>
        </w:tc>
        <w:tc>
          <w:tcPr>
            <w:tcW w:w="3590" w:type="dxa"/>
          </w:tcPr>
          <w:p>
            <w:pPr>
              <w:rPr>
                <w:lang w:val="en-GB"/>
              </w:rPr>
            </w:pPr>
            <w:r>
              <w:rPr>
                <w:sz w:val="18"/>
                <w:szCs w:val="18"/>
                <w:lang w:val="en-GB"/>
              </w:rPr>
              <w:t xml:space="preserve">Humber Freeport: over £2bn secured and up to £3bn more over a decade (Future Humber, 2026). SDF2 Lot 2/NE covers this catchment too, since both lie in National Highways' Yorkshire and North East region (National Highways, 2025b; Office of Rail and Road, 2026). The A63 Castle Street scheme opened in March 2026 (Hull Daily Mail, 2026), so it is </w:t>
            </w:r>
            <w:del w:id="7001" w:author="Claude (proofreading)" w:date="2026-10-06T09:00:00Z">
              <w:r>
                <w:rPr>
                  <w:sz w:val="18"/>
                  <w:szCs w:val="18"/>
                  <w:lang w:val="en-GB"/>
                </w:rPr>
                <w:delText xml:space="preserve">no longer pipeline</w:delText>
              </w:r>
            </w:del>
            <w:ins w:id="7002" w:author="Claude (proofreading)" w:date="2026-10-06T09:00:00Z">
              <w:r>
                <w:rPr>
                  <w:sz w:val="18"/>
                  <w:szCs w:val="18"/>
                  <w:lang w:val="en-GB"/>
                </w:rPr>
                <w:t xml:space="preserve">no longer in the pipeline</w:t>
              </w:r>
            </w:ins>
          </w:p>
        </w:tc>
      </w:tr>
      <w:tr>
        <w:trPr>
          <w:cantSplit/>
        </w:trPr>
        <w:tc>
          <w:tcPr>
            <w:tcW w:w="1700" w:type="dxa"/>
          </w:tcPr>
          <w:p>
            <w:pPr>
              <w:rPr>
                <w:lang w:val="en-GB"/>
              </w:rPr>
            </w:pPr>
            <w:r>
              <w:rPr>
                <w:sz w:val="18"/>
                <w:szCs w:val="18"/>
                <w:lang w:val="en-GB"/>
              </w:rPr>
              <w:t xml:space="preserve">Operating cost base</w:t>
            </w:r>
          </w:p>
        </w:tc>
        <w:tc>
          <w:tcPr>
            <w:tcW w:w="3350" w:type="dxa"/>
          </w:tcPr>
          <w:p>
            <w:pPr>
              <w:rPr>
                <w:lang w:val="en-GB"/>
              </w:rPr>
            </w:pPr>
            <w:r>
              <w:rPr>
                <w:sz w:val="18"/>
                <w:szCs w:val="18"/>
                <w:lang w:val="en-GB"/>
              </w:rPr>
              <w:t xml:space="preserve">Fixed costs £369,940 a year (Table A5.1); domestic cement at Hope, about 15 miles from Sheffield (Table A4.4)</w:t>
            </w:r>
          </w:p>
        </w:tc>
        <w:tc>
          <w:tcPr>
            <w:tcW w:w="3590" w:type="dxa"/>
          </w:tcPr>
          <w:p>
            <w:pPr>
              <w:rPr>
                <w:lang w:val="en-GB"/>
              </w:rPr>
            </w:pPr>
            <w:r>
              <w:rPr>
                <w:sz w:val="18"/>
                <w:szCs w:val="18"/>
                <w:lang w:val="en-GB"/>
              </w:rPr>
              <w:t xml:space="preserve">Fixed costs £339,940 a year, since rent and rates are £30,000 lower (Table A11.2); delivered material prices to Hull not yet quoted, though the cement supplier expects South Yorkshire to price more competitively (Appendix 7) [CONFIRM with supplier]</w:t>
            </w:r>
          </w:p>
        </w:tc>
      </w:tr>
      <w:tr>
        <w:trPr>
          <w:cantSplit/>
        </w:trPr>
        <w:tc>
          <w:tcPr>
            <w:tcW w:w="1700" w:type="dxa"/>
          </w:tcPr>
          <w:p>
            <w:pPr>
              <w:rPr>
                <w:lang w:val="en-GB"/>
              </w:rPr>
            </w:pPr>
            <w:r>
              <w:rPr>
                <w:sz w:val="18"/>
                <w:szCs w:val="18"/>
                <w:lang w:val="en-GB"/>
              </w:rPr>
              <w:t xml:space="preserve">Land cost and availability</w:t>
            </w:r>
          </w:p>
        </w:tc>
        <w:tc>
          <w:tcPr>
            <w:tcW w:w="3350" w:type="dxa"/>
          </w:tcPr>
          <w:p>
            <w:pPr>
              <w:rPr>
                <w:lang w:val="en-GB"/>
              </w:rPr>
            </w:pPr>
            <w:r>
              <w:rPr>
                <w:sz w:val="18"/>
                <w:szCs w:val="18"/>
                <w:lang w:val="en-GB"/>
              </w:rPr>
              <w:t xml:space="preserve">Nine surfaced 1.0–1.5-acre yards at £50,000–£70,000 a year (Appendix 10)</w:t>
            </w:r>
          </w:p>
        </w:tc>
        <w:tc>
          <w:tcPr>
            <w:tcW w:w="3590" w:type="dxa"/>
          </w:tcPr>
          <w:p>
            <w:pPr>
              <w:rPr>
                <w:lang w:val="en-GB"/>
              </w:rPr>
            </w:pPr>
            <w:r>
              <w:rPr>
                <w:sz w:val="18"/>
                <w:szCs w:val="18"/>
                <w:lang w:val="en-GB"/>
              </w:rPr>
              <w:t xml:space="preserve">Three priced 1-acre yards at £30,000–£50,000, plus port and riverside open storage (Table A11.8); 98% of the city is at high flood risk (Hull City Council, 2019), so every site needs a flood risk assessment and an insurance quote [CONFIRM with broker]</w:t>
            </w:r>
          </w:p>
        </w:tc>
      </w:tr>
      <w:tr>
        <w:trPr>
          <w:cantSplit/>
        </w:trPr>
        <w:tc>
          <w:tcPr>
            <w:tcW w:w="1700" w:type="dxa"/>
          </w:tcPr>
          <w:p>
            <w:pPr>
              <w:rPr>
                <w:lang w:val="en-GB"/>
              </w:rPr>
            </w:pPr>
            <w:r>
              <w:rPr>
                <w:sz w:val="18"/>
                <w:szCs w:val="18"/>
                <w:lang w:val="en-GB"/>
              </w:rPr>
              <w:t xml:space="preserve">Low-carbon supply capability</w:t>
            </w:r>
          </w:p>
        </w:tc>
        <w:tc>
          <w:tcPr>
            <w:tcW w:w="3350" w:type="dxa"/>
          </w:tcPr>
          <w:p>
            <w:pPr>
              <w:rPr>
                <w:lang w:val="en-GB"/>
              </w:rPr>
            </w:pPr>
            <w:r>
              <w:rPr>
                <w:sz w:val="18"/>
                <w:szCs w:val="18"/>
                <w:lang w:val="en-GB"/>
              </w:rPr>
              <w:t xml:space="preserve">No evidence of a difference</w:t>
            </w:r>
          </w:p>
        </w:tc>
        <w:tc>
          <w:tcPr>
            <w:tcW w:w="3590" w:type="dxa"/>
          </w:tcPr>
          <w:p>
            <w:pPr>
              <w:rPr>
                <w:lang w:val="en-GB"/>
              </w:rPr>
            </w:pPr>
            <w:r>
              <w:rPr>
                <w:sz w:val="18"/>
                <w:szCs w:val="18"/>
                <w:lang w:val="en-GB"/>
              </w:rPr>
              <w:t xml:space="preserve">No evidence of a difference</w:t>
            </w:r>
          </w:p>
        </w:tc>
      </w:tr>
      <w:tr>
        <w:trPr>
          <w:cantSplit/>
        </w:trPr>
        <w:tc>
          <w:tcPr>
            <w:tcW w:w="1700" w:type="dxa"/>
          </w:tcPr>
          <w:p>
            <w:pPr>
              <w:rPr>
                <w:lang w:val="en-GB"/>
              </w:rPr>
            </w:pPr>
            <w:r>
              <w:rPr>
                <w:sz w:val="18"/>
                <w:szCs w:val="18"/>
                <w:lang w:val="en-GB"/>
              </w:rPr>
              <w:t xml:space="preserve">Service capacity headroom (fleet and driver availability)</w:t>
            </w:r>
          </w:p>
        </w:tc>
        <w:tc>
          <w:tcPr>
            <w:tcW w:w="3350" w:type="dxa"/>
          </w:tcPr>
          <w:p>
            <w:pPr>
              <w:rPr>
                <w:lang w:val="en-GB"/>
              </w:rPr>
            </w:pPr>
            <w:r>
              <w:rPr>
                <w:sz w:val="18"/>
                <w:szCs w:val="18"/>
                <w:lang w:val="en-GB"/>
              </w:rPr>
              <w:t xml:space="preserve">Nearest depot Pontefract, 22 miles (Leeds 29), for spare vehicles and drivers</w:t>
            </w:r>
          </w:p>
        </w:tc>
        <w:tc>
          <w:tcPr>
            <w:tcW w:w="3590" w:type="dxa"/>
          </w:tcPr>
          <w:p>
            <w:pPr>
              <w:rPr>
                <w:lang w:val="en-GB"/>
              </w:rPr>
            </w:pPr>
            <w:r>
              <w:rPr>
                <w:sz w:val="18"/>
                <w:szCs w:val="18"/>
                <w:lang w:val="en-GB"/>
              </w:rPr>
              <w:t xml:space="preserve">Nearest depot Pontefract, 40 miles (Leeds 50), so breakdown and driver cover take longer, a point the Operations Manager and Scheduler both raised (Appendix 7)</w:t>
            </w:r>
          </w:p>
        </w:tc>
      </w:tr>
    </w:tbl>
    <w:p>
      <w:pPr>
        <w:pStyle w:val="TableNote"/>
        <w:rPr>
          <w:lang w:val="en-GB"/>
        </w:rPr>
      </w:pPr>
      <w:r>
        <w:rPr>
          <w:i/>
          <w:lang w:val="en-GB"/>
        </w:rPr>
        <w:t xml:space="preserve">Note.</w:t>
      </w:r>
      <w:r>
        <w:rPr>
          <w:lang w:val="en-GB"/>
        </w:rPr>
        <w:t xml:space="preserve"> Evidence for the scoring session (Table 4 note); no scores are proposed here. Distances are straight lines between town centres; road distances are longer. Deliveries are from the Leeds (Hunslet) job records, January 2022 to May 2026, by delivery postcode. Radius populations sum the Census 2021 usual-resident population of every built-up area whose centroid falls within eight miles of the city centre, from the ONS built-up area populations (ONS, 2023) and the ONS/OS built-up area boundaries; they are </w:t>
      </w:r>
      <w:r>
        <w:rPr>
          <w:lang w:val="en-GB"/>
        </w:rPr>
        <w:t xml:space="preserve">a calculation from published data, not a published figure</w:t>
      </w:r>
      <w:r>
        <w:rPr>
          <w:rStyle w:val="CommentReference"/>
        </w:rPr>
      </w:r>
      <w:r>
        <w:rPr>
          <w:lang w:val="en-GB"/>
        </w:rPr>
        <w:t xml:space="preserve">. Totals and alternative bases are in Appendix 3; the list of built-up areas in each radius is held in the author's workings. Since January 2025 Leeds has delivered 1,068 m³ to HU postcodes, more than its 793 m³ to S postcodes, but to 7 customers against 86.</w:t>
      </w:r>
    </w:p>
    <w:p>
      <w:pPr>
        <w:pStyle w:val="TableCaption"/>
        <w:keepNext/>
        <w:rPr>
          <w:lang w:val="en-GB"/>
        </w:rPr>
      </w:pPr>
      <w:r>
        <w:rPr>
          <w:lang w:val="en-GB"/>
        </w:rPr>
        <w:t xml:space="preserve">Table A11.2. Inputs to the Option B model and their basis</w:t>
      </w:r>
    </w:p>
    <w:tbl>
      <w:tblPr>
        <w:tblStyle w:val="TableGrid"/>
        <w:tblW w:w="8640" w:type="dxa"/>
        <w:tblLook w:val="04A0" w:firstRow="1" w:lastRow="0" w:firstColumn="1" w:lastColumn="0" w:noHBand="0" w:noVBand="1"/>
      </w:tblPr>
      <w:tblGrid>
        <w:gridCol w:w="1900"/>
        <w:gridCol w:w="2240"/>
        <w:gridCol w:w="4500"/>
      </w:tblGrid>
      <w:tr>
        <w:trPr>
          <w:cantSplit/>
          <w:tblHeader/>
        </w:trPr>
        <w:tc>
          <w:tcPr>
            <w:tcW w:w="1900" w:type="dxa"/>
          </w:tcPr>
          <w:p>
            <w:pPr>
              <w:keepNext/>
              <w:rPr>
                <w:lang w:val="en-GB"/>
              </w:rPr>
            </w:pPr>
            <w:r>
              <w:rPr>
                <w:b/>
                <w:sz w:val="18"/>
                <w:szCs w:val="18"/>
                <w:lang w:val="en-GB"/>
              </w:rPr>
              <w:t xml:space="preserve">Input</w:t>
            </w:r>
          </w:p>
        </w:tc>
        <w:tc>
          <w:tcPr>
            <w:tcW w:w="2240" w:type="dxa"/>
          </w:tcPr>
          <w:p>
            <w:pPr>
              <w:keepNext/>
              <w:rPr>
                <w:lang w:val="en-GB"/>
              </w:rPr>
            </w:pPr>
            <w:r>
              <w:rPr>
                <w:b/>
                <w:sz w:val="18"/>
                <w:szCs w:val="18"/>
                <w:lang w:val="en-GB"/>
              </w:rPr>
              <w:t xml:space="preserve">Value</w:t>
            </w:r>
          </w:p>
        </w:tc>
        <w:tc>
          <w:tcPr>
            <w:tcW w:w="4500" w:type="dxa"/>
          </w:tcPr>
          <w:p>
            <w:pPr>
              <w:keepNext/>
              <w:rPr>
                <w:lang w:val="en-GB"/>
              </w:rPr>
            </w:pPr>
            <w:r>
              <w:rPr>
                <w:b/>
                <w:sz w:val="18"/>
                <w:szCs w:val="18"/>
                <w:lang w:val="en-GB"/>
              </w:rPr>
              <w:t xml:space="preserve">Basis</w:t>
            </w:r>
          </w:p>
        </w:tc>
      </w:tr>
      <w:tr>
        <w:trPr>
          <w:cantSplit/>
        </w:trPr>
        <w:tc>
          <w:tcPr>
            <w:tcW w:w="1900" w:type="dxa"/>
          </w:tcPr>
          <w:p>
            <w:pPr>
              <w:rPr>
                <w:lang w:val="en-GB"/>
              </w:rPr>
            </w:pPr>
            <w:r>
              <w:rPr>
                <w:sz w:val="18"/>
                <w:szCs w:val="18"/>
                <w:lang w:val="en-GB"/>
              </w:rPr>
              <w:t xml:space="preserve">Working days</w:t>
            </w:r>
          </w:p>
        </w:tc>
        <w:tc>
          <w:tcPr>
            <w:tcW w:w="2240" w:type="dxa"/>
          </w:tcPr>
          <w:p>
            <w:pPr>
              <w:rPr>
                <w:lang w:val="en-GB"/>
              </w:rPr>
            </w:pPr>
            <w:r>
              <w:rPr>
                <w:sz w:val="18"/>
                <w:szCs w:val="18"/>
                <w:lang w:val="en-GB"/>
              </w:rPr>
              <w:t xml:space="preserve">269.5 a year</w:t>
            </w:r>
          </w:p>
        </w:tc>
        <w:tc>
          <w:tcPr>
            <w:tcW w:w="4500" w:type="dxa"/>
          </w:tcPr>
          <w:p>
            <w:pPr>
              <w:rPr>
                <w:lang w:val="en-GB"/>
              </w:rPr>
            </w:pPr>
            <w:r>
              <w:rPr>
                <w:sz w:val="18"/>
                <w:szCs w:val="18"/>
                <w:lang w:val="en-GB"/>
              </w:rPr>
              <w:t xml:space="preserve">As Option A</w:t>
            </w:r>
          </w:p>
        </w:tc>
      </w:tr>
      <w:tr>
        <w:trPr>
          <w:cantSplit/>
        </w:trPr>
        <w:tc>
          <w:tcPr>
            <w:tcW w:w="1900" w:type="dxa"/>
          </w:tcPr>
          <w:p>
            <w:pPr>
              <w:rPr>
                <w:lang w:val="en-GB"/>
              </w:rPr>
            </w:pPr>
            <w:r>
              <w:rPr>
                <w:sz w:val="18"/>
                <w:szCs w:val="18"/>
                <w:lang w:val="en-GB"/>
              </w:rPr>
              <w:t xml:space="preserve">Daily volume</w:t>
            </w:r>
          </w:p>
        </w:tc>
        <w:tc>
          <w:tcPr>
            <w:tcW w:w="2240" w:type="dxa"/>
          </w:tcPr>
          <w:p>
            <w:pPr>
              <w:rPr>
                <w:lang w:val="en-GB"/>
              </w:rPr>
            </w:pPr>
            <w:r>
              <w:rPr>
                <w:sz w:val="18"/>
                <w:szCs w:val="18"/>
                <w:lang w:val="en-GB"/>
              </w:rPr>
              <w:t xml:space="preserve">21.0 m³ in 2027, then 35.0, 39.2, 41.4 and 43.1</w:t>
            </w:r>
          </w:p>
        </w:tc>
        <w:tc>
          <w:tcPr>
            <w:tcW w:w="4500" w:type="dxa"/>
          </w:tcPr>
          <w:p>
            <w:pPr>
              <w:rPr>
                <w:lang w:val="en-GB"/>
              </w:rPr>
            </w:pPr>
            <w:r>
              <w:rPr>
                <w:sz w:val="18"/>
                <w:szCs w:val="18"/>
                <w:lang w:val="en-GB"/>
              </w:rPr>
              <w:t xml:space="preserve">Option A's volumes × 0.560, the ratio of the Census 2021 built-up-area populations within eight miles of Hull and Sheffield (402,845 and 719,300; author's calculation from ONS, 2023): the same market share as the board assumes for Option A. Other bases in Table A11.6</w:t>
            </w:r>
          </w:p>
        </w:tc>
      </w:tr>
      <w:tr>
        <w:trPr>
          <w:cantSplit/>
        </w:trPr>
        <w:tc>
          <w:tcPr>
            <w:tcW w:w="1900" w:type="dxa"/>
          </w:tcPr>
          <w:p>
            <w:pPr>
              <w:rPr>
                <w:lang w:val="en-GB"/>
              </w:rPr>
            </w:pPr>
            <w:r>
              <w:rPr>
                <w:sz w:val="18"/>
                <w:szCs w:val="18"/>
                <w:lang w:val="en-GB"/>
              </w:rPr>
              <w:t xml:space="preserve">Average selling price</w:t>
            </w:r>
          </w:p>
        </w:tc>
        <w:tc>
          <w:tcPr>
            <w:tcW w:w="2240" w:type="dxa"/>
          </w:tcPr>
          <w:p>
            <w:pPr>
              <w:rPr>
                <w:lang w:val="en-GB"/>
              </w:rPr>
            </w:pPr>
            <w:r>
              <w:rPr>
                <w:sz w:val="18"/>
                <w:szCs w:val="18"/>
                <w:lang w:val="en-GB"/>
              </w:rPr>
              <w:t xml:space="preserve">£119/m³, rising 2.5% a year</w:t>
            </w:r>
          </w:p>
        </w:tc>
        <w:tc>
          <w:tcPr>
            <w:tcW w:w="4500" w:type="dxa"/>
          </w:tcPr>
          <w:p>
            <w:pPr>
              <w:rPr>
                <w:lang w:val="en-GB"/>
              </w:rPr>
            </w:pPr>
            <w:r>
              <w:rPr>
                <w:sz w:val="18"/>
                <w:szCs w:val="18"/>
                <w:lang w:val="en-GB"/>
              </w:rPr>
              <w:t xml:space="preserve">As Option A. Procon has no Hull rate yet; six local quotes should test it, as slide 8 did for Option A [CONFIRM]</w:t>
            </w:r>
          </w:p>
        </w:tc>
      </w:tr>
      <w:tr>
        <w:trPr>
          <w:cantSplit/>
        </w:trPr>
        <w:tc>
          <w:tcPr>
            <w:tcW w:w="1900" w:type="dxa"/>
          </w:tcPr>
          <w:p>
            <w:pPr>
              <w:rPr>
                <w:lang w:val="en-GB"/>
              </w:rPr>
            </w:pPr>
            <w:r>
              <w:rPr>
                <w:sz w:val="18"/>
                <w:szCs w:val="18"/>
                <w:lang w:val="en-GB"/>
              </w:rPr>
              <w:t xml:space="preserve">Materials</w:t>
            </w:r>
          </w:p>
        </w:tc>
        <w:tc>
          <w:tcPr>
            <w:tcW w:w="2240" w:type="dxa"/>
          </w:tcPr>
          <w:p>
            <w:pPr>
              <w:rPr>
                <w:lang w:val="en-GB"/>
              </w:rPr>
            </w:pPr>
            <w:r>
              <w:rPr>
                <w:sz w:val="18"/>
                <w:szCs w:val="18"/>
                <w:lang w:val="en-GB"/>
              </w:rPr>
              <w:t xml:space="preserve">£61.26/m³</w:t>
            </w:r>
          </w:p>
        </w:tc>
        <w:tc>
          <w:tcPr>
            <w:tcW w:w="4500" w:type="dxa"/>
          </w:tcPr>
          <w:p>
            <w:pPr>
              <w:rPr>
                <w:lang w:val="en-GB"/>
              </w:rPr>
            </w:pPr>
            <w:r>
              <w:rPr>
                <w:sz w:val="18"/>
                <w:szCs w:val="18"/>
                <w:lang w:val="en-GB"/>
              </w:rPr>
              <w:t xml:space="preserve">As Option A, pending delivered quotes for Hull [CONFIRM with supplier]</w:t>
            </w:r>
          </w:p>
        </w:tc>
      </w:tr>
      <w:tr>
        <w:trPr>
          <w:cantSplit/>
        </w:trPr>
        <w:tc>
          <w:tcPr>
            <w:tcW w:w="1900" w:type="dxa"/>
          </w:tcPr>
          <w:p>
            <w:pPr>
              <w:rPr>
                <w:lang w:val="en-GB"/>
              </w:rPr>
            </w:pPr>
            <w:r>
              <w:rPr>
                <w:sz w:val="18"/>
                <w:szCs w:val="18"/>
                <w:lang w:val="en-GB"/>
              </w:rPr>
              <w:t xml:space="preserve">Admixtures and water; fuel</w:t>
            </w:r>
          </w:p>
        </w:tc>
        <w:tc>
          <w:tcPr>
            <w:tcW w:w="2240" w:type="dxa"/>
          </w:tcPr>
          <w:p>
            <w:pPr>
              <w:rPr>
                <w:lang w:val="en-GB"/>
              </w:rPr>
            </w:pPr>
            <w:r>
              <w:rPr>
                <w:sz w:val="18"/>
                <w:szCs w:val="18"/>
                <w:lang w:val="en-GB"/>
              </w:rPr>
              <w:t xml:space="preserve">£3.50 and £2.50 per m³</w:t>
            </w:r>
          </w:p>
        </w:tc>
        <w:tc>
          <w:tcPr>
            <w:tcW w:w="4500" w:type="dxa"/>
          </w:tcPr>
          <w:p>
            <w:pPr>
              <w:rPr>
                <w:lang w:val="en-GB"/>
              </w:rPr>
            </w:pPr>
            <w:r>
              <w:rPr>
                <w:sz w:val="18"/>
                <w:szCs w:val="18"/>
                <w:lang w:val="en-GB"/>
              </w:rPr>
              <w:t xml:space="preserve">As Option A</w:t>
            </w:r>
          </w:p>
        </w:tc>
      </w:tr>
      <w:tr>
        <w:trPr>
          <w:cantSplit/>
        </w:trPr>
        <w:tc>
          <w:tcPr>
            <w:tcW w:w="1900" w:type="dxa"/>
          </w:tcPr>
          <w:p>
            <w:pPr>
              <w:rPr>
                <w:lang w:val="en-GB"/>
              </w:rPr>
            </w:pPr>
            <w:r>
              <w:rPr>
                <w:sz w:val="18"/>
                <w:szCs w:val="18"/>
                <w:lang w:val="en-GB"/>
              </w:rPr>
              <w:t xml:space="preserve">Rent; business rates</w:t>
            </w:r>
          </w:p>
        </w:tc>
        <w:tc>
          <w:tcPr>
            <w:tcW w:w="2240" w:type="dxa"/>
          </w:tcPr>
          <w:p>
            <w:pPr>
              <w:rPr>
                <w:lang w:val="en-GB"/>
              </w:rPr>
            </w:pPr>
            <w:r>
              <w:rPr>
                <w:sz w:val="18"/>
                <w:szCs w:val="18"/>
                <w:lang w:val="en-GB"/>
              </w:rPr>
              <w:t xml:space="preserve">£40,000; £20,000 a year</w:t>
            </w:r>
          </w:p>
        </w:tc>
        <w:tc>
          <w:tcPr>
            <w:tcW w:w="4500" w:type="dxa"/>
          </w:tcPr>
          <w:p>
            <w:pPr>
              <w:rPr>
                <w:lang w:val="en-GB"/>
              </w:rPr>
            </w:pPr>
            <w:r>
              <w:rPr>
                <w:sz w:val="18"/>
                <w:szCs w:val="18"/>
                <w:lang w:val="en-GB"/>
              </w:rPr>
              <w:t xml:space="preserve">Midpoint of the priced 1-acre yards, £30,000–£50,000 (Table A11.8); rates at Option A's ratio to rent</w:t>
            </w:r>
          </w:p>
        </w:tc>
      </w:tr>
      <w:tr>
        <w:trPr>
          <w:cantSplit/>
        </w:trPr>
        <w:tc>
          <w:tcPr>
            <w:tcW w:w="1900" w:type="dxa"/>
          </w:tcPr>
          <w:p>
            <w:pPr>
              <w:rPr>
                <w:lang w:val="en-GB"/>
              </w:rPr>
            </w:pPr>
            <w:r>
              <w:rPr>
                <w:sz w:val="18"/>
                <w:szCs w:val="18"/>
                <w:lang w:val="en-GB"/>
              </w:rPr>
              <w:t xml:space="preserve">Labour; office and management; other fixed costs</w:t>
            </w:r>
          </w:p>
        </w:tc>
        <w:tc>
          <w:tcPr>
            <w:tcW w:w="2240" w:type="dxa"/>
          </w:tcPr>
          <w:p>
            <w:pPr>
              <w:rPr>
                <w:lang w:val="en-GB"/>
              </w:rPr>
            </w:pPr>
            <w:r>
              <w:rPr>
                <w:sz w:val="18"/>
                <w:szCs w:val="18"/>
                <w:lang w:val="en-GB"/>
              </w:rPr>
              <w:t xml:space="preserve">£37,440; £72,000; £44,900 a year</w:t>
            </w:r>
          </w:p>
        </w:tc>
        <w:tc>
          <w:tcPr>
            <w:tcW w:w="4500" w:type="dxa"/>
          </w:tcPr>
          <w:p>
            <w:pPr>
              <w:rPr>
                <w:lang w:val="en-GB"/>
              </w:rPr>
            </w:pPr>
            <w:r>
              <w:rPr>
                <w:sz w:val="18"/>
                <w:szCs w:val="18"/>
                <w:lang w:val="en-GB"/>
              </w:rPr>
              <w:t xml:space="preserve">As Option A. Insurance, within other fixed costs, may be higher in a flood-risk area [CONFIRM with broker]</w:t>
            </w:r>
          </w:p>
        </w:tc>
      </w:tr>
      <w:tr>
        <w:trPr>
          <w:cantSplit/>
        </w:trPr>
        <w:tc>
          <w:tcPr>
            <w:tcW w:w="1900" w:type="dxa"/>
          </w:tcPr>
          <w:p>
            <w:pPr>
              <w:rPr>
                <w:lang w:val="en-GB"/>
              </w:rPr>
            </w:pPr>
            <w:r>
              <w:rPr>
                <w:sz w:val="18"/>
                <w:szCs w:val="18"/>
                <w:lang w:val="en-GB"/>
              </w:rPr>
              <w:t xml:space="preserve">Fleet</w:t>
            </w:r>
          </w:p>
        </w:tc>
        <w:tc>
          <w:tcPr>
            <w:tcW w:w="2240" w:type="dxa"/>
          </w:tcPr>
          <w:p>
            <w:pPr>
              <w:rPr>
                <w:lang w:val="en-GB"/>
              </w:rPr>
            </w:pPr>
            <w:r>
              <w:rPr>
                <w:sz w:val="18"/>
                <w:szCs w:val="18"/>
                <w:lang w:val="en-GB"/>
              </w:rPr>
              <w:t xml:space="preserve">Two mixers; finance £62,800 a year each</w:t>
            </w:r>
          </w:p>
        </w:tc>
        <w:tc>
          <w:tcPr>
            <w:tcW w:w="4500" w:type="dxa"/>
          </w:tcPr>
          <w:p>
            <w:pPr>
              <w:rPr>
                <w:lang w:val="en-GB"/>
              </w:rPr>
            </w:pPr>
            <w:r>
              <w:rPr>
                <w:sz w:val="18"/>
                <w:szCs w:val="18"/>
                <w:lang w:val="en-GB"/>
              </w:rPr>
              <w:t xml:space="preserve">As Option A. At Option B's volumes a third wagon is not needed</w:t>
            </w:r>
          </w:p>
        </w:tc>
      </w:tr>
      <w:tr>
        <w:trPr>
          <w:cantSplit/>
        </w:trPr>
        <w:tc>
          <w:tcPr>
            <w:tcW w:w="1900" w:type="dxa"/>
          </w:tcPr>
          <w:p>
            <w:pPr>
              <w:rPr>
                <w:lang w:val="en-GB"/>
              </w:rPr>
            </w:pPr>
            <w:r>
              <w:rPr>
                <w:sz w:val="18"/>
                <w:szCs w:val="18"/>
                <w:lang w:val="en-GB"/>
              </w:rPr>
              <w:t xml:space="preserve">Capital</w:t>
            </w:r>
          </w:p>
        </w:tc>
        <w:tc>
          <w:tcPr>
            <w:tcW w:w="2240" w:type="dxa"/>
          </w:tcPr>
          <w:p>
            <w:pPr>
              <w:rPr>
                <w:lang w:val="en-GB"/>
              </w:rPr>
            </w:pPr>
            <w:r>
              <w:rPr>
                <w:sz w:val="18"/>
                <w:szCs w:val="18"/>
                <w:lang w:val="en-GB"/>
              </w:rPr>
              <w:t xml:space="preserve">£278,520</w:t>
            </w:r>
          </w:p>
        </w:tc>
        <w:tc>
          <w:tcPr>
            <w:tcW w:w="4500" w:type="dxa"/>
          </w:tcPr>
          <w:p>
            <w:pPr>
              <w:rPr>
                <w:lang w:val="en-GB"/>
              </w:rPr>
            </w:pPr>
            <w:r>
              <w:rPr>
                <w:sz w:val="18"/>
                <w:szCs w:val="18"/>
                <w:lang w:val="en-GB"/>
              </w:rPr>
              <w:t xml:space="preserve">As Option A's schedule. Flood-resilience works, such as raised silo bases, are not costed [CONFIRM after site survey]</w:t>
            </w:r>
          </w:p>
        </w:tc>
      </w:tr>
      <w:tr>
        <w:trPr>
          <w:cantSplit/>
        </w:trPr>
        <w:tc>
          <w:tcPr>
            <w:tcW w:w="1900" w:type="dxa"/>
          </w:tcPr>
          <w:p>
            <w:pPr>
              <w:rPr>
                <w:lang w:val="en-GB"/>
              </w:rPr>
            </w:pPr>
            <w:r>
              <w:rPr>
                <w:sz w:val="18"/>
                <w:szCs w:val="18"/>
                <w:lang w:val="en-GB"/>
              </w:rPr>
              <w:t xml:space="preserve">Inflation; working capital; tax; depreciation; maintenance capital</w:t>
            </w:r>
          </w:p>
        </w:tc>
        <w:tc>
          <w:tcPr>
            <w:tcW w:w="2240" w:type="dxa"/>
          </w:tcPr>
          <w:p>
            <w:pPr>
              <w:rPr>
                <w:lang w:val="en-GB"/>
              </w:rPr>
            </w:pPr>
            <w:r>
              <w:rPr>
                <w:sz w:val="18"/>
                <w:szCs w:val="18"/>
                <w:lang w:val="en-GB"/>
              </w:rPr>
              <w:t xml:space="preserve">As Table A5.1</w:t>
            </w:r>
          </w:p>
        </w:tc>
        <w:tc>
          <w:tcPr>
            <w:tcW w:w="4500" w:type="dxa"/>
          </w:tcPr>
          <w:p>
            <w:pPr>
              <w:rPr>
                <w:lang w:val="en-GB"/>
              </w:rPr>
            </w:pPr>
            <w:r>
              <w:rPr>
                <w:sz w:val="18"/>
                <w:szCs w:val="18"/>
                <w:lang w:val="en-GB"/>
              </w:rPr>
              <w:t xml:space="preserve">As Option A</w:t>
            </w:r>
          </w:p>
        </w:tc>
      </w:tr>
    </w:tbl>
    <w:p>
      <w:pPr>
        <w:pStyle w:val="TableCaption"/>
        <w:keepNext/>
        <w:rPr>
          <w:lang w:val="en-GB"/>
        </w:rPr>
      </w:pPr>
      <w:r>
        <w:rPr>
          <w:lang w:val="en-GB"/>
        </w:rPr>
        <w:t xml:space="preserve">Table A11.3. Option B base case: five-year profit and cash flow (£)</w:t>
      </w:r>
    </w:p>
    <w:tbl>
      <w:tblPr>
        <w:tblStyle w:val="TableGrid"/>
        <w:tblW w:w="8640" w:type="dxa"/>
        <w:tblLook w:val="04A0" w:firstRow="1" w:lastRow="0" w:firstColumn="1" w:lastColumn="0" w:noHBand="0" w:noVBand="1"/>
      </w:tblPr>
      <w:tblGrid>
        <w:gridCol w:w="2240"/>
        <w:gridCol w:w="1280"/>
        <w:gridCol w:w="1280"/>
        <w:gridCol w:w="1280"/>
        <w:gridCol w:w="1280"/>
        <w:gridCol w:w="1280"/>
      </w:tblGrid>
      <w:tr>
        <w:trPr>
          <w:cantSplit/>
          <w:tblHeader/>
        </w:trPr>
        <w:tc>
          <w:tcPr>
            <w:tcW w:w="2240" w:type="dxa"/>
          </w:tcPr>
          <w:p>
            <w:pPr>
              <w:keepNext/>
              <w:rPr>
                <w:lang w:val="en-GB"/>
              </w:rPr>
            </w:pPr>
            <w:r>
              <w:rPr>
                <w:b/>
                <w:sz w:val="18"/>
                <w:szCs w:val="18"/>
                <w:lang w:val="en-GB"/>
              </w:rPr>
              <w:t xml:space="preserve">Line</w:t>
            </w:r>
          </w:p>
        </w:tc>
        <w:tc>
          <w:tcPr>
            <w:tcW w:w="1280" w:type="dxa"/>
          </w:tcPr>
          <w:p>
            <w:pPr>
              <w:keepNext/>
              <w:rPr>
                <w:lang w:val="en-GB"/>
              </w:rPr>
            </w:pPr>
            <w:r>
              <w:rPr>
                <w:b/>
                <w:sz w:val="18"/>
                <w:szCs w:val="18"/>
                <w:lang w:val="en-GB"/>
              </w:rPr>
              <w:t xml:space="preserve">2027</w:t>
            </w:r>
          </w:p>
        </w:tc>
        <w:tc>
          <w:tcPr>
            <w:tcW w:w="1280" w:type="dxa"/>
          </w:tcPr>
          <w:p>
            <w:pPr>
              <w:keepNext/>
              <w:rPr>
                <w:lang w:val="en-GB"/>
              </w:rPr>
            </w:pPr>
            <w:r>
              <w:rPr>
                <w:b/>
                <w:sz w:val="18"/>
                <w:szCs w:val="18"/>
                <w:lang w:val="en-GB"/>
              </w:rPr>
              <w:t xml:space="preserve">2028</w:t>
            </w:r>
          </w:p>
        </w:tc>
        <w:tc>
          <w:tcPr>
            <w:tcW w:w="1280" w:type="dxa"/>
          </w:tcPr>
          <w:p>
            <w:pPr>
              <w:keepNext/>
              <w:rPr>
                <w:lang w:val="en-GB"/>
              </w:rPr>
            </w:pPr>
            <w:r>
              <w:rPr>
                <w:b/>
                <w:sz w:val="18"/>
                <w:szCs w:val="18"/>
                <w:lang w:val="en-GB"/>
              </w:rPr>
              <w:t xml:space="preserve">2029</w:t>
            </w:r>
          </w:p>
        </w:tc>
        <w:tc>
          <w:tcPr>
            <w:tcW w:w="1280" w:type="dxa"/>
          </w:tcPr>
          <w:p>
            <w:pPr>
              <w:keepNext/>
              <w:rPr>
                <w:lang w:val="en-GB"/>
              </w:rPr>
            </w:pPr>
            <w:r>
              <w:rPr>
                <w:b/>
                <w:sz w:val="18"/>
                <w:szCs w:val="18"/>
                <w:lang w:val="en-GB"/>
              </w:rPr>
              <w:t xml:space="preserve">2030</w:t>
            </w:r>
          </w:p>
        </w:tc>
        <w:tc>
          <w:tcPr>
            <w:tcW w:w="1280" w:type="dxa"/>
          </w:tcPr>
          <w:p>
            <w:pPr>
              <w:keepNext/>
              <w:rPr>
                <w:lang w:val="en-GB"/>
              </w:rPr>
            </w:pPr>
            <w:r>
              <w:rPr>
                <w:b/>
                <w:sz w:val="18"/>
                <w:szCs w:val="18"/>
                <w:lang w:val="en-GB"/>
              </w:rPr>
              <w:t xml:space="preserve">2031</w:t>
            </w:r>
          </w:p>
        </w:tc>
      </w:tr>
      <w:tr>
        <w:trPr>
          <w:cantSplit/>
        </w:trPr>
        <w:tc>
          <w:tcPr>
            <w:tcW w:w="2240" w:type="dxa"/>
          </w:tcPr>
          <w:p>
            <w:pPr>
              <w:rPr>
                <w:lang w:val="en-GB"/>
              </w:rPr>
            </w:pPr>
            <w:r>
              <w:rPr>
                <w:sz w:val="18"/>
                <w:szCs w:val="18"/>
                <w:lang w:val="en-GB"/>
              </w:rPr>
              <w:t xml:space="preserve">Volume (m³ a day)</w:t>
            </w:r>
          </w:p>
        </w:tc>
        <w:tc>
          <w:tcPr>
            <w:tcW w:w="1280" w:type="dxa"/>
          </w:tcPr>
          <w:p>
            <w:pPr>
              <w:rPr>
                <w:lang w:val="en-GB"/>
              </w:rPr>
            </w:pPr>
            <w:r>
              <w:rPr>
                <w:sz w:val="18"/>
                <w:szCs w:val="18"/>
                <w:lang w:val="en-GB"/>
              </w:rPr>
              <w:t xml:space="preserve">21.0</w:t>
            </w:r>
          </w:p>
        </w:tc>
        <w:tc>
          <w:tcPr>
            <w:tcW w:w="1280" w:type="dxa"/>
          </w:tcPr>
          <w:p>
            <w:pPr>
              <w:rPr>
                <w:lang w:val="en-GB"/>
              </w:rPr>
            </w:pPr>
            <w:r>
              <w:rPr>
                <w:sz w:val="18"/>
                <w:szCs w:val="18"/>
                <w:lang w:val="en-GB"/>
              </w:rPr>
              <w:t xml:space="preserve">35.0</w:t>
            </w:r>
          </w:p>
        </w:tc>
        <w:tc>
          <w:tcPr>
            <w:tcW w:w="1280" w:type="dxa"/>
          </w:tcPr>
          <w:p>
            <w:pPr>
              <w:rPr>
                <w:lang w:val="en-GB"/>
              </w:rPr>
            </w:pPr>
            <w:r>
              <w:rPr>
                <w:sz w:val="18"/>
                <w:szCs w:val="18"/>
                <w:lang w:val="en-GB"/>
              </w:rPr>
              <w:t xml:space="preserve">39.2</w:t>
            </w:r>
          </w:p>
        </w:tc>
        <w:tc>
          <w:tcPr>
            <w:tcW w:w="1280" w:type="dxa"/>
          </w:tcPr>
          <w:p>
            <w:pPr>
              <w:rPr>
                <w:lang w:val="en-GB"/>
              </w:rPr>
            </w:pPr>
            <w:r>
              <w:rPr>
                <w:sz w:val="18"/>
                <w:szCs w:val="18"/>
                <w:lang w:val="en-GB"/>
              </w:rPr>
              <w:t xml:space="preserve">41.4</w:t>
            </w:r>
          </w:p>
        </w:tc>
        <w:tc>
          <w:tcPr>
            <w:tcW w:w="1280" w:type="dxa"/>
          </w:tcPr>
          <w:p>
            <w:pPr>
              <w:rPr>
                <w:lang w:val="en-GB"/>
              </w:rPr>
            </w:pPr>
            <w:r>
              <w:rPr>
                <w:sz w:val="18"/>
                <w:szCs w:val="18"/>
                <w:lang w:val="en-GB"/>
              </w:rPr>
              <w:t xml:space="preserve">43.1</w:t>
            </w:r>
          </w:p>
        </w:tc>
      </w:tr>
      <w:tr>
        <w:trPr>
          <w:cantSplit/>
        </w:trPr>
        <w:tc>
          <w:tcPr>
            <w:tcW w:w="2240" w:type="dxa"/>
          </w:tcPr>
          <w:p>
            <w:pPr>
              <w:rPr>
                <w:lang w:val="en-GB"/>
              </w:rPr>
            </w:pPr>
            <w:r>
              <w:rPr>
                <w:sz w:val="18"/>
                <w:szCs w:val="18"/>
                <w:lang w:val="en-GB"/>
              </w:rPr>
              <w:t xml:space="preserve">Price (£/m³)</w:t>
            </w:r>
          </w:p>
        </w:tc>
        <w:tc>
          <w:tcPr>
            <w:tcW w:w="1280" w:type="dxa"/>
          </w:tcPr>
          <w:p>
            <w:pPr>
              <w:rPr>
                <w:lang w:val="en-GB"/>
              </w:rPr>
            </w:pPr>
            <w:r>
              <w:rPr>
                <w:sz w:val="18"/>
                <w:szCs w:val="18"/>
                <w:lang w:val="en-GB"/>
              </w:rPr>
              <w:t xml:space="preserve">119.00</w:t>
            </w:r>
          </w:p>
        </w:tc>
        <w:tc>
          <w:tcPr>
            <w:tcW w:w="1280" w:type="dxa"/>
          </w:tcPr>
          <w:p>
            <w:pPr>
              <w:rPr>
                <w:lang w:val="en-GB"/>
              </w:rPr>
            </w:pPr>
            <w:r>
              <w:rPr>
                <w:sz w:val="18"/>
                <w:szCs w:val="18"/>
                <w:lang w:val="en-GB"/>
              </w:rPr>
              <w:t xml:space="preserve">121.97</w:t>
            </w:r>
          </w:p>
        </w:tc>
        <w:tc>
          <w:tcPr>
            <w:tcW w:w="1280" w:type="dxa"/>
          </w:tcPr>
          <w:p>
            <w:pPr>
              <w:rPr>
                <w:lang w:val="en-GB"/>
              </w:rPr>
            </w:pPr>
            <w:r>
              <w:rPr>
                <w:sz w:val="18"/>
                <w:szCs w:val="18"/>
                <w:lang w:val="en-GB"/>
              </w:rPr>
              <w:t xml:space="preserve">125.02</w:t>
            </w:r>
          </w:p>
        </w:tc>
        <w:tc>
          <w:tcPr>
            <w:tcW w:w="1280" w:type="dxa"/>
          </w:tcPr>
          <w:p>
            <w:pPr>
              <w:rPr>
                <w:lang w:val="en-GB"/>
              </w:rPr>
            </w:pPr>
            <w:r>
              <w:rPr>
                <w:sz w:val="18"/>
                <w:szCs w:val="18"/>
                <w:lang w:val="en-GB"/>
              </w:rPr>
              <w:t xml:space="preserve">128.15</w:t>
            </w:r>
          </w:p>
        </w:tc>
        <w:tc>
          <w:tcPr>
            <w:tcW w:w="1280" w:type="dxa"/>
          </w:tcPr>
          <w:p>
            <w:pPr>
              <w:rPr>
                <w:lang w:val="en-GB"/>
              </w:rPr>
            </w:pPr>
            <w:r>
              <w:rPr>
                <w:sz w:val="18"/>
                <w:szCs w:val="18"/>
                <w:lang w:val="en-GB"/>
              </w:rPr>
              <w:t xml:space="preserve">131.35</w:t>
            </w:r>
          </w:p>
        </w:tc>
      </w:tr>
      <w:tr>
        <w:trPr>
          <w:cantSplit/>
        </w:trPr>
        <w:tc>
          <w:tcPr>
            <w:tcW w:w="2240" w:type="dxa"/>
          </w:tcPr>
          <w:p>
            <w:pPr>
              <w:rPr>
                <w:lang w:val="en-GB"/>
              </w:rPr>
            </w:pPr>
            <w:r>
              <w:rPr>
                <w:sz w:val="18"/>
                <w:szCs w:val="18"/>
                <w:lang w:val="en-GB"/>
              </w:rPr>
              <w:t xml:space="preserve">Revenue</w:t>
            </w:r>
          </w:p>
        </w:tc>
        <w:tc>
          <w:tcPr>
            <w:tcW w:w="1280" w:type="dxa"/>
          </w:tcPr>
          <w:p>
            <w:pPr>
              <w:rPr>
                <w:lang w:val="en-GB"/>
              </w:rPr>
            </w:pPr>
            <w:r>
              <w:rPr>
                <w:sz w:val="18"/>
                <w:szCs w:val="18"/>
                <w:lang w:val="en-GB"/>
              </w:rPr>
              <w:t xml:space="preserve">673,542</w:t>
            </w:r>
          </w:p>
        </w:tc>
        <w:tc>
          <w:tcPr>
            <w:tcW w:w="1280" w:type="dxa"/>
          </w:tcPr>
          <w:p>
            <w:pPr>
              <w:rPr>
                <w:lang w:val="en-GB"/>
              </w:rPr>
            </w:pPr>
            <w:r>
              <w:rPr>
                <w:sz w:val="18"/>
                <w:szCs w:val="18"/>
                <w:lang w:val="en-GB"/>
              </w:rPr>
              <w:t xml:space="preserve">1,150,635</w:t>
            </w:r>
          </w:p>
        </w:tc>
        <w:tc>
          <w:tcPr>
            <w:tcW w:w="1280" w:type="dxa"/>
          </w:tcPr>
          <w:p>
            <w:pPr>
              <w:rPr>
                <w:lang w:val="en-GB"/>
              </w:rPr>
            </w:pPr>
            <w:r>
              <w:rPr>
                <w:sz w:val="18"/>
                <w:szCs w:val="18"/>
                <w:lang w:val="en-GB"/>
              </w:rPr>
              <w:t xml:space="preserve">1,320,929</w:t>
            </w:r>
          </w:p>
        </w:tc>
        <w:tc>
          <w:tcPr>
            <w:tcW w:w="1280" w:type="dxa"/>
          </w:tcPr>
          <w:p>
            <w:pPr>
              <w:rPr>
                <w:lang w:val="en-GB"/>
              </w:rPr>
            </w:pPr>
            <w:r>
              <w:rPr>
                <w:sz w:val="18"/>
                <w:szCs w:val="18"/>
                <w:lang w:val="en-GB"/>
              </w:rPr>
              <w:t xml:space="preserve">1,431,321</w:t>
            </w:r>
          </w:p>
        </w:tc>
        <w:tc>
          <w:tcPr>
            <w:tcW w:w="1280" w:type="dxa"/>
          </w:tcPr>
          <w:p>
            <w:pPr>
              <w:rPr>
                <w:lang w:val="en-GB"/>
              </w:rPr>
            </w:pPr>
            <w:r>
              <w:rPr>
                <w:sz w:val="18"/>
                <w:szCs w:val="18"/>
                <w:lang w:val="en-GB"/>
              </w:rPr>
              <w:t xml:space="preserve">1,526,581</w:t>
            </w:r>
          </w:p>
        </w:tc>
      </w:tr>
      <w:tr>
        <w:trPr>
          <w:cantSplit/>
        </w:trPr>
        <w:tc>
          <w:tcPr>
            <w:tcW w:w="2240" w:type="dxa"/>
          </w:tcPr>
          <w:p>
            <w:pPr>
              <w:rPr>
                <w:lang w:val="en-GB"/>
              </w:rPr>
            </w:pPr>
            <w:r>
              <w:rPr>
                <w:sz w:val="18"/>
                <w:szCs w:val="18"/>
                <w:lang w:val="en-GB"/>
              </w:rPr>
              <w:t xml:space="preserve">Variable costs</w:t>
            </w:r>
          </w:p>
        </w:tc>
        <w:tc>
          <w:tcPr>
            <w:tcW w:w="1280" w:type="dxa"/>
          </w:tcPr>
          <w:p>
            <w:pPr>
              <w:rPr>
                <w:lang w:val="en-GB"/>
              </w:rPr>
            </w:pPr>
            <w:r>
              <w:rPr>
                <w:sz w:val="18"/>
                <w:szCs w:val="18"/>
                <w:lang w:val="en-GB"/>
              </w:rPr>
              <w:t xml:space="preserve">380,693</w:t>
            </w:r>
          </w:p>
        </w:tc>
        <w:tc>
          <w:tcPr>
            <w:tcW w:w="1280" w:type="dxa"/>
          </w:tcPr>
          <w:p>
            <w:pPr>
              <w:rPr>
                <w:lang w:val="en-GB"/>
              </w:rPr>
            </w:pPr>
            <w:r>
              <w:rPr>
                <w:sz w:val="18"/>
                <w:szCs w:val="18"/>
                <w:lang w:val="en-GB"/>
              </w:rPr>
              <w:t xml:space="preserve">650,350</w:t>
            </w:r>
          </w:p>
        </w:tc>
        <w:tc>
          <w:tcPr>
            <w:tcW w:w="1280" w:type="dxa"/>
          </w:tcPr>
          <w:p>
            <w:pPr>
              <w:rPr>
                <w:lang w:val="en-GB"/>
              </w:rPr>
            </w:pPr>
            <w:r>
              <w:rPr>
                <w:sz w:val="18"/>
                <w:szCs w:val="18"/>
                <w:lang w:val="en-GB"/>
              </w:rPr>
              <w:t xml:space="preserve">746,602</w:t>
            </w:r>
          </w:p>
        </w:tc>
        <w:tc>
          <w:tcPr>
            <w:tcW w:w="1280" w:type="dxa"/>
          </w:tcPr>
          <w:p>
            <w:pPr>
              <w:rPr>
                <w:lang w:val="en-GB"/>
              </w:rPr>
            </w:pPr>
            <w:r>
              <w:rPr>
                <w:sz w:val="18"/>
                <w:szCs w:val="18"/>
                <w:lang w:val="en-GB"/>
              </w:rPr>
              <w:t xml:space="preserve">808,997</w:t>
            </w:r>
          </w:p>
        </w:tc>
        <w:tc>
          <w:tcPr>
            <w:tcW w:w="1280" w:type="dxa"/>
          </w:tcPr>
          <w:p>
            <w:pPr>
              <w:rPr>
                <w:lang w:val="en-GB"/>
              </w:rPr>
            </w:pPr>
            <w:r>
              <w:rPr>
                <w:sz w:val="18"/>
                <w:szCs w:val="18"/>
                <w:lang w:val="en-GB"/>
              </w:rPr>
              <w:t xml:space="preserve">862,839</w:t>
            </w:r>
          </w:p>
        </w:tc>
      </w:tr>
      <w:tr>
        <w:trPr>
          <w:cantSplit/>
        </w:trPr>
        <w:tc>
          <w:tcPr>
            <w:tcW w:w="2240" w:type="dxa"/>
          </w:tcPr>
          <w:p>
            <w:pPr>
              <w:rPr>
                <w:lang w:val="en-GB"/>
              </w:rPr>
            </w:pPr>
            <w:r>
              <w:rPr>
                <w:sz w:val="18"/>
                <w:szCs w:val="18"/>
                <w:lang w:val="en-GB"/>
              </w:rPr>
              <w:t xml:space="preserve">Fixed operating costs</w:t>
            </w:r>
          </w:p>
        </w:tc>
        <w:tc>
          <w:tcPr>
            <w:tcW w:w="1280" w:type="dxa"/>
          </w:tcPr>
          <w:p>
            <w:pPr>
              <w:rPr>
                <w:lang w:val="en-GB"/>
              </w:rPr>
            </w:pPr>
            <w:r>
              <w:rPr>
                <w:sz w:val="18"/>
                <w:szCs w:val="18"/>
                <w:lang w:val="en-GB"/>
              </w:rPr>
              <w:t xml:space="preserve">214,340</w:t>
            </w:r>
          </w:p>
        </w:tc>
        <w:tc>
          <w:tcPr>
            <w:tcW w:w="1280" w:type="dxa"/>
          </w:tcPr>
          <w:p>
            <w:pPr>
              <w:rPr>
                <w:lang w:val="en-GB"/>
              </w:rPr>
            </w:pPr>
            <w:r>
              <w:rPr>
                <w:sz w:val="18"/>
                <w:szCs w:val="18"/>
                <w:lang w:val="en-GB"/>
              </w:rPr>
              <w:t xml:space="preserve">220,770</w:t>
            </w:r>
          </w:p>
        </w:tc>
        <w:tc>
          <w:tcPr>
            <w:tcW w:w="1280" w:type="dxa"/>
          </w:tcPr>
          <w:p>
            <w:pPr>
              <w:rPr>
                <w:lang w:val="en-GB"/>
              </w:rPr>
            </w:pPr>
            <w:r>
              <w:rPr>
                <w:sz w:val="18"/>
                <w:szCs w:val="18"/>
                <w:lang w:val="en-GB"/>
              </w:rPr>
              <w:t xml:space="preserve">227,393</w:t>
            </w:r>
          </w:p>
        </w:tc>
        <w:tc>
          <w:tcPr>
            <w:tcW w:w="1280" w:type="dxa"/>
          </w:tcPr>
          <w:p>
            <w:pPr>
              <w:rPr>
                <w:lang w:val="en-GB"/>
              </w:rPr>
            </w:pPr>
            <w:r>
              <w:rPr>
                <w:sz w:val="18"/>
                <w:szCs w:val="18"/>
                <w:lang w:val="en-GB"/>
              </w:rPr>
              <w:t xml:space="preserve">234,215</w:t>
            </w:r>
          </w:p>
        </w:tc>
        <w:tc>
          <w:tcPr>
            <w:tcW w:w="1280" w:type="dxa"/>
          </w:tcPr>
          <w:p>
            <w:pPr>
              <w:rPr>
                <w:lang w:val="en-GB"/>
              </w:rPr>
            </w:pPr>
            <w:r>
              <w:rPr>
                <w:sz w:val="18"/>
                <w:szCs w:val="18"/>
                <w:lang w:val="en-GB"/>
              </w:rPr>
              <w:t xml:space="preserve">241,242</w:t>
            </w:r>
          </w:p>
        </w:tc>
      </w:tr>
      <w:tr>
        <w:trPr>
          <w:cantSplit/>
        </w:trPr>
        <w:tc>
          <w:tcPr>
            <w:tcW w:w="2240" w:type="dxa"/>
          </w:tcPr>
          <w:p>
            <w:pPr>
              <w:rPr>
                <w:lang w:val="en-GB"/>
              </w:rPr>
            </w:pPr>
            <w:r>
              <w:rPr>
                <w:sz w:val="18"/>
                <w:szCs w:val="18"/>
                <w:lang w:val="en-GB"/>
              </w:rPr>
              <w:t xml:space="preserve">Fleet finance</w:t>
            </w:r>
          </w:p>
        </w:tc>
        <w:tc>
          <w:tcPr>
            <w:tcW w:w="1280" w:type="dxa"/>
          </w:tcPr>
          <w:p>
            <w:pPr>
              <w:rPr>
                <w:lang w:val="en-GB"/>
              </w:rPr>
            </w:pPr>
            <w:r>
              <w:rPr>
                <w:sz w:val="18"/>
                <w:szCs w:val="18"/>
                <w:lang w:val="en-GB"/>
              </w:rPr>
              <w:t xml:space="preserve">125,600</w:t>
            </w:r>
          </w:p>
        </w:tc>
        <w:tc>
          <w:tcPr>
            <w:tcW w:w="1280" w:type="dxa"/>
          </w:tcPr>
          <w:p>
            <w:pPr>
              <w:rPr>
                <w:lang w:val="en-GB"/>
              </w:rPr>
            </w:pPr>
            <w:r>
              <w:rPr>
                <w:sz w:val="18"/>
                <w:szCs w:val="18"/>
                <w:lang w:val="en-GB"/>
              </w:rPr>
              <w:t xml:space="preserve">129,368</w:t>
            </w:r>
          </w:p>
        </w:tc>
        <w:tc>
          <w:tcPr>
            <w:tcW w:w="1280" w:type="dxa"/>
          </w:tcPr>
          <w:p>
            <w:pPr>
              <w:rPr>
                <w:lang w:val="en-GB"/>
              </w:rPr>
            </w:pPr>
            <w:r>
              <w:rPr>
                <w:sz w:val="18"/>
                <w:szCs w:val="18"/>
                <w:lang w:val="en-GB"/>
              </w:rPr>
              <w:t xml:space="preserve">133,249</w:t>
            </w:r>
          </w:p>
        </w:tc>
        <w:tc>
          <w:tcPr>
            <w:tcW w:w="1280" w:type="dxa"/>
          </w:tcPr>
          <w:p>
            <w:pPr>
              <w:rPr>
                <w:lang w:val="en-GB"/>
              </w:rPr>
            </w:pPr>
            <w:r>
              <w:rPr>
                <w:sz w:val="18"/>
                <w:szCs w:val="18"/>
                <w:lang w:val="en-GB"/>
              </w:rPr>
              <w:t xml:space="preserve">137,247</w:t>
            </w:r>
          </w:p>
        </w:tc>
        <w:tc>
          <w:tcPr>
            <w:tcW w:w="1280" w:type="dxa"/>
          </w:tcPr>
          <w:p>
            <w:pPr>
              <w:rPr>
                <w:lang w:val="en-GB"/>
              </w:rPr>
            </w:pPr>
            <w:r>
              <w:rPr>
                <w:sz w:val="18"/>
                <w:szCs w:val="18"/>
                <w:lang w:val="en-GB"/>
              </w:rPr>
              <w:t xml:space="preserve">141,364</w:t>
            </w:r>
          </w:p>
        </w:tc>
      </w:tr>
      <w:tr>
        <w:trPr>
          <w:cantSplit/>
        </w:trPr>
        <w:tc>
          <w:tcPr>
            <w:tcW w:w="2240" w:type="dxa"/>
          </w:tcPr>
          <w:p>
            <w:pPr>
              <w:rPr>
                <w:lang w:val="en-GB"/>
              </w:rPr>
            </w:pPr>
            <w:r>
              <w:rPr>
                <w:sz w:val="18"/>
                <w:szCs w:val="18"/>
                <w:lang w:val="en-GB"/>
              </w:rPr>
              <w:t xml:space="preserve">EBITDA</w:t>
            </w:r>
          </w:p>
        </w:tc>
        <w:tc>
          <w:tcPr>
            <w:tcW w:w="1280" w:type="dxa"/>
          </w:tcPr>
          <w:p>
            <w:pPr>
              <w:rPr>
                <w:lang w:val="en-GB"/>
              </w:rPr>
            </w:pPr>
            <w:r>
              <w:rPr>
                <w:sz w:val="18"/>
                <w:szCs w:val="18"/>
                <w:lang w:val="en-GB"/>
              </w:rPr>
              <w:t xml:space="preserve">−47,091</w:t>
            </w:r>
          </w:p>
        </w:tc>
        <w:tc>
          <w:tcPr>
            <w:tcW w:w="1280" w:type="dxa"/>
          </w:tcPr>
          <w:p>
            <w:pPr>
              <w:rPr>
                <w:lang w:val="en-GB"/>
              </w:rPr>
            </w:pPr>
            <w:r>
              <w:rPr>
                <w:sz w:val="18"/>
                <w:szCs w:val="18"/>
                <w:lang w:val="en-GB"/>
              </w:rPr>
              <w:t xml:space="preserve">150,146</w:t>
            </w:r>
          </w:p>
        </w:tc>
        <w:tc>
          <w:tcPr>
            <w:tcW w:w="1280" w:type="dxa"/>
          </w:tcPr>
          <w:p>
            <w:pPr>
              <w:rPr>
                <w:lang w:val="en-GB"/>
              </w:rPr>
            </w:pPr>
            <w:r>
              <w:rPr>
                <w:sz w:val="18"/>
                <w:szCs w:val="18"/>
                <w:lang w:val="en-GB"/>
              </w:rPr>
              <w:t xml:space="preserve">213,684</w:t>
            </w:r>
          </w:p>
        </w:tc>
        <w:tc>
          <w:tcPr>
            <w:tcW w:w="1280" w:type="dxa"/>
          </w:tcPr>
          <w:p>
            <w:pPr>
              <w:rPr>
                <w:lang w:val="en-GB"/>
              </w:rPr>
            </w:pPr>
            <w:r>
              <w:rPr>
                <w:sz w:val="18"/>
                <w:szCs w:val="18"/>
                <w:lang w:val="en-GB"/>
              </w:rPr>
              <w:t xml:space="preserve">250,862</w:t>
            </w:r>
          </w:p>
        </w:tc>
        <w:tc>
          <w:tcPr>
            <w:tcW w:w="1280" w:type="dxa"/>
          </w:tcPr>
          <w:p>
            <w:pPr>
              <w:rPr>
                <w:lang w:val="en-GB"/>
              </w:rPr>
            </w:pPr>
            <w:r>
              <w:rPr>
                <w:sz w:val="18"/>
                <w:szCs w:val="18"/>
                <w:lang w:val="en-GB"/>
              </w:rPr>
              <w:t xml:space="preserve">281,137</w:t>
            </w:r>
          </w:p>
        </w:tc>
      </w:tr>
      <w:tr>
        <w:trPr>
          <w:cantSplit/>
        </w:trPr>
        <w:tc>
          <w:tcPr>
            <w:tcW w:w="2240" w:type="dxa"/>
          </w:tcPr>
          <w:p>
            <w:pPr>
              <w:rPr>
                <w:lang w:val="en-GB"/>
              </w:rPr>
            </w:pPr>
            <w:r>
              <w:rPr>
                <w:sz w:val="18"/>
                <w:szCs w:val="18"/>
                <w:lang w:val="en-GB"/>
              </w:rPr>
              <w:t xml:space="preserve">EBITDA margin</w:t>
            </w:r>
          </w:p>
        </w:tc>
        <w:tc>
          <w:tcPr>
            <w:tcW w:w="1280" w:type="dxa"/>
          </w:tcPr>
          <w:p>
            <w:pPr>
              <w:rPr>
                <w:lang w:val="en-GB"/>
              </w:rPr>
            </w:pPr>
            <w:r>
              <w:rPr>
                <w:sz w:val="18"/>
                <w:szCs w:val="18"/>
                <w:lang w:val="en-GB"/>
              </w:rPr>
              <w:t xml:space="preserve">−7.0%</w:t>
            </w:r>
          </w:p>
        </w:tc>
        <w:tc>
          <w:tcPr>
            <w:tcW w:w="1280" w:type="dxa"/>
          </w:tcPr>
          <w:p>
            <w:pPr>
              <w:rPr>
                <w:lang w:val="en-GB"/>
              </w:rPr>
            </w:pPr>
            <w:r>
              <w:rPr>
                <w:sz w:val="18"/>
                <w:szCs w:val="18"/>
                <w:lang w:val="en-GB"/>
              </w:rPr>
              <w:t xml:space="preserve">13.0%</w:t>
            </w:r>
          </w:p>
        </w:tc>
        <w:tc>
          <w:tcPr>
            <w:tcW w:w="1280" w:type="dxa"/>
          </w:tcPr>
          <w:p>
            <w:pPr>
              <w:rPr>
                <w:lang w:val="en-GB"/>
              </w:rPr>
            </w:pPr>
            <w:r>
              <w:rPr>
                <w:sz w:val="18"/>
                <w:szCs w:val="18"/>
                <w:lang w:val="en-GB"/>
              </w:rPr>
              <w:t xml:space="preserve">16.2%</w:t>
            </w:r>
          </w:p>
        </w:tc>
        <w:tc>
          <w:tcPr>
            <w:tcW w:w="1280" w:type="dxa"/>
          </w:tcPr>
          <w:p>
            <w:pPr>
              <w:rPr>
                <w:lang w:val="en-GB"/>
              </w:rPr>
            </w:pPr>
            <w:r>
              <w:rPr>
                <w:sz w:val="18"/>
                <w:szCs w:val="18"/>
                <w:lang w:val="en-GB"/>
              </w:rPr>
              <w:t xml:space="preserve">17.5%</w:t>
            </w:r>
          </w:p>
        </w:tc>
        <w:tc>
          <w:tcPr>
            <w:tcW w:w="1280" w:type="dxa"/>
          </w:tcPr>
          <w:p>
            <w:pPr>
              <w:rPr>
                <w:lang w:val="en-GB"/>
              </w:rPr>
            </w:pPr>
            <w:r>
              <w:rPr>
                <w:sz w:val="18"/>
                <w:szCs w:val="18"/>
                <w:lang w:val="en-GB"/>
              </w:rPr>
              <w:t xml:space="preserve">18.4%</w:t>
            </w:r>
          </w:p>
        </w:tc>
      </w:tr>
      <w:tr>
        <w:trPr>
          <w:cantSplit/>
        </w:trPr>
        <w:tc>
          <w:tcPr>
            <w:tcW w:w="2240" w:type="dxa"/>
          </w:tcPr>
          <w:p>
            <w:pPr>
              <w:rPr>
                <w:lang w:val="en-GB"/>
              </w:rPr>
            </w:pPr>
            <w:r>
              <w:rPr>
                <w:sz w:val="18"/>
                <w:szCs w:val="18"/>
                <w:lang w:val="en-GB"/>
              </w:rPr>
              <w:t xml:space="preserve">Tax</w:t>
            </w:r>
          </w:p>
        </w:tc>
        <w:tc>
          <w:tcPr>
            <w:tcW w:w="1280" w:type="dxa"/>
          </w:tcPr>
          <w:p>
            <w:pPr>
              <w:rPr>
                <w:lang w:val="en-GB"/>
              </w:rPr>
            </w:pPr>
            <w:r>
              <w:rPr>
                <w:sz w:val="18"/>
                <w:szCs w:val="18"/>
                <w:lang w:val="en-GB"/>
              </w:rPr>
              <w:t xml:space="preserve">0</w:t>
            </w:r>
          </w:p>
        </w:tc>
        <w:tc>
          <w:tcPr>
            <w:tcW w:w="1280" w:type="dxa"/>
          </w:tcPr>
          <w:p>
            <w:pPr>
              <w:rPr>
                <w:lang w:val="en-GB"/>
              </w:rPr>
            </w:pPr>
            <w:r>
              <w:rPr>
                <w:sz w:val="18"/>
                <w:szCs w:val="18"/>
                <w:lang w:val="en-GB"/>
              </w:rPr>
              <w:t xml:space="preserve">30,574</w:t>
            </w:r>
          </w:p>
        </w:tc>
        <w:tc>
          <w:tcPr>
            <w:tcW w:w="1280" w:type="dxa"/>
          </w:tcPr>
          <w:p>
            <w:pPr>
              <w:rPr>
                <w:lang w:val="en-GB"/>
              </w:rPr>
            </w:pPr>
            <w:r>
              <w:rPr>
                <w:sz w:val="18"/>
                <w:szCs w:val="18"/>
                <w:lang w:val="en-GB"/>
              </w:rPr>
              <w:t xml:space="preserve">46,458</w:t>
            </w:r>
          </w:p>
        </w:tc>
        <w:tc>
          <w:tcPr>
            <w:tcW w:w="1280" w:type="dxa"/>
          </w:tcPr>
          <w:p>
            <w:pPr>
              <w:rPr>
                <w:lang w:val="en-GB"/>
              </w:rPr>
            </w:pPr>
            <w:r>
              <w:rPr>
                <w:sz w:val="18"/>
                <w:szCs w:val="18"/>
                <w:lang w:val="en-GB"/>
              </w:rPr>
              <w:t xml:space="preserve">55,753</w:t>
            </w:r>
          </w:p>
        </w:tc>
        <w:tc>
          <w:tcPr>
            <w:tcW w:w="1280" w:type="dxa"/>
          </w:tcPr>
          <w:p>
            <w:pPr>
              <w:rPr>
                <w:lang w:val="en-GB"/>
              </w:rPr>
            </w:pPr>
            <w:r>
              <w:rPr>
                <w:sz w:val="18"/>
                <w:szCs w:val="18"/>
                <w:lang w:val="en-GB"/>
              </w:rPr>
              <w:t xml:space="preserve">63,321</w:t>
            </w:r>
          </w:p>
        </w:tc>
      </w:tr>
      <w:tr>
        <w:trPr>
          <w:cantSplit/>
        </w:trPr>
        <w:tc>
          <w:tcPr>
            <w:tcW w:w="2240" w:type="dxa"/>
          </w:tcPr>
          <w:p>
            <w:pPr>
              <w:rPr>
                <w:lang w:val="en-GB"/>
              </w:rPr>
            </w:pPr>
            <w:r>
              <w:rPr>
                <w:sz w:val="18"/>
                <w:szCs w:val="18"/>
                <w:lang w:val="en-GB"/>
              </w:rPr>
              <w:t xml:space="preserve">Increase in working capital</w:t>
            </w:r>
          </w:p>
        </w:tc>
        <w:tc>
          <w:tcPr>
            <w:tcW w:w="1280" w:type="dxa"/>
          </w:tcPr>
          <w:p>
            <w:pPr>
              <w:rPr>
                <w:lang w:val="en-GB"/>
              </w:rPr>
            </w:pPr>
            <w:r>
              <w:rPr>
                <w:sz w:val="18"/>
                <w:szCs w:val="18"/>
                <w:lang w:val="en-GB"/>
              </w:rPr>
              <w:t xml:space="preserve">59,051</w:t>
            </w:r>
          </w:p>
        </w:tc>
        <w:tc>
          <w:tcPr>
            <w:tcW w:w="1280" w:type="dxa"/>
          </w:tcPr>
          <w:p>
            <w:pPr>
              <w:rPr>
                <w:lang w:val="en-GB"/>
              </w:rPr>
            </w:pPr>
            <w:r>
              <w:rPr>
                <w:sz w:val="18"/>
                <w:szCs w:val="18"/>
                <w:lang w:val="en-GB"/>
              </w:rPr>
              <w:t xml:space="preserve">41,828</w:t>
            </w:r>
          </w:p>
        </w:tc>
        <w:tc>
          <w:tcPr>
            <w:tcW w:w="1280" w:type="dxa"/>
          </w:tcPr>
          <w:p>
            <w:pPr>
              <w:rPr>
                <w:lang w:val="en-GB"/>
              </w:rPr>
            </w:pPr>
            <w:r>
              <w:rPr>
                <w:sz w:val="18"/>
                <w:szCs w:val="18"/>
                <w:lang w:val="en-GB"/>
              </w:rPr>
              <w:t xml:space="preserve">14,930</w:t>
            </w:r>
          </w:p>
        </w:tc>
        <w:tc>
          <w:tcPr>
            <w:tcW w:w="1280" w:type="dxa"/>
          </w:tcPr>
          <w:p>
            <w:pPr>
              <w:rPr>
                <w:lang w:val="en-GB"/>
              </w:rPr>
            </w:pPr>
            <w:r>
              <w:rPr>
                <w:sz w:val="18"/>
                <w:szCs w:val="18"/>
                <w:lang w:val="en-GB"/>
              </w:rPr>
              <w:t xml:space="preserve">9,678</w:t>
            </w:r>
          </w:p>
        </w:tc>
        <w:tc>
          <w:tcPr>
            <w:tcW w:w="1280" w:type="dxa"/>
          </w:tcPr>
          <w:p>
            <w:pPr>
              <w:rPr>
                <w:lang w:val="en-GB"/>
              </w:rPr>
            </w:pPr>
            <w:r>
              <w:rPr>
                <w:sz w:val="18"/>
                <w:szCs w:val="18"/>
                <w:lang w:val="en-GB"/>
              </w:rPr>
              <w:t xml:space="preserve">8,352</w:t>
            </w:r>
          </w:p>
        </w:tc>
      </w:tr>
      <w:tr>
        <w:trPr>
          <w:cantSplit/>
        </w:trPr>
        <w:tc>
          <w:tcPr>
            <w:tcW w:w="2240" w:type="dxa"/>
          </w:tcPr>
          <w:p>
            <w:pPr>
              <w:rPr>
                <w:lang w:val="en-GB"/>
              </w:rPr>
            </w:pPr>
            <w:r>
              <w:rPr>
                <w:sz w:val="18"/>
                <w:szCs w:val="18"/>
                <w:lang w:val="en-GB"/>
              </w:rPr>
              <w:t xml:space="preserve">Maintenance capital</w:t>
            </w:r>
          </w:p>
        </w:tc>
        <w:tc>
          <w:tcPr>
            <w:tcW w:w="1280" w:type="dxa"/>
          </w:tcPr>
          <w:p>
            <w:pPr>
              <w:rPr>
                <w:lang w:val="en-GB"/>
              </w:rPr>
            </w:pPr>
            <w:r>
              <w:rPr>
                <w:sz w:val="18"/>
                <w:szCs w:val="18"/>
                <w:lang w:val="en-GB"/>
              </w:rPr>
              <w:t xml:space="preserve">6,735</w:t>
            </w:r>
          </w:p>
        </w:tc>
        <w:tc>
          <w:tcPr>
            <w:tcW w:w="1280" w:type="dxa"/>
          </w:tcPr>
          <w:p>
            <w:pPr>
              <w:rPr>
                <w:lang w:val="en-GB"/>
              </w:rPr>
            </w:pPr>
            <w:r>
              <w:rPr>
                <w:sz w:val="18"/>
                <w:szCs w:val="18"/>
                <w:lang w:val="en-GB"/>
              </w:rPr>
              <w:t xml:space="preserve">11,506</w:t>
            </w:r>
          </w:p>
        </w:tc>
        <w:tc>
          <w:tcPr>
            <w:tcW w:w="1280" w:type="dxa"/>
          </w:tcPr>
          <w:p>
            <w:pPr>
              <w:rPr>
                <w:lang w:val="en-GB"/>
              </w:rPr>
            </w:pPr>
            <w:r>
              <w:rPr>
                <w:sz w:val="18"/>
                <w:szCs w:val="18"/>
                <w:lang w:val="en-GB"/>
              </w:rPr>
              <w:t xml:space="preserve">13,209</w:t>
            </w:r>
          </w:p>
        </w:tc>
        <w:tc>
          <w:tcPr>
            <w:tcW w:w="1280" w:type="dxa"/>
          </w:tcPr>
          <w:p>
            <w:pPr>
              <w:rPr>
                <w:lang w:val="en-GB"/>
              </w:rPr>
            </w:pPr>
            <w:r>
              <w:rPr>
                <w:sz w:val="18"/>
                <w:szCs w:val="18"/>
                <w:lang w:val="en-GB"/>
              </w:rPr>
              <w:t xml:space="preserve">14,313</w:t>
            </w:r>
          </w:p>
        </w:tc>
        <w:tc>
          <w:tcPr>
            <w:tcW w:w="1280" w:type="dxa"/>
          </w:tcPr>
          <w:p>
            <w:pPr>
              <w:rPr>
                <w:lang w:val="en-GB"/>
              </w:rPr>
            </w:pPr>
            <w:r>
              <w:rPr>
                <w:sz w:val="18"/>
                <w:szCs w:val="18"/>
                <w:lang w:val="en-GB"/>
              </w:rPr>
              <w:t xml:space="preserve">15,266</w:t>
            </w:r>
          </w:p>
        </w:tc>
      </w:tr>
      <w:tr>
        <w:trPr>
          <w:cantSplit/>
        </w:trPr>
        <w:tc>
          <w:tcPr>
            <w:tcW w:w="2240" w:type="dxa"/>
          </w:tcPr>
          <w:p>
            <w:pPr>
              <w:rPr>
                <w:lang w:val="en-GB"/>
              </w:rPr>
            </w:pPr>
            <w:r>
              <w:rPr>
                <w:sz w:val="18"/>
                <w:szCs w:val="18"/>
                <w:lang w:val="en-GB"/>
              </w:rPr>
              <w:t xml:space="preserve">Free cash flow</w:t>
            </w:r>
          </w:p>
        </w:tc>
        <w:tc>
          <w:tcPr>
            <w:tcW w:w="1280" w:type="dxa"/>
          </w:tcPr>
          <w:p>
            <w:pPr>
              <w:rPr>
                <w:lang w:val="en-GB"/>
              </w:rPr>
            </w:pPr>
            <w:r>
              <w:rPr>
                <w:sz w:val="18"/>
                <w:szCs w:val="18"/>
                <w:lang w:val="en-GB"/>
              </w:rPr>
              <w:t xml:space="preserve">−112,877</w:t>
            </w:r>
          </w:p>
        </w:tc>
        <w:tc>
          <w:tcPr>
            <w:tcW w:w="1280" w:type="dxa"/>
          </w:tcPr>
          <w:p>
            <w:pPr>
              <w:rPr>
                <w:lang w:val="en-GB"/>
              </w:rPr>
            </w:pPr>
            <w:r>
              <w:rPr>
                <w:sz w:val="18"/>
                <w:szCs w:val="18"/>
                <w:lang w:val="en-GB"/>
              </w:rPr>
              <w:t xml:space="preserve">66,239</w:t>
            </w:r>
          </w:p>
        </w:tc>
        <w:tc>
          <w:tcPr>
            <w:tcW w:w="1280" w:type="dxa"/>
          </w:tcPr>
          <w:p>
            <w:pPr>
              <w:rPr>
                <w:lang w:val="en-GB"/>
              </w:rPr>
            </w:pPr>
            <w:r>
              <w:rPr>
                <w:sz w:val="18"/>
                <w:szCs w:val="18"/>
                <w:lang w:val="en-GB"/>
              </w:rPr>
              <w:t xml:space="preserve">139,087</w:t>
            </w:r>
          </w:p>
        </w:tc>
        <w:tc>
          <w:tcPr>
            <w:tcW w:w="1280" w:type="dxa"/>
          </w:tcPr>
          <w:p>
            <w:pPr>
              <w:rPr>
                <w:lang w:val="en-GB"/>
              </w:rPr>
            </w:pPr>
            <w:r>
              <w:rPr>
                <w:sz w:val="18"/>
                <w:szCs w:val="18"/>
                <w:lang w:val="en-GB"/>
              </w:rPr>
              <w:t xml:space="preserve">171,118</w:t>
            </w:r>
          </w:p>
        </w:tc>
        <w:tc>
          <w:tcPr>
            <w:tcW w:w="1280" w:type="dxa"/>
          </w:tcPr>
          <w:p>
            <w:pPr>
              <w:rPr>
                <w:lang w:val="en-GB"/>
              </w:rPr>
            </w:pPr>
            <w:r>
              <w:rPr>
                <w:sz w:val="18"/>
                <w:szCs w:val="18"/>
                <w:lang w:val="en-GB"/>
              </w:rPr>
              <w:t xml:space="preserve">194,198</w:t>
            </w:r>
          </w:p>
        </w:tc>
      </w:tr>
      <w:tr>
        <w:trPr>
          <w:cantSplit/>
        </w:trPr>
        <w:tc>
          <w:tcPr>
            <w:tcW w:w="2240" w:type="dxa"/>
          </w:tcPr>
          <w:p>
            <w:pPr>
              <w:rPr>
                <w:lang w:val="en-GB"/>
              </w:rPr>
            </w:pPr>
            <w:r>
              <w:rPr>
                <w:sz w:val="18"/>
                <w:szCs w:val="18"/>
                <w:lang w:val="en-GB"/>
              </w:rPr>
              <w:t xml:space="preserve">Cumulative cash (after £278,520 capital)</w:t>
            </w:r>
          </w:p>
        </w:tc>
        <w:tc>
          <w:tcPr>
            <w:tcW w:w="1280" w:type="dxa"/>
          </w:tcPr>
          <w:p>
            <w:pPr>
              <w:rPr>
                <w:lang w:val="en-GB"/>
              </w:rPr>
            </w:pPr>
            <w:r>
              <w:rPr>
                <w:sz w:val="18"/>
                <w:szCs w:val="18"/>
                <w:lang w:val="en-GB"/>
              </w:rPr>
              <w:t xml:space="preserve">−391,397</w:t>
            </w:r>
          </w:p>
        </w:tc>
        <w:tc>
          <w:tcPr>
            <w:tcW w:w="1280" w:type="dxa"/>
          </w:tcPr>
          <w:p>
            <w:pPr>
              <w:rPr>
                <w:lang w:val="en-GB"/>
              </w:rPr>
            </w:pPr>
            <w:r>
              <w:rPr>
                <w:sz w:val="18"/>
                <w:szCs w:val="18"/>
                <w:lang w:val="en-GB"/>
              </w:rPr>
              <w:t xml:space="preserve">−325,158</w:t>
            </w:r>
          </w:p>
        </w:tc>
        <w:tc>
          <w:tcPr>
            <w:tcW w:w="1280" w:type="dxa"/>
          </w:tcPr>
          <w:p>
            <w:pPr>
              <w:rPr>
                <w:lang w:val="en-GB"/>
              </w:rPr>
            </w:pPr>
            <w:r>
              <w:rPr>
                <w:sz w:val="18"/>
                <w:szCs w:val="18"/>
                <w:lang w:val="en-GB"/>
              </w:rPr>
              <w:t xml:space="preserve">−186,071</w:t>
            </w:r>
          </w:p>
        </w:tc>
        <w:tc>
          <w:tcPr>
            <w:tcW w:w="1280" w:type="dxa"/>
          </w:tcPr>
          <w:p>
            <w:pPr>
              <w:rPr>
                <w:lang w:val="en-GB"/>
              </w:rPr>
            </w:pPr>
            <w:r>
              <w:rPr>
                <w:sz w:val="18"/>
                <w:szCs w:val="18"/>
                <w:lang w:val="en-GB"/>
              </w:rPr>
              <w:t xml:space="preserve">−14,953</w:t>
            </w:r>
          </w:p>
        </w:tc>
        <w:tc>
          <w:tcPr>
            <w:tcW w:w="1280" w:type="dxa"/>
          </w:tcPr>
          <w:p>
            <w:pPr>
              <w:rPr>
                <w:lang w:val="en-GB"/>
              </w:rPr>
            </w:pPr>
            <w:r>
              <w:rPr>
                <w:sz w:val="18"/>
                <w:szCs w:val="18"/>
                <w:lang w:val="en-GB"/>
              </w:rPr>
              <w:t xml:space="preserve">179,245</w:t>
            </w:r>
          </w:p>
        </w:tc>
      </w:tr>
    </w:tbl>
    <w:p>
      <w:pPr>
        <w:pStyle w:val="TableNote"/>
        <w:rPr>
          <w:lang w:val="en-GB"/>
        </w:rPr>
      </w:pPr>
      <w:r>
        <w:rPr>
          <w:i/>
          <w:lang w:val="en-GB"/>
        </w:rPr>
        <w:t xml:space="preserve">Note.</w:t>
      </w:r>
      <w:r>
        <w:rPr>
          <w:lang w:val="en-GB"/>
        </w:rPr>
        <w:t xml:space="preserve"> Same mechanics as Table A5.2. As in Option A's rebuild, tax is floored at zero with no relief for the 2027 loss; if the depot trades inside Procon 24/7 Ltd, that loss would cut group tax by about £19,000 and improve 2027 cash by the same amount.</w:t>
      </w:r>
    </w:p>
    <w:p>
      <w:pPr>
        <w:pStyle w:val="TableCaption"/>
        <w:keepNext/>
        <w:rPr>
          <w:lang w:val="en-GB"/>
        </w:rPr>
      </w:pPr>
      <w:r>
        <w:rPr>
          <w:lang w:val="en-GB"/>
        </w:rPr>
        <w:t xml:space="preserve">Table A11.4. Option B break-even by case</w:t>
      </w:r>
    </w:p>
    <w:tbl>
      <w:tblPr>
        <w:tblStyle w:val="TableGrid"/>
        <w:tblW w:w="8640" w:type="dxa"/>
        <w:tblLook w:val="04A0" w:firstRow="1" w:lastRow="0" w:firstColumn="1" w:lastColumn="0" w:noHBand="0" w:noVBand="1"/>
      </w:tblPr>
      <w:tblGrid>
        <w:gridCol w:w="1300"/>
        <w:gridCol w:w="1000"/>
        <w:gridCol w:w="1500"/>
        <w:gridCol w:w="1150"/>
        <w:gridCol w:w="1300"/>
        <w:gridCol w:w="1100"/>
        <w:gridCol w:w="1290"/>
      </w:tblGrid>
      <w:tr>
        <w:trPr>
          <w:cantSplit/>
          <w:tblHeader/>
        </w:trPr>
        <w:tc>
          <w:tcPr>
            <w:tcW w:w="1300" w:type="dxa"/>
          </w:tcPr>
          <w:p>
            <w:pPr>
              <w:keepNext/>
              <w:rPr>
                <w:lang w:val="en-GB"/>
              </w:rPr>
            </w:pPr>
            <w:r>
              <w:rPr>
                <w:b/>
                <w:sz w:val="18"/>
                <w:szCs w:val="18"/>
                <w:lang w:val="en-GB"/>
              </w:rPr>
              <w:t xml:space="preserve">Case</w:t>
            </w:r>
          </w:p>
        </w:tc>
        <w:tc>
          <w:tcPr>
            <w:tcW w:w="1000" w:type="dxa"/>
          </w:tcPr>
          <w:p>
            <w:pPr>
              <w:keepNext/>
              <w:rPr>
                <w:lang w:val="en-GB"/>
              </w:rPr>
            </w:pPr>
            <w:r>
              <w:rPr>
                <w:b/>
                <w:sz w:val="18"/>
                <w:szCs w:val="18"/>
                <w:lang w:val="en-GB"/>
              </w:rPr>
              <w:t xml:space="preserve">Fixed costs (£)</w:t>
            </w:r>
          </w:p>
        </w:tc>
        <w:tc>
          <w:tcPr>
            <w:tcW w:w="1500" w:type="dxa"/>
          </w:tcPr>
          <w:p>
            <w:pPr>
              <w:keepNext/>
              <w:rPr>
                <w:lang w:val="en-GB"/>
              </w:rPr>
            </w:pPr>
            <w:r>
              <w:rPr>
                <w:b/>
                <w:sz w:val="18"/>
                <w:szCs w:val="18"/>
                <w:lang w:val="en-GB"/>
              </w:rPr>
              <w:t xml:space="preserve">Contribution (£/m³)</w:t>
            </w:r>
          </w:p>
        </w:tc>
        <w:tc>
          <w:tcPr>
            <w:tcW w:w="1150" w:type="dxa"/>
          </w:tcPr>
          <w:p>
            <w:pPr>
              <w:keepNext/>
              <w:rPr>
                <w:lang w:val="en-GB"/>
              </w:rPr>
            </w:pPr>
            <w:r>
              <w:rPr>
                <w:b/>
                <w:sz w:val="18"/>
                <w:szCs w:val="18"/>
                <w:lang w:val="en-GB"/>
              </w:rPr>
              <w:t xml:space="preserve">Break-even (m³/day)</w:t>
            </w:r>
          </w:p>
        </w:tc>
        <w:tc>
          <w:tcPr>
            <w:tcW w:w="1300" w:type="dxa"/>
          </w:tcPr>
          <w:p>
            <w:pPr>
              <w:keepNext/>
              <w:rPr>
                <w:lang w:val="en-GB"/>
              </w:rPr>
            </w:pPr>
            <w:r>
              <w:rPr>
                <w:b/>
                <w:sz w:val="18"/>
                <w:szCs w:val="18"/>
                <w:lang w:val="en-GB"/>
              </w:rPr>
              <w:t xml:space="preserve">Break-even (m³/month)</w:t>
            </w:r>
          </w:p>
        </w:tc>
        <w:tc>
          <w:tcPr>
            <w:tcW w:w="1100" w:type="dxa"/>
          </w:tcPr>
          <w:p>
            <w:pPr>
              <w:keepNext/>
              <w:rPr>
                <w:lang w:val="en-GB"/>
              </w:rPr>
            </w:pPr>
            <w:r>
              <w:rPr>
                <w:b/>
                <w:sz w:val="18"/>
                <w:szCs w:val="18"/>
                <w:lang w:val="en-GB"/>
              </w:rPr>
              <w:t xml:space="preserve">Planned (m³/day)</w:t>
            </w:r>
          </w:p>
        </w:tc>
        <w:tc>
          <w:tcPr>
            <w:tcW w:w="1290" w:type="dxa"/>
          </w:tcPr>
          <w:p>
            <w:pPr>
              <w:keepNext/>
              <w:rPr>
                <w:lang w:val="en-GB"/>
              </w:rPr>
            </w:pPr>
            <w:r>
              <w:rPr>
                <w:b/>
                <w:sz w:val="18"/>
                <w:szCs w:val="18"/>
                <w:lang w:val="en-GB"/>
              </w:rPr>
              <w:t xml:space="preserve">Margin of safety</w:t>
            </w:r>
          </w:p>
        </w:tc>
      </w:tr>
      <w:tr>
        <w:trPr>
          <w:cantSplit/>
        </w:trPr>
        <w:tc>
          <w:tcPr>
            <w:tcW w:w="1300" w:type="dxa"/>
          </w:tcPr>
          <w:p>
            <w:pPr>
              <w:rPr>
                <w:lang w:val="en-GB"/>
              </w:rPr>
            </w:pPr>
            <w:r>
              <w:rPr>
                <w:sz w:val="18"/>
                <w:szCs w:val="18"/>
                <w:lang w:val="en-GB"/>
              </w:rPr>
              <w:t xml:space="preserve">2027, two wagons</w:t>
            </w:r>
          </w:p>
        </w:tc>
        <w:tc>
          <w:tcPr>
            <w:tcW w:w="1000" w:type="dxa"/>
          </w:tcPr>
          <w:p>
            <w:pPr>
              <w:rPr>
                <w:lang w:val="en-GB"/>
              </w:rPr>
            </w:pPr>
            <w:r>
              <w:rPr>
                <w:sz w:val="18"/>
                <w:szCs w:val="18"/>
                <w:lang w:val="en-GB"/>
              </w:rPr>
              <w:t xml:space="preserve">339,940</w:t>
            </w:r>
          </w:p>
        </w:tc>
        <w:tc>
          <w:tcPr>
            <w:tcW w:w="1500" w:type="dxa"/>
          </w:tcPr>
          <w:p>
            <w:pPr>
              <w:rPr>
                <w:lang w:val="en-GB"/>
              </w:rPr>
            </w:pPr>
            <w:r>
              <w:rPr>
                <w:sz w:val="18"/>
                <w:szCs w:val="18"/>
                <w:lang w:val="en-GB"/>
              </w:rPr>
              <w:t xml:space="preserve">51.74</w:t>
            </w:r>
          </w:p>
        </w:tc>
        <w:tc>
          <w:tcPr>
            <w:tcW w:w="1150" w:type="dxa"/>
          </w:tcPr>
          <w:p>
            <w:pPr>
              <w:rPr>
                <w:lang w:val="en-GB"/>
              </w:rPr>
            </w:pPr>
            <w:r>
              <w:rPr>
                <w:sz w:val="18"/>
                <w:szCs w:val="18"/>
                <w:lang w:val="en-GB"/>
              </w:rPr>
              <w:t xml:space="preserve">24.4</w:t>
            </w:r>
          </w:p>
        </w:tc>
        <w:tc>
          <w:tcPr>
            <w:tcW w:w="1300" w:type="dxa"/>
          </w:tcPr>
          <w:p>
            <w:pPr>
              <w:rPr>
                <w:lang w:val="en-GB"/>
              </w:rPr>
            </w:pPr>
            <w:r>
              <w:rPr>
                <w:sz w:val="18"/>
                <w:szCs w:val="18"/>
                <w:lang w:val="en-GB"/>
              </w:rPr>
              <w:t xml:space="preserve">548</w:t>
            </w:r>
          </w:p>
        </w:tc>
        <w:tc>
          <w:tcPr>
            <w:tcW w:w="1100" w:type="dxa"/>
          </w:tcPr>
          <w:p>
            <w:pPr>
              <w:rPr>
                <w:lang w:val="en-GB"/>
              </w:rPr>
            </w:pPr>
            <w:r>
              <w:rPr>
                <w:sz w:val="18"/>
                <w:szCs w:val="18"/>
                <w:lang w:val="en-GB"/>
              </w:rPr>
              <w:t xml:space="preserve">21.0</w:t>
            </w:r>
          </w:p>
        </w:tc>
        <w:tc>
          <w:tcPr>
            <w:tcW w:w="1290" w:type="dxa"/>
          </w:tcPr>
          <w:p>
            <w:pPr>
              <w:rPr>
                <w:lang w:val="en-GB"/>
              </w:rPr>
            </w:pPr>
            <w:r>
              <w:rPr>
                <w:sz w:val="18"/>
                <w:szCs w:val="18"/>
                <w:lang w:val="en-GB"/>
              </w:rPr>
              <w:t xml:space="preserve">−16%</w:t>
            </w:r>
          </w:p>
        </w:tc>
      </w:tr>
      <w:tr>
        <w:trPr>
          <w:cantSplit/>
        </w:trPr>
        <w:tc>
          <w:tcPr>
            <w:tcW w:w="1300" w:type="dxa"/>
          </w:tcPr>
          <w:p>
            <w:pPr>
              <w:rPr>
                <w:lang w:val="en-GB"/>
              </w:rPr>
            </w:pPr>
            <w:r>
              <w:rPr>
                <w:sz w:val="18"/>
                <w:szCs w:val="18"/>
                <w:lang w:val="en-GB"/>
              </w:rPr>
              <w:t xml:space="preserve">2028, two wagons</w:t>
            </w:r>
          </w:p>
        </w:tc>
        <w:tc>
          <w:tcPr>
            <w:tcW w:w="1000" w:type="dxa"/>
          </w:tcPr>
          <w:p>
            <w:pPr>
              <w:rPr>
                <w:lang w:val="en-GB"/>
              </w:rPr>
            </w:pPr>
            <w:r>
              <w:rPr>
                <w:sz w:val="18"/>
                <w:szCs w:val="18"/>
                <w:lang w:val="en-GB"/>
              </w:rPr>
              <w:t xml:space="preserve">350,138</w:t>
            </w:r>
          </w:p>
        </w:tc>
        <w:tc>
          <w:tcPr>
            <w:tcW w:w="1500" w:type="dxa"/>
          </w:tcPr>
          <w:p>
            <w:pPr>
              <w:rPr>
                <w:lang w:val="en-GB"/>
              </w:rPr>
            </w:pPr>
            <w:r>
              <w:rPr>
                <w:sz w:val="18"/>
                <w:szCs w:val="18"/>
                <w:lang w:val="en-GB"/>
              </w:rPr>
              <w:t xml:space="preserve">53.03</w:t>
            </w:r>
          </w:p>
        </w:tc>
        <w:tc>
          <w:tcPr>
            <w:tcW w:w="1150" w:type="dxa"/>
          </w:tcPr>
          <w:p>
            <w:pPr>
              <w:rPr>
                <w:lang w:val="en-GB"/>
              </w:rPr>
            </w:pPr>
            <w:r>
              <w:rPr>
                <w:sz w:val="18"/>
                <w:szCs w:val="18"/>
                <w:lang w:val="en-GB"/>
              </w:rPr>
              <w:t xml:space="preserve">24.5</w:t>
            </w:r>
          </w:p>
        </w:tc>
        <w:tc>
          <w:tcPr>
            <w:tcW w:w="1300" w:type="dxa"/>
          </w:tcPr>
          <w:p>
            <w:pPr>
              <w:rPr>
                <w:lang w:val="en-GB"/>
              </w:rPr>
            </w:pPr>
            <w:r>
              <w:rPr>
                <w:sz w:val="18"/>
                <w:szCs w:val="18"/>
                <w:lang w:val="en-GB"/>
              </w:rPr>
              <w:t xml:space="preserve">550</w:t>
            </w:r>
          </w:p>
        </w:tc>
        <w:tc>
          <w:tcPr>
            <w:tcW w:w="1100" w:type="dxa"/>
          </w:tcPr>
          <w:p>
            <w:pPr>
              <w:rPr>
                <w:lang w:val="en-GB"/>
              </w:rPr>
            </w:pPr>
            <w:r>
              <w:rPr>
                <w:sz w:val="18"/>
                <w:szCs w:val="18"/>
                <w:lang w:val="en-GB"/>
              </w:rPr>
              <w:t xml:space="preserve">35.0</w:t>
            </w:r>
          </w:p>
        </w:tc>
        <w:tc>
          <w:tcPr>
            <w:tcW w:w="1290" w:type="dxa"/>
          </w:tcPr>
          <w:p>
            <w:pPr>
              <w:rPr>
                <w:lang w:val="en-GB"/>
              </w:rPr>
            </w:pPr>
            <w:r>
              <w:rPr>
                <w:sz w:val="18"/>
                <w:szCs w:val="18"/>
                <w:lang w:val="en-GB"/>
              </w:rPr>
              <w:t xml:space="preserve">30%</w:t>
            </w:r>
          </w:p>
        </w:tc>
      </w:tr>
      <w:tr>
        <w:trPr>
          <w:cantSplit/>
        </w:trPr>
        <w:tc>
          <w:tcPr>
            <w:tcW w:w="1300" w:type="dxa"/>
          </w:tcPr>
          <w:p>
            <w:pPr>
              <w:rPr>
                <w:lang w:val="en-GB"/>
              </w:rPr>
            </w:pPr>
            <w:r>
              <w:rPr>
                <w:sz w:val="18"/>
                <w:szCs w:val="18"/>
                <w:lang w:val="en-GB"/>
              </w:rPr>
              <w:t xml:space="preserve">2027, full downside</w:t>
            </w:r>
          </w:p>
        </w:tc>
        <w:tc>
          <w:tcPr>
            <w:tcW w:w="1000" w:type="dxa"/>
          </w:tcPr>
          <w:p>
            <w:pPr>
              <w:rPr>
                <w:lang w:val="en-GB"/>
              </w:rPr>
            </w:pPr>
            <w:r>
              <w:rPr>
                <w:sz w:val="18"/>
                <w:szCs w:val="18"/>
                <w:lang w:val="en-GB"/>
              </w:rPr>
              <w:t xml:space="preserve">339,940</w:t>
            </w:r>
          </w:p>
        </w:tc>
        <w:tc>
          <w:tcPr>
            <w:tcW w:w="1500" w:type="dxa"/>
          </w:tcPr>
          <w:p>
            <w:pPr>
              <w:rPr>
                <w:lang w:val="en-GB"/>
              </w:rPr>
            </w:pPr>
            <w:r>
              <w:rPr>
                <w:sz w:val="18"/>
                <w:szCs w:val="18"/>
                <w:lang w:val="en-GB"/>
              </w:rPr>
              <w:t xml:space="preserve">44.81</w:t>
            </w:r>
          </w:p>
        </w:tc>
        <w:tc>
          <w:tcPr>
            <w:tcW w:w="1150" w:type="dxa"/>
          </w:tcPr>
          <w:p>
            <w:pPr>
              <w:rPr>
                <w:lang w:val="en-GB"/>
              </w:rPr>
            </w:pPr>
            <w:r>
              <w:rPr>
                <w:sz w:val="18"/>
                <w:szCs w:val="18"/>
                <w:lang w:val="en-GB"/>
              </w:rPr>
              <w:t xml:space="preserve">28.2</w:t>
            </w:r>
          </w:p>
        </w:tc>
        <w:tc>
          <w:tcPr>
            <w:tcW w:w="1300" w:type="dxa"/>
          </w:tcPr>
          <w:p>
            <w:pPr>
              <w:rPr>
                <w:lang w:val="en-GB"/>
              </w:rPr>
            </w:pPr>
            <w:r>
              <w:rPr>
                <w:sz w:val="18"/>
                <w:szCs w:val="18"/>
                <w:lang w:val="en-GB"/>
              </w:rPr>
              <w:t xml:space="preserve">632</w:t>
            </w:r>
          </w:p>
        </w:tc>
        <w:tc>
          <w:tcPr>
            <w:tcW w:w="1100" w:type="dxa"/>
          </w:tcPr>
          <w:p>
            <w:pPr>
              <w:rPr>
                <w:lang w:val="en-GB"/>
              </w:rPr>
            </w:pPr>
            <w:r>
              <w:rPr>
                <w:sz w:val="18"/>
                <w:szCs w:val="18"/>
                <w:lang w:val="en-GB"/>
              </w:rPr>
              <w:t xml:space="preserve">15.8</w:t>
            </w:r>
          </w:p>
        </w:tc>
        <w:tc>
          <w:tcPr>
            <w:tcW w:w="1290" w:type="dxa"/>
          </w:tcPr>
          <w:p>
            <w:pPr>
              <w:rPr>
                <w:lang w:val="en-GB"/>
              </w:rPr>
            </w:pPr>
            <w:r>
              <w:rPr>
                <w:sz w:val="18"/>
                <w:szCs w:val="18"/>
                <w:lang w:val="en-GB"/>
              </w:rPr>
              <w:t xml:space="preserve">−79%</w:t>
            </w:r>
          </w:p>
        </w:tc>
      </w:tr>
    </w:tbl>
    <w:p>
      <w:pPr>
        <w:pStyle w:val="TableNote"/>
        <w:rPr>
          <w:lang w:val="en-GB"/>
        </w:rPr>
      </w:pPr>
      <w:r>
        <w:rPr>
          <w:i/>
          <w:lang w:val="en-GB"/>
        </w:rPr>
        <w:t xml:space="preserve">Note.</w:t>
      </w:r>
      <w:r>
        <w:rPr>
          <w:lang w:val="en-GB"/>
        </w:rPr>
        <w:t xml:space="preserve"> Same definition as Table A8.1. Option B opens 16% below break-even, where Option A opens 29% above it.</w:t>
      </w:r>
    </w:p>
    <w:p>
      <w:pPr>
        <w:pStyle w:val="TableCaption"/>
        <w:keepNext/>
        <w:rPr>
          <w:lang w:val="en-GB"/>
        </w:rPr>
      </w:pPr>
      <w:r>
        <w:rPr>
          <w:lang w:val="en-GB"/>
        </w:rPr>
        <w:t xml:space="preserve">Table A11.5. Option B scenarios, with the board's multipliers applied to every year</w:t>
      </w:r>
    </w:p>
    <w:tbl>
      <w:tblPr>
        <w:tblStyle w:val="TableGrid"/>
        <w:tblW w:w="8640" w:type="dxa"/>
        <w:tblLook w:val="04A0" w:firstRow="1" w:lastRow="0" w:firstColumn="1" w:lastColumn="0" w:noHBand="0" w:noVBand="1"/>
      </w:tblPr>
      <w:tblGrid>
        <w:gridCol w:w="2640"/>
        <w:gridCol w:w="2000"/>
        <w:gridCol w:w="2000"/>
        <w:gridCol w:w="2000"/>
      </w:tblGrid>
      <w:tr>
        <w:trPr>
          <w:cantSplit/>
          <w:tblHeader/>
        </w:trPr>
        <w:tc>
          <w:tcPr>
            <w:tcW w:w="2640" w:type="dxa"/>
          </w:tcPr>
          <w:p>
            <w:pPr>
              <w:keepNext/>
              <w:rPr>
                <w:lang w:val="en-GB"/>
              </w:rPr>
            </w:pPr>
            <w:r>
              <w:rPr>
                <w:b/>
                <w:sz w:val="18"/>
                <w:szCs w:val="18"/>
                <w:lang w:val="en-GB"/>
              </w:rPr>
              <w:t xml:space="preserve">Measure</w:t>
            </w:r>
          </w:p>
        </w:tc>
        <w:tc>
          <w:tcPr>
            <w:tcW w:w="2000" w:type="dxa"/>
          </w:tcPr>
          <w:p>
            <w:pPr>
              <w:keepNext/>
              <w:rPr>
                <w:lang w:val="en-GB"/>
              </w:rPr>
            </w:pPr>
            <w:r>
              <w:rPr>
                <w:b/>
                <w:sz w:val="18"/>
                <w:szCs w:val="18"/>
                <w:lang w:val="en-GB"/>
              </w:rPr>
              <w:t xml:space="preserve">Downside</w:t>
            </w:r>
          </w:p>
        </w:tc>
        <w:tc>
          <w:tcPr>
            <w:tcW w:w="2000" w:type="dxa"/>
          </w:tcPr>
          <w:p>
            <w:pPr>
              <w:keepNext/>
              <w:rPr>
                <w:lang w:val="en-GB"/>
              </w:rPr>
            </w:pPr>
            <w:r>
              <w:rPr>
                <w:b/>
                <w:sz w:val="18"/>
                <w:szCs w:val="18"/>
                <w:lang w:val="en-GB"/>
              </w:rPr>
              <w:t xml:space="preserve">Base</w:t>
            </w:r>
          </w:p>
        </w:tc>
        <w:tc>
          <w:tcPr>
            <w:tcW w:w="2000" w:type="dxa"/>
          </w:tcPr>
          <w:p>
            <w:pPr>
              <w:keepNext/>
              <w:rPr>
                <w:lang w:val="en-GB"/>
              </w:rPr>
            </w:pPr>
            <w:r>
              <w:rPr>
                <w:b/>
                <w:sz w:val="18"/>
                <w:szCs w:val="18"/>
                <w:lang w:val="en-GB"/>
              </w:rPr>
              <w:t xml:space="preserve">Upside</w:t>
            </w:r>
          </w:p>
        </w:tc>
      </w:tr>
      <w:tr>
        <w:trPr>
          <w:cantSplit/>
        </w:trPr>
        <w:tc>
          <w:tcPr>
            <w:tcW w:w="2640" w:type="dxa"/>
          </w:tcPr>
          <w:p>
            <w:pPr>
              <w:rPr>
                <w:lang w:val="en-GB"/>
              </w:rPr>
            </w:pPr>
            <w:r>
              <w:rPr>
                <w:sz w:val="18"/>
                <w:szCs w:val="18"/>
                <w:lang w:val="en-GB"/>
              </w:rPr>
              <w:t xml:space="preserve">Multipliers: volume, price, variable cost, capital</w:t>
            </w:r>
          </w:p>
        </w:tc>
        <w:tc>
          <w:tcPr>
            <w:tcW w:w="2000" w:type="dxa"/>
          </w:tcPr>
          <w:p>
            <w:pPr>
              <w:rPr>
                <w:lang w:val="en-GB"/>
              </w:rPr>
            </w:pPr>
            <w:r>
              <w:rPr>
                <w:sz w:val="18"/>
                <w:szCs w:val="18"/>
                <w:lang w:val="en-GB"/>
              </w:rPr>
              <w:t xml:space="preserve">0.75, 0.97, 1.05, 1.10</w:t>
            </w:r>
          </w:p>
        </w:tc>
        <w:tc>
          <w:tcPr>
            <w:tcW w:w="2000" w:type="dxa"/>
          </w:tcPr>
          <w:p>
            <w:pPr>
              <w:rPr>
                <w:lang w:val="en-GB"/>
              </w:rPr>
            </w:pPr>
            <w:r>
              <w:rPr>
                <w:sz w:val="18"/>
                <w:szCs w:val="18"/>
                <w:lang w:val="en-GB"/>
              </w:rPr>
              <w:t xml:space="preserve">1.00 throughout</w:t>
            </w:r>
          </w:p>
        </w:tc>
        <w:tc>
          <w:tcPr>
            <w:tcW w:w="2000" w:type="dxa"/>
          </w:tcPr>
          <w:p>
            <w:pPr>
              <w:rPr>
                <w:lang w:val="en-GB"/>
              </w:rPr>
            </w:pPr>
            <w:r>
              <w:rPr>
                <w:sz w:val="18"/>
                <w:szCs w:val="18"/>
                <w:lang w:val="en-GB"/>
              </w:rPr>
              <w:t xml:space="preserve">1.20, 1.02, 0.98, 0.95</w:t>
            </w:r>
          </w:p>
        </w:tc>
      </w:tr>
      <w:tr>
        <w:trPr>
          <w:cantSplit/>
        </w:trPr>
        <w:tc>
          <w:tcPr>
            <w:tcW w:w="2640" w:type="dxa"/>
          </w:tcPr>
          <w:p>
            <w:pPr>
              <w:rPr>
                <w:lang w:val="en-GB"/>
              </w:rPr>
            </w:pPr>
            <w:r>
              <w:rPr>
                <w:sz w:val="18"/>
                <w:szCs w:val="18"/>
                <w:lang w:val="en-GB"/>
              </w:rPr>
              <w:t xml:space="preserve">Capital (£)</w:t>
            </w:r>
          </w:p>
        </w:tc>
        <w:tc>
          <w:tcPr>
            <w:tcW w:w="2000" w:type="dxa"/>
          </w:tcPr>
          <w:p>
            <w:pPr>
              <w:rPr>
                <w:lang w:val="en-GB"/>
              </w:rPr>
            </w:pPr>
            <w:r>
              <w:rPr>
                <w:sz w:val="18"/>
                <w:szCs w:val="18"/>
                <w:lang w:val="en-GB"/>
              </w:rPr>
              <w:t xml:space="preserve">306,372</w:t>
            </w:r>
          </w:p>
        </w:tc>
        <w:tc>
          <w:tcPr>
            <w:tcW w:w="2000" w:type="dxa"/>
          </w:tcPr>
          <w:p>
            <w:pPr>
              <w:rPr>
                <w:lang w:val="en-GB"/>
              </w:rPr>
            </w:pPr>
            <w:r>
              <w:rPr>
                <w:sz w:val="18"/>
                <w:szCs w:val="18"/>
                <w:lang w:val="en-GB"/>
              </w:rPr>
              <w:t xml:space="preserve">278,520</w:t>
            </w:r>
          </w:p>
        </w:tc>
        <w:tc>
          <w:tcPr>
            <w:tcW w:w="2000" w:type="dxa"/>
          </w:tcPr>
          <w:p>
            <w:pPr>
              <w:rPr>
                <w:lang w:val="en-GB"/>
              </w:rPr>
            </w:pPr>
            <w:r>
              <w:rPr>
                <w:sz w:val="18"/>
                <w:szCs w:val="18"/>
                <w:lang w:val="en-GB"/>
              </w:rPr>
              <w:t xml:space="preserve">264,594</w:t>
            </w:r>
          </w:p>
        </w:tc>
      </w:tr>
      <w:tr>
        <w:trPr>
          <w:cantSplit/>
        </w:trPr>
        <w:tc>
          <w:tcPr>
            <w:tcW w:w="2640" w:type="dxa"/>
          </w:tcPr>
          <w:p>
            <w:pPr>
              <w:rPr>
                <w:lang w:val="en-GB"/>
              </w:rPr>
            </w:pPr>
            <w:r>
              <w:rPr>
                <w:sz w:val="18"/>
                <w:szCs w:val="18"/>
                <w:lang w:val="en-GB"/>
              </w:rPr>
              <w:t xml:space="preserve">Year-1 EBITDA (£)</w:t>
            </w:r>
          </w:p>
        </w:tc>
        <w:tc>
          <w:tcPr>
            <w:tcW w:w="2000" w:type="dxa"/>
          </w:tcPr>
          <w:p>
            <w:pPr>
              <w:rPr>
                <w:lang w:val="en-GB"/>
              </w:rPr>
            </w:pPr>
            <w:r>
              <w:rPr>
                <w:sz w:val="18"/>
                <w:szCs w:val="18"/>
                <w:lang w:val="en-GB"/>
              </w:rPr>
              <w:t xml:space="preserve">−149,734</w:t>
            </w:r>
          </w:p>
        </w:tc>
        <w:tc>
          <w:tcPr>
            <w:tcW w:w="2000" w:type="dxa"/>
          </w:tcPr>
          <w:p>
            <w:pPr>
              <w:rPr>
                <w:lang w:val="en-GB"/>
              </w:rPr>
            </w:pPr>
            <w:r>
              <w:rPr>
                <w:sz w:val="18"/>
                <w:szCs w:val="18"/>
                <w:lang w:val="en-GB"/>
              </w:rPr>
              <w:t xml:space="preserve">−47,091</w:t>
            </w:r>
          </w:p>
        </w:tc>
        <w:tc>
          <w:tcPr>
            <w:tcW w:w="2000" w:type="dxa"/>
          </w:tcPr>
          <w:p>
            <w:pPr>
              <w:rPr>
                <w:lang w:val="en-GB"/>
              </w:rPr>
            </w:pPr>
            <w:r>
              <w:rPr>
                <w:sz w:val="18"/>
                <w:szCs w:val="18"/>
                <w:lang w:val="en-GB"/>
              </w:rPr>
              <w:t xml:space="preserve">36,781</w:t>
            </w:r>
          </w:p>
        </w:tc>
      </w:tr>
      <w:tr>
        <w:trPr>
          <w:cantSplit/>
        </w:trPr>
        <w:tc>
          <w:tcPr>
            <w:tcW w:w="2640" w:type="dxa"/>
          </w:tcPr>
          <w:p>
            <w:pPr>
              <w:rPr>
                <w:lang w:val="en-GB"/>
              </w:rPr>
            </w:pPr>
            <w:r>
              <w:rPr>
                <w:sz w:val="18"/>
                <w:szCs w:val="18"/>
                <w:lang w:val="en-GB"/>
              </w:rPr>
              <w:t xml:space="preserve">Year-1 free cash flow (£)</w:t>
            </w:r>
          </w:p>
        </w:tc>
        <w:tc>
          <w:tcPr>
            <w:tcW w:w="2000" w:type="dxa"/>
          </w:tcPr>
          <w:p>
            <w:pPr>
              <w:rPr>
                <w:lang w:val="en-GB"/>
              </w:rPr>
            </w:pPr>
            <w:r>
              <w:rPr>
                <w:sz w:val="18"/>
                <w:szCs w:val="18"/>
                <w:lang w:val="en-GB"/>
              </w:rPr>
              <w:t xml:space="preserve">−196,154</w:t>
            </w:r>
          </w:p>
        </w:tc>
        <w:tc>
          <w:tcPr>
            <w:tcW w:w="2000" w:type="dxa"/>
          </w:tcPr>
          <w:p>
            <w:pPr>
              <w:rPr>
                <w:lang w:val="en-GB"/>
              </w:rPr>
            </w:pPr>
            <w:r>
              <w:rPr>
                <w:sz w:val="18"/>
                <w:szCs w:val="18"/>
                <w:lang w:val="en-GB"/>
              </w:rPr>
              <w:t xml:space="preserve">−112,877</w:t>
            </w:r>
          </w:p>
        </w:tc>
        <w:tc>
          <w:tcPr>
            <w:tcW w:w="2000" w:type="dxa"/>
          </w:tcPr>
          <w:p>
            <w:pPr>
              <w:rPr>
                <w:lang w:val="en-GB"/>
              </w:rPr>
            </w:pPr>
            <w:r>
              <w:rPr>
                <w:sz w:val="18"/>
                <w:szCs w:val="18"/>
                <w:lang w:val="en-GB"/>
              </w:rPr>
              <w:t xml:space="preserve">−47,473</w:t>
            </w:r>
          </w:p>
        </w:tc>
      </w:tr>
      <w:tr>
        <w:trPr>
          <w:cantSplit/>
        </w:trPr>
        <w:tc>
          <w:tcPr>
            <w:tcW w:w="2640" w:type="dxa"/>
          </w:tcPr>
          <w:p>
            <w:pPr>
              <w:rPr>
                <w:lang w:val="en-GB"/>
              </w:rPr>
            </w:pPr>
            <w:r>
              <w:rPr>
                <w:sz w:val="18"/>
                <w:szCs w:val="18"/>
                <w:lang w:val="en-GB"/>
              </w:rPr>
              <w:t xml:space="preserve">Cumulative cash at month 12 (£)</w:t>
            </w:r>
          </w:p>
        </w:tc>
        <w:tc>
          <w:tcPr>
            <w:tcW w:w="2000" w:type="dxa"/>
          </w:tcPr>
          <w:p>
            <w:pPr>
              <w:rPr>
                <w:lang w:val="en-GB"/>
              </w:rPr>
            </w:pPr>
            <w:r>
              <w:rPr>
                <w:sz w:val="18"/>
                <w:szCs w:val="18"/>
                <w:lang w:val="en-GB"/>
              </w:rPr>
              <w:t xml:space="preserve">−502,526</w:t>
            </w:r>
          </w:p>
        </w:tc>
        <w:tc>
          <w:tcPr>
            <w:tcW w:w="2000" w:type="dxa"/>
          </w:tcPr>
          <w:p>
            <w:pPr>
              <w:rPr>
                <w:lang w:val="en-GB"/>
              </w:rPr>
            </w:pPr>
            <w:r>
              <w:rPr>
                <w:sz w:val="18"/>
                <w:szCs w:val="18"/>
                <w:lang w:val="en-GB"/>
              </w:rPr>
              <w:t xml:space="preserve">−391,397</w:t>
            </w:r>
          </w:p>
        </w:tc>
        <w:tc>
          <w:tcPr>
            <w:tcW w:w="2000" w:type="dxa"/>
          </w:tcPr>
          <w:p>
            <w:pPr>
              <w:rPr>
                <w:lang w:val="en-GB"/>
              </w:rPr>
            </w:pPr>
            <w:r>
              <w:rPr>
                <w:sz w:val="18"/>
                <w:szCs w:val="18"/>
                <w:lang w:val="en-GB"/>
              </w:rPr>
              <w:t xml:space="preserve">−312,067</w:t>
            </w:r>
          </w:p>
        </w:tc>
      </w:tr>
      <w:tr>
        <w:trPr>
          <w:cantSplit/>
        </w:trPr>
        <w:tc>
          <w:tcPr>
            <w:tcW w:w="2640" w:type="dxa"/>
          </w:tcPr>
          <w:p>
            <w:pPr>
              <w:rPr>
                <w:lang w:val="en-GB"/>
              </w:rPr>
            </w:pPr>
            <w:r>
              <w:rPr>
                <w:sz w:val="18"/>
                <w:szCs w:val="18"/>
                <w:lang w:val="en-GB"/>
              </w:rPr>
              <w:t xml:space="preserve">Payback (months)</w:t>
            </w:r>
          </w:p>
        </w:tc>
        <w:tc>
          <w:tcPr>
            <w:tcW w:w="2000" w:type="dxa"/>
          </w:tcPr>
          <w:p>
            <w:pPr>
              <w:rPr>
                <w:lang w:val="en-GB"/>
              </w:rPr>
            </w:pPr>
            <w:r>
              <w:rPr>
                <w:sz w:val="18"/>
                <w:szCs w:val="18"/>
                <w:lang w:val="en-GB"/>
              </w:rPr>
              <w:t xml:space="preserve">Not within five years</w:t>
            </w:r>
          </w:p>
        </w:tc>
        <w:tc>
          <w:tcPr>
            <w:tcW w:w="2000" w:type="dxa"/>
          </w:tcPr>
          <w:p>
            <w:pPr>
              <w:rPr>
                <w:lang w:val="en-GB"/>
              </w:rPr>
            </w:pPr>
            <w:r>
              <w:rPr>
                <w:sz w:val="18"/>
                <w:szCs w:val="18"/>
                <w:lang w:val="en-GB"/>
              </w:rPr>
              <w:t xml:space="preserve">48.9</w:t>
            </w:r>
          </w:p>
        </w:tc>
        <w:tc>
          <w:tcPr>
            <w:tcW w:w="2000" w:type="dxa"/>
          </w:tcPr>
          <w:p>
            <w:pPr>
              <w:rPr>
                <w:lang w:val="en-GB"/>
              </w:rPr>
            </w:pPr>
            <w:r>
              <w:rPr>
                <w:sz w:val="18"/>
                <w:szCs w:val="18"/>
                <w:lang w:val="en-GB"/>
              </w:rPr>
              <w:t xml:space="preserve">31.1</w:t>
            </w:r>
          </w:p>
        </w:tc>
      </w:tr>
      <w:tr>
        <w:trPr>
          <w:cantSplit/>
        </w:trPr>
        <w:tc>
          <w:tcPr>
            <w:tcW w:w="2640" w:type="dxa"/>
          </w:tcPr>
          <w:p>
            <w:pPr>
              <w:rPr>
                <w:lang w:val="en-GB"/>
              </w:rPr>
            </w:pPr>
            <w:r>
              <w:rPr>
                <w:sz w:val="18"/>
                <w:szCs w:val="18"/>
                <w:lang w:val="en-GB"/>
              </w:rPr>
              <w:t xml:space="preserve">Five-year cumulative cash (£)</w:t>
            </w:r>
          </w:p>
        </w:tc>
        <w:tc>
          <w:tcPr>
            <w:tcW w:w="2000" w:type="dxa"/>
          </w:tcPr>
          <w:p>
            <w:pPr>
              <w:rPr>
                <w:lang w:val="en-GB"/>
              </w:rPr>
            </w:pPr>
            <w:r>
              <w:rPr>
                <w:sz w:val="18"/>
                <w:szCs w:val="18"/>
                <w:lang w:val="en-GB"/>
              </w:rPr>
              <w:t xml:space="preserve">−531,183</w:t>
            </w:r>
          </w:p>
        </w:tc>
        <w:tc>
          <w:tcPr>
            <w:tcW w:w="2000" w:type="dxa"/>
          </w:tcPr>
          <w:p>
            <w:pPr>
              <w:rPr>
                <w:lang w:val="en-GB"/>
              </w:rPr>
            </w:pPr>
            <w:r>
              <w:rPr>
                <w:sz w:val="18"/>
                <w:szCs w:val="18"/>
                <w:lang w:val="en-GB"/>
              </w:rPr>
              <w:t xml:space="preserve">179,245</w:t>
            </w:r>
          </w:p>
        </w:tc>
        <w:tc>
          <w:tcPr>
            <w:tcW w:w="2000" w:type="dxa"/>
          </w:tcPr>
          <w:p>
            <w:pPr>
              <w:rPr>
                <w:lang w:val="en-GB"/>
              </w:rPr>
            </w:pPr>
            <w:r>
              <w:rPr>
                <w:sz w:val="18"/>
                <w:szCs w:val="18"/>
                <w:lang w:val="en-GB"/>
              </w:rPr>
              <w:t xml:space="preserve">733,880</w:t>
            </w:r>
          </w:p>
        </w:tc>
      </w:tr>
      <w:tr>
        <w:trPr>
          <w:cantSplit/>
        </w:trPr>
        <w:tc>
          <w:tcPr>
            <w:tcW w:w="2640" w:type="dxa"/>
          </w:tcPr>
          <w:p>
            <w:pPr>
              <w:rPr>
                <w:lang w:val="en-GB"/>
              </w:rPr>
            </w:pPr>
            <w:r>
              <w:rPr>
                <w:sz w:val="18"/>
                <w:szCs w:val="18"/>
                <w:lang w:val="en-GB"/>
              </w:rPr>
              <w:t xml:space="preserve">Board decision rule</w:t>
            </w:r>
          </w:p>
        </w:tc>
        <w:tc>
          <w:tcPr>
            <w:tcW w:w="2000" w:type="dxa"/>
          </w:tcPr>
          <w:p>
            <w:pPr>
              <w:rPr>
                <w:lang w:val="en-GB"/>
              </w:rPr>
            </w:pPr>
            <w:r>
              <w:rPr>
                <w:sz w:val="18"/>
                <w:szCs w:val="18"/>
                <w:lang w:val="en-GB"/>
              </w:rPr>
              <w:t xml:space="preserve">NO-GO</w:t>
            </w:r>
          </w:p>
        </w:tc>
        <w:tc>
          <w:tcPr>
            <w:tcW w:w="2000" w:type="dxa"/>
          </w:tcPr>
          <w:p>
            <w:pPr>
              <w:rPr>
                <w:lang w:val="en-GB"/>
              </w:rPr>
            </w:pPr>
            <w:r>
              <w:rPr>
                <w:sz w:val="18"/>
                <w:szCs w:val="18"/>
                <w:lang w:val="en-GB"/>
              </w:rPr>
              <w:t xml:space="preserve">NO-GO</w:t>
            </w:r>
          </w:p>
        </w:tc>
        <w:tc>
          <w:tcPr>
            <w:tcW w:w="2000" w:type="dxa"/>
          </w:tcPr>
          <w:p>
            <w:pPr>
              <w:rPr>
                <w:lang w:val="en-GB"/>
              </w:rPr>
            </w:pPr>
            <w:r>
              <w:rPr>
                <w:sz w:val="18"/>
                <w:szCs w:val="18"/>
                <w:lang w:val="en-GB"/>
              </w:rPr>
              <w:t xml:space="preserve">GO</w:t>
            </w:r>
          </w:p>
        </w:tc>
      </w:tr>
    </w:tbl>
    <w:p>
      <w:pPr>
        <w:pStyle w:val="TableNote"/>
        <w:rPr>
          <w:lang w:val="en-GB"/>
        </w:rPr>
      </w:pPr>
      <w:r>
        <w:rPr>
          <w:i/>
          <w:lang w:val="en-GB"/>
        </w:rPr>
        <w:t xml:space="preserve">Note.</w:t>
      </w:r>
      <w:r>
        <w:rPr>
          <w:lang w:val="en-GB"/>
        </w:rPr>
        <w:t xml:space="preserve"> The board's rule (Table A9.1 note) </w:t>
      </w:r>
      <w:r>
        <w:rPr>
          <w:lang w:val="en-GB"/>
        </w:rPr>
        <w:t xml:space="preserve">is NO-GO whenever year-1 EBITDA is negative: the base case fails it by £47,091</w:t>
      </w:r>
      <w:r>
        <w:rPr>
          <w:rStyle w:val="CommentReference"/>
        </w:rPr>
      </w:r>
      <w:r>
        <w:rPr>
          <w:lang w:val="en-GB"/>
        </w:rPr>
        <w:t xml:space="preserve">, and only the upside passes.</w:t>
      </w:r>
    </w:p>
    <w:p>
      <w:pPr>
        <w:pStyle w:val="TableCaption"/>
        <w:keepNext/>
        <w:rPr>
          <w:lang w:val="en-GB"/>
        </w:rPr>
      </w:pPr>
      <w:r>
        <w:rPr>
          <w:lang w:val="en-GB"/>
        </w:rPr>
        <w:t xml:space="preserve">Table A11.6. Option B sensitivities, and the market share it would need</w:t>
      </w:r>
    </w:p>
    <w:tbl>
      <w:tblPr>
        <w:tblStyle w:val="TableGrid"/>
        <w:tblW w:w="8640" w:type="dxa"/>
        <w:tblLook w:val="04A0" w:firstRow="1" w:lastRow="0" w:firstColumn="1" w:lastColumn="0" w:noHBand="0" w:noVBand="1"/>
      </w:tblPr>
      <w:tblGrid>
        <w:gridCol w:w="1500"/>
        <w:gridCol w:w="3300"/>
        <w:gridCol w:w="1940"/>
        <w:gridCol w:w="1100"/>
        <w:gridCol w:w="800"/>
      </w:tblGrid>
      <w:tr>
        <w:trPr>
          <w:cantSplit/>
          <w:tblHeader/>
        </w:trPr>
        <w:tc>
          <w:tcPr>
            <w:tcW w:w="1500" w:type="dxa"/>
          </w:tcPr>
          <w:p>
            <w:pPr>
              <w:keepNext/>
              <w:rPr>
                <w:lang w:val="en-GB"/>
              </w:rPr>
            </w:pPr>
            <w:r>
              <w:rPr>
                <w:b/>
                <w:sz w:val="18"/>
                <w:szCs w:val="18"/>
                <w:lang w:val="en-GB"/>
              </w:rPr>
              <w:t xml:space="preserve">Variable</w:t>
            </w:r>
          </w:p>
        </w:tc>
        <w:tc>
          <w:tcPr>
            <w:tcW w:w="3300" w:type="dxa"/>
          </w:tcPr>
          <w:p>
            <w:pPr>
              <w:keepNext/>
              <w:rPr>
                <w:lang w:val="en-GB"/>
              </w:rPr>
            </w:pPr>
            <w:r>
              <w:rPr>
                <w:b/>
                <w:sz w:val="18"/>
                <w:szCs w:val="18"/>
                <w:lang w:val="en-GB"/>
              </w:rPr>
              <w:t xml:space="preserve">Change</w:t>
            </w:r>
          </w:p>
        </w:tc>
        <w:tc>
          <w:tcPr>
            <w:tcW w:w="1940" w:type="dxa"/>
          </w:tcPr>
          <w:p>
            <w:pPr>
              <w:keepNext/>
              <w:rPr>
                <w:lang w:val="en-GB"/>
              </w:rPr>
            </w:pPr>
            <w:r>
              <w:rPr>
                <w:b/>
                <w:sz w:val="18"/>
                <w:szCs w:val="18"/>
                <w:lang w:val="en-GB"/>
              </w:rPr>
              <w:t xml:space="preserve">Payback (months)</w:t>
            </w:r>
          </w:p>
        </w:tc>
        <w:tc>
          <w:tcPr>
            <w:tcW w:w="1100" w:type="dxa"/>
          </w:tcPr>
          <w:p>
            <w:pPr>
              <w:keepNext/>
              <w:rPr>
                <w:lang w:val="en-GB"/>
              </w:rPr>
            </w:pPr>
            <w:r>
              <w:rPr>
                <w:b/>
                <w:sz w:val="18"/>
                <w:szCs w:val="18"/>
                <w:lang w:val="en-GB"/>
              </w:rPr>
              <w:t xml:space="preserve">Five-year cash (£)</w:t>
            </w:r>
          </w:p>
        </w:tc>
        <w:tc>
          <w:tcPr>
            <w:tcW w:w="800" w:type="dxa"/>
          </w:tcPr>
          <w:p>
            <w:pPr>
              <w:keepNext/>
              <w:rPr>
                <w:lang w:val="en-GB"/>
              </w:rPr>
            </w:pPr>
            <w:r>
              <w:rPr>
                <w:b/>
                <w:sz w:val="18"/>
                <w:szCs w:val="18"/>
                <w:lang w:val="en-GB"/>
              </w:rPr>
              <w:t xml:space="preserve">Board rule</w:t>
            </w:r>
          </w:p>
        </w:tc>
      </w:tr>
      <w:tr>
        <w:trPr>
          <w:cantSplit/>
        </w:trPr>
        <w:tc>
          <w:tcPr>
            <w:tcW w:w="1500" w:type="dxa"/>
          </w:tcPr>
          <w:p>
            <w:pPr>
              <w:rPr>
                <w:lang w:val="en-GB"/>
              </w:rPr>
            </w:pPr>
            <w:r>
              <w:rPr>
                <w:sz w:val="18"/>
                <w:szCs w:val="18"/>
                <w:lang w:val="en-GB"/>
              </w:rPr>
              <w:t xml:space="preserve">Base case</w:t>
            </w:r>
          </w:p>
        </w:tc>
        <w:tc>
          <w:tcPr>
            <w:tcW w:w="3300" w:type="dxa"/>
          </w:tcPr>
          <w:p>
            <w:pPr>
              <w:rPr>
                <w:lang w:val="en-GB"/>
              </w:rPr>
            </w:pPr>
            <w:r>
              <w:rPr>
                <w:sz w:val="18"/>
                <w:szCs w:val="18"/>
                <w:lang w:val="en-GB"/>
              </w:rPr>
              <w:t xml:space="preserve">Same market share as Option A: Census 2021, eight miles (0.560 of A's volume)</w:t>
            </w:r>
          </w:p>
        </w:tc>
        <w:tc>
          <w:tcPr>
            <w:tcW w:w="1940" w:type="dxa"/>
          </w:tcPr>
          <w:p>
            <w:pPr>
              <w:rPr>
                <w:lang w:val="en-GB"/>
              </w:rPr>
            </w:pPr>
            <w:r>
              <w:rPr>
                <w:sz w:val="18"/>
                <w:szCs w:val="18"/>
                <w:lang w:val="en-GB"/>
              </w:rPr>
              <w:t xml:space="preserve">48.9</w:t>
            </w:r>
          </w:p>
        </w:tc>
        <w:tc>
          <w:tcPr>
            <w:tcW w:w="1100" w:type="dxa"/>
          </w:tcPr>
          <w:p>
            <w:pPr>
              <w:rPr>
                <w:lang w:val="en-GB"/>
              </w:rPr>
            </w:pPr>
            <w:r>
              <w:rPr>
                <w:sz w:val="18"/>
                <w:szCs w:val="18"/>
                <w:lang w:val="en-GB"/>
              </w:rPr>
              <w:t xml:space="preserve">179,245</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Hull north bank only (0.535)</w:t>
            </w:r>
          </w:p>
        </w:tc>
        <w:tc>
          <w:tcPr>
            <w:tcW w:w="1940" w:type="dxa"/>
          </w:tcPr>
          <w:p>
            <w:pPr>
              <w:rPr>
                <w:lang w:val="en-GB"/>
              </w:rPr>
            </w:pPr>
            <w:r>
              <w:rPr>
                <w:sz w:val="18"/>
                <w:szCs w:val="18"/>
                <w:lang w:val="en-GB"/>
              </w:rPr>
              <w:t xml:space="preserve">53.4</w:t>
            </w:r>
          </w:p>
        </w:tc>
        <w:tc>
          <w:tcPr>
            <w:tcW w:w="1100" w:type="dxa"/>
          </w:tcPr>
          <w:p>
            <w:pPr>
              <w:rPr>
                <w:lang w:val="en-GB"/>
              </w:rPr>
            </w:pPr>
            <w:r>
              <w:rPr>
                <w:sz w:val="18"/>
                <w:szCs w:val="18"/>
                <w:lang w:val="en-GB"/>
              </w:rPr>
              <w:t xml:space="preserve">95,363</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Census 2021 built-up areas, Hull to Sheffield (0.541)</w:t>
            </w:r>
          </w:p>
        </w:tc>
        <w:tc>
          <w:tcPr>
            <w:tcW w:w="1940" w:type="dxa"/>
          </w:tcPr>
          <w:p>
            <w:pPr>
              <w:rPr>
                <w:lang w:val="en-GB"/>
              </w:rPr>
            </w:pPr>
            <w:r>
              <w:rPr>
                <w:sz w:val="18"/>
                <w:szCs w:val="18"/>
                <w:lang w:val="en-GB"/>
              </w:rPr>
              <w:t xml:space="preserve">52.2</w:t>
            </w:r>
          </w:p>
        </w:tc>
        <w:tc>
          <w:tcPr>
            <w:tcW w:w="1100" w:type="dxa"/>
          </w:tcPr>
          <w:p>
            <w:pPr>
              <w:rPr>
                <w:lang w:val="en-GB"/>
              </w:rPr>
            </w:pPr>
            <w:r>
              <w:rPr>
                <w:sz w:val="18"/>
                <w:szCs w:val="18"/>
                <w:lang w:val="en-GB"/>
              </w:rPr>
              <w:t xml:space="preserve">115,821</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Eight miles around the shortlisted yards, HU8 and S9 (0.497)</w:t>
            </w:r>
          </w:p>
        </w:tc>
        <w:tc>
          <w:tcPr>
            <w:tcW w:w="1940" w:type="dxa"/>
          </w:tcPr>
          <w:p>
            <w:pPr>
              <w:rPr>
                <w:lang w:val="en-GB"/>
              </w:rPr>
            </w:pPr>
            <w:r>
              <w:rPr>
                <w:sz w:val="18"/>
                <w:szCs w:val="18"/>
                <w:lang w:val="en-GB"/>
              </w:rPr>
              <w:t xml:space="preserve">Not within five years (about 63 if 2031 cash continues)</w:t>
            </w:r>
          </w:p>
        </w:tc>
        <w:tc>
          <w:tcPr>
            <w:tcW w:w="1100" w:type="dxa"/>
          </w:tcPr>
          <w:p>
            <w:pPr>
              <w:rPr>
                <w:lang w:val="en-GB"/>
              </w:rPr>
            </w:pPr>
            <w:r>
              <w:rPr>
                <w:sz w:val="18"/>
                <w:szCs w:val="18"/>
                <w:lang w:val="en-GB"/>
              </w:rPr>
              <w:t xml:space="preserve">−30,618</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2011 built-up areas, as in the earlier draft (0.458; ONS, 2013)</w:t>
            </w:r>
          </w:p>
        </w:tc>
        <w:tc>
          <w:tcPr>
            <w:tcW w:w="1940" w:type="dxa"/>
          </w:tcPr>
          <w:p>
            <w:pPr>
              <w:rPr>
                <w:lang w:val="en-GB"/>
              </w:rPr>
            </w:pPr>
            <w:r>
              <w:rPr>
                <w:sz w:val="18"/>
                <w:szCs w:val="18"/>
                <w:lang w:val="en-GB"/>
              </w:rPr>
              <w:t xml:space="preserve">Not within five years (about 78 if 2031 cash continues)</w:t>
            </w:r>
          </w:p>
        </w:tc>
        <w:tc>
          <w:tcPr>
            <w:tcW w:w="1100" w:type="dxa"/>
          </w:tcPr>
          <w:p>
            <w:pPr>
              <w:rPr>
                <w:lang w:val="en-GB"/>
              </w:rPr>
            </w:pPr>
            <w:r>
              <w:rPr>
                <w:sz w:val="18"/>
                <w:szCs w:val="18"/>
                <w:lang w:val="en-GB"/>
              </w:rPr>
              <w:t xml:space="preserve">−160,645</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Enough for payback within four years (1.01 times A's share; 57% of A's volume)</w:t>
            </w:r>
          </w:p>
        </w:tc>
        <w:tc>
          <w:tcPr>
            <w:tcW w:w="1940" w:type="dxa"/>
          </w:tcPr>
          <w:p>
            <w:pPr>
              <w:rPr>
                <w:lang w:val="en-GB"/>
              </w:rPr>
            </w:pPr>
            <w:r>
              <w:rPr>
                <w:sz w:val="18"/>
                <w:szCs w:val="18"/>
                <w:lang w:val="en-GB"/>
              </w:rPr>
              <w:t xml:space="preserve">48.0</w:t>
            </w:r>
          </w:p>
        </w:tc>
        <w:tc>
          <w:tcPr>
            <w:tcW w:w="1100" w:type="dxa"/>
          </w:tcPr>
          <w:p>
            <w:pPr>
              <w:rPr>
                <w:lang w:val="en-GB"/>
              </w:rPr>
            </w:pPr>
            <w:r>
              <w:rPr>
                <w:sz w:val="18"/>
                <w:szCs w:val="18"/>
                <w:lang w:val="en-GB"/>
              </w:rPr>
              <w:t xml:space="preserve">199,283</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Enough for 2027 EBITDA of zero (1.16 times A's share; 65% of A's volume)</w:t>
            </w:r>
          </w:p>
        </w:tc>
        <w:tc>
          <w:tcPr>
            <w:tcW w:w="1940" w:type="dxa"/>
          </w:tcPr>
          <w:p>
            <w:pPr>
              <w:rPr>
                <w:lang w:val="en-GB"/>
              </w:rPr>
            </w:pPr>
            <w:r>
              <w:rPr>
                <w:sz w:val="18"/>
                <w:szCs w:val="18"/>
                <w:lang w:val="en-GB"/>
              </w:rPr>
              <w:t xml:space="preserve">37.6</w:t>
            </w:r>
          </w:p>
        </w:tc>
        <w:tc>
          <w:tcPr>
            <w:tcW w:w="1100" w:type="dxa"/>
          </w:tcPr>
          <w:p>
            <w:pPr>
              <w:rPr>
                <w:lang w:val="en-GB"/>
              </w:rPr>
            </w:pPr>
            <w:r>
              <w:rPr>
                <w:sz w:val="18"/>
                <w:szCs w:val="18"/>
                <w:lang w:val="en-GB"/>
              </w:rPr>
              <w:t xml:space="preserve">479,701</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Enough to match Option A's payback (1.69 times A's share; 95% of A's volume)</w:t>
            </w:r>
          </w:p>
        </w:tc>
        <w:tc>
          <w:tcPr>
            <w:tcW w:w="1940" w:type="dxa"/>
          </w:tcPr>
          <w:p>
            <w:pPr>
              <w:rPr>
                <w:lang w:val="en-GB"/>
              </w:rPr>
            </w:pPr>
            <w:r>
              <w:rPr>
                <w:sz w:val="18"/>
                <w:szCs w:val="18"/>
                <w:lang w:val="en-GB"/>
              </w:rPr>
              <w:t xml:space="preserve">23.1</w:t>
            </w:r>
          </w:p>
        </w:tc>
        <w:tc>
          <w:tcPr>
            <w:tcW w:w="1100" w:type="dxa"/>
          </w:tcPr>
          <w:p>
            <w:pPr>
              <w:rPr>
                <w:lang w:val="en-GB"/>
              </w:rPr>
            </w:pPr>
            <w:r>
              <w:rPr>
                <w:sz w:val="18"/>
                <w:szCs w:val="18"/>
                <w:lang w:val="en-GB"/>
              </w:rPr>
              <w:t xml:space="preserve">1,433,655</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Equal to Option A's (1.79 times A's share)</w:t>
            </w:r>
          </w:p>
        </w:tc>
        <w:tc>
          <w:tcPr>
            <w:tcW w:w="1940" w:type="dxa"/>
          </w:tcPr>
          <w:p>
            <w:pPr>
              <w:rPr>
                <w:lang w:val="en-GB"/>
              </w:rPr>
            </w:pPr>
            <w:r>
              <w:rPr>
                <w:sz w:val="18"/>
                <w:szCs w:val="18"/>
                <w:lang w:val="en-GB"/>
              </w:rPr>
              <w:t xml:space="preserve">21.5</w:t>
            </w:r>
          </w:p>
        </w:tc>
        <w:tc>
          <w:tcPr>
            <w:tcW w:w="1100" w:type="dxa"/>
          </w:tcPr>
          <w:p>
            <w:pPr>
              <w:rPr>
                <w:lang w:val="en-GB"/>
              </w:rPr>
            </w:pPr>
            <w:r>
              <w:rPr>
                <w:sz w:val="18"/>
                <w:szCs w:val="18"/>
                <w:lang w:val="en-GB"/>
              </w:rPr>
              <w:t xml:space="preserve">1,608,261</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25% above base, all years</w:t>
            </w:r>
          </w:p>
        </w:tc>
        <w:tc>
          <w:tcPr>
            <w:tcW w:w="1940" w:type="dxa"/>
          </w:tcPr>
          <w:p>
            <w:pPr>
              <w:rPr>
                <w:lang w:val="en-GB"/>
              </w:rPr>
            </w:pPr>
            <w:r>
              <w:rPr>
                <w:sz w:val="18"/>
                <w:szCs w:val="18"/>
                <w:lang w:val="en-GB"/>
              </w:rPr>
              <w:t xml:space="preserve">33.4</w:t>
            </w:r>
          </w:p>
        </w:tc>
        <w:tc>
          <w:tcPr>
            <w:tcW w:w="1100" w:type="dxa"/>
          </w:tcPr>
          <w:p>
            <w:pPr>
              <w:rPr>
                <w:lang w:val="en-GB"/>
              </w:rPr>
            </w:pPr>
            <w:r>
              <w:rPr>
                <w:sz w:val="18"/>
                <w:szCs w:val="18"/>
                <w:lang w:val="en-GB"/>
              </w:rPr>
              <w:t xml:space="preserve">646,368</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First-year volume</w:t>
            </w:r>
          </w:p>
        </w:tc>
        <w:tc>
          <w:tcPr>
            <w:tcW w:w="3300" w:type="dxa"/>
          </w:tcPr>
          <w:p>
            <w:pPr>
              <w:rPr>
                <w:lang w:val="en-GB"/>
              </w:rPr>
            </w:pPr>
            <w:r>
              <w:rPr>
                <w:sz w:val="18"/>
                <w:szCs w:val="18"/>
                <w:lang w:val="en-GB"/>
              </w:rPr>
              <w:t xml:space="preserve">−25%</w:t>
            </w:r>
          </w:p>
        </w:tc>
        <w:tc>
          <w:tcPr>
            <w:tcW w:w="1940" w:type="dxa"/>
          </w:tcPr>
          <w:p>
            <w:pPr>
              <w:rPr>
                <w:lang w:val="en-GB"/>
              </w:rPr>
            </w:pPr>
            <w:r>
              <w:rPr>
                <w:sz w:val="18"/>
                <w:szCs w:val="18"/>
                <w:lang w:val="en-GB"/>
              </w:rPr>
              <w:t xml:space="preserve">53.3</w:t>
            </w:r>
          </w:p>
        </w:tc>
        <w:tc>
          <w:tcPr>
            <w:tcW w:w="1100" w:type="dxa"/>
          </w:tcPr>
          <w:p>
            <w:pPr>
              <w:rPr>
                <w:lang w:val="en-GB"/>
              </w:rPr>
            </w:pPr>
            <w:r>
              <w:rPr>
                <w:sz w:val="18"/>
                <w:szCs w:val="18"/>
                <w:lang w:val="en-GB"/>
              </w:rPr>
              <w:t xml:space="preserve">107,717</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Fleet</w:t>
            </w:r>
          </w:p>
        </w:tc>
        <w:tc>
          <w:tcPr>
            <w:tcW w:w="3300" w:type="dxa"/>
          </w:tcPr>
          <w:p>
            <w:pPr>
              <w:rPr>
                <w:lang w:val="en-GB"/>
              </w:rPr>
            </w:pPr>
            <w:r>
              <w:rPr>
                <w:sz w:val="18"/>
                <w:szCs w:val="18"/>
                <w:lang w:val="en-GB"/>
              </w:rPr>
              <w:t xml:space="preserve">One wagon in 2027 (finance −£62,800 that year); no backup unit</w:t>
            </w:r>
          </w:p>
        </w:tc>
        <w:tc>
          <w:tcPr>
            <w:tcW w:w="1940" w:type="dxa"/>
          </w:tcPr>
          <w:p>
            <w:pPr>
              <w:rPr>
                <w:lang w:val="en-GB"/>
              </w:rPr>
            </w:pPr>
            <w:r>
              <w:rPr>
                <w:sz w:val="18"/>
                <w:szCs w:val="18"/>
                <w:lang w:val="en-GB"/>
              </w:rPr>
              <w:t xml:space="preserve">44.6</w:t>
            </w:r>
          </w:p>
        </w:tc>
        <w:tc>
          <w:tcPr>
            <w:tcW w:w="1100" w:type="dxa"/>
          </w:tcPr>
          <w:p>
            <w:pPr>
              <w:rPr>
                <w:lang w:val="en-GB"/>
              </w:rPr>
            </w:pPr>
            <w:r>
              <w:rPr>
                <w:sz w:val="18"/>
                <w:szCs w:val="18"/>
                <w:lang w:val="en-GB"/>
              </w:rPr>
              <w:t xml:space="preserve">242,045</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Rent</w:t>
            </w:r>
          </w:p>
        </w:tc>
        <w:tc>
          <w:tcPr>
            <w:tcW w:w="3300" w:type="dxa"/>
          </w:tcPr>
          <w:p>
            <w:pPr>
              <w:rPr>
                <w:lang w:val="en-GB"/>
              </w:rPr>
            </w:pPr>
            <w:r>
              <w:rPr>
                <w:sz w:val="18"/>
                <w:szCs w:val="18"/>
                <w:lang w:val="en-GB"/>
              </w:rPr>
              <w:t xml:space="preserve">£30,000 a year (rates £15,000)</w:t>
            </w:r>
          </w:p>
        </w:tc>
        <w:tc>
          <w:tcPr>
            <w:tcW w:w="1940" w:type="dxa"/>
          </w:tcPr>
          <w:p>
            <w:pPr>
              <w:rPr>
                <w:lang w:val="en-GB"/>
              </w:rPr>
            </w:pPr>
            <w:r>
              <w:rPr>
                <w:sz w:val="18"/>
                <w:szCs w:val="18"/>
                <w:lang w:val="en-GB"/>
              </w:rPr>
              <w:t xml:space="preserve">45.7</w:t>
            </w:r>
          </w:p>
        </w:tc>
        <w:tc>
          <w:tcPr>
            <w:tcW w:w="1100" w:type="dxa"/>
          </w:tcPr>
          <w:p>
            <w:pPr>
              <w:rPr>
                <w:lang w:val="en-GB"/>
              </w:rPr>
            </w:pPr>
            <w:r>
              <w:rPr>
                <w:sz w:val="18"/>
                <w:szCs w:val="18"/>
                <w:lang w:val="en-GB"/>
              </w:rPr>
              <w:t xml:space="preserve">242,723</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Rent</w:t>
            </w:r>
          </w:p>
        </w:tc>
        <w:tc>
          <w:tcPr>
            <w:tcW w:w="3300" w:type="dxa"/>
          </w:tcPr>
          <w:p>
            <w:pPr>
              <w:rPr>
                <w:lang w:val="en-GB"/>
              </w:rPr>
            </w:pPr>
            <w:r>
              <w:rPr>
                <w:sz w:val="18"/>
                <w:szCs w:val="18"/>
                <w:lang w:val="en-GB"/>
              </w:rPr>
              <w:t xml:space="preserve">£50,000 a year (rates £25,000)</w:t>
            </w:r>
          </w:p>
        </w:tc>
        <w:tc>
          <w:tcPr>
            <w:tcW w:w="1940" w:type="dxa"/>
          </w:tcPr>
          <w:p>
            <w:pPr>
              <w:rPr>
                <w:lang w:val="en-GB"/>
              </w:rPr>
            </w:pPr>
            <w:r>
              <w:rPr>
                <w:sz w:val="18"/>
                <w:szCs w:val="18"/>
                <w:lang w:val="en-GB"/>
              </w:rPr>
              <w:t xml:space="preserve">52.3</w:t>
            </w:r>
          </w:p>
        </w:tc>
        <w:tc>
          <w:tcPr>
            <w:tcW w:w="1100" w:type="dxa"/>
          </w:tcPr>
          <w:p>
            <w:pPr>
              <w:rPr>
                <w:lang w:val="en-GB"/>
              </w:rPr>
            </w:pPr>
            <w:r>
              <w:rPr>
                <w:sz w:val="18"/>
                <w:szCs w:val="18"/>
                <w:lang w:val="en-GB"/>
              </w:rPr>
              <w:t xml:space="preserve">115,768</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Price</w:t>
            </w:r>
          </w:p>
        </w:tc>
        <w:tc>
          <w:tcPr>
            <w:tcW w:w="3300" w:type="dxa"/>
          </w:tcPr>
          <w:p>
            <w:pPr>
              <w:rPr>
                <w:lang w:val="en-GB"/>
              </w:rPr>
            </w:pPr>
            <w:r>
              <w:rPr>
                <w:sz w:val="18"/>
                <w:szCs w:val="18"/>
                <w:lang w:val="en-GB"/>
              </w:rPr>
              <w:t xml:space="preserve">−10%</w:t>
            </w:r>
          </w:p>
        </w:tc>
        <w:tc>
          <w:tcPr>
            <w:tcW w:w="1940" w:type="dxa"/>
          </w:tcPr>
          <w:p>
            <w:pPr>
              <w:rPr>
                <w:lang w:val="en-GB"/>
              </w:rPr>
            </w:pPr>
            <w:r>
              <w:rPr>
                <w:sz w:val="18"/>
                <w:szCs w:val="18"/>
                <w:lang w:val="en-GB"/>
              </w:rPr>
              <w:t xml:space="preserve">Not within five years</w:t>
            </w:r>
          </w:p>
        </w:tc>
        <w:tc>
          <w:tcPr>
            <w:tcW w:w="1100" w:type="dxa"/>
          </w:tcPr>
          <w:p>
            <w:pPr>
              <w:rPr>
                <w:lang w:val="en-GB"/>
              </w:rPr>
            </w:pPr>
            <w:r>
              <w:rPr>
                <w:sz w:val="18"/>
                <w:szCs w:val="18"/>
                <w:lang w:val="en-GB"/>
              </w:rPr>
              <w:t xml:space="preserve">−270,395</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Materials</w:t>
            </w:r>
          </w:p>
        </w:tc>
        <w:tc>
          <w:tcPr>
            <w:tcW w:w="3300" w:type="dxa"/>
          </w:tcPr>
          <w:p>
            <w:pPr>
              <w:rPr>
                <w:lang w:val="en-GB"/>
              </w:rPr>
            </w:pPr>
            <w:r>
              <w:rPr>
                <w:sz w:val="18"/>
                <w:szCs w:val="18"/>
                <w:lang w:val="en-GB"/>
              </w:rPr>
              <w:t xml:space="preserve">+10%</w:t>
            </w:r>
          </w:p>
        </w:tc>
        <w:tc>
          <w:tcPr>
            <w:tcW w:w="1940" w:type="dxa"/>
          </w:tcPr>
          <w:p>
            <w:pPr>
              <w:rPr>
                <w:lang w:val="en-GB"/>
              </w:rPr>
            </w:pPr>
            <w:r>
              <w:rPr>
                <w:sz w:val="18"/>
                <w:szCs w:val="18"/>
                <w:lang w:val="en-GB"/>
              </w:rPr>
              <w:t xml:space="preserve">Not within five years (about 65 if 2031 cash continues)</w:t>
            </w:r>
          </w:p>
        </w:tc>
        <w:tc>
          <w:tcPr>
            <w:tcW w:w="1100" w:type="dxa"/>
          </w:tcPr>
          <w:p>
            <w:pPr>
              <w:rPr>
                <w:lang w:val="en-GB"/>
              </w:rPr>
            </w:pPr>
            <w:r>
              <w:rPr>
                <w:sz w:val="18"/>
                <w:szCs w:val="18"/>
                <w:lang w:val="en-GB"/>
              </w:rPr>
              <w:t xml:space="preserve">−60,103</w:t>
            </w:r>
          </w:p>
        </w:tc>
        <w:tc>
          <w:tcPr>
            <w:tcW w:w="800" w:type="dxa"/>
          </w:tcPr>
          <w:p>
            <w:pPr>
              <w:rPr>
                <w:lang w:val="en-GB"/>
              </w:rPr>
            </w:pPr>
            <w:r>
              <w:rPr>
                <w:sz w:val="18"/>
                <w:szCs w:val="18"/>
                <w:lang w:val="en-GB"/>
              </w:rPr>
              <w:t xml:space="preserve">NO-GO</w:t>
            </w:r>
          </w:p>
        </w:tc>
      </w:tr>
    </w:tbl>
    <w:p>
      <w:pPr>
        <w:pStyle w:val="TableNote"/>
        <w:rPr>
          <w:lang w:val="en-GB"/>
        </w:rPr>
      </w:pPr>
      <w:r>
        <w:rPr>
          <w:i/>
          <w:lang w:val="en-GB"/>
        </w:rPr>
        <w:t xml:space="preserve">Note.</w:t>
      </w:r>
      <w:r>
        <w:rPr>
          <w:lang w:val="en-GB"/>
        </w:rPr>
        <w:t xml:space="preserve"> 'Share' means Option B's share of its local market relative to the share the board model assumes for Option A. Paybacks beyond 60 months are extrapolated from 2031 free cash flow and are indicative only. At Option A's volumes </w:t>
      </w:r>
      <w:r>
        <w:rPr>
          <w:lang w:val="en-GB"/>
        </w:rPr>
        <w:t xml:space="preserve">Hull would pay back faster than South Yorkshire</w:t>
      </w:r>
      <w:r>
        <w:rPr>
          <w:rStyle w:val="CommentReference"/>
        </w:rPr>
      </w:r>
      <w:r>
        <w:rPr>
          <w:lang w:val="en-GB"/>
        </w:rPr>
        <w:t xml:space="preserve">, because its yard costs £30,000 a year less, </w:t>
      </w:r>
      <w:r>
        <w:rPr>
          <w:lang w:val="en-GB"/>
        </w:rPr>
        <w:t xml:space="preserve">so the case against Option B is demand, not cost</w:t>
      </w:r>
      <w:r>
        <w:rPr>
          <w:rStyle w:val="CommentReference"/>
        </w:rPr>
      </w:r>
      <w:r>
        <w:rPr>
          <w:lang w:val="en-GB"/>
        </w:rPr>
        <w:t xml:space="preserve">. The population basis moves the result more than any other input, and one wagon passes the board's rule only by giving up the backup cover §3.4 values.</w:t>
      </w:r>
    </w:p>
    <w:p>
      <w:pPr>
        <w:pStyle w:val="TableCaption"/>
        <w:keepNext/>
        <w:rPr>
          <w:lang w:val="en-GB"/>
        </w:rPr>
      </w:pPr>
      <w:r>
        <w:rPr>
          <w:lang w:val="en-GB"/>
        </w:rPr>
        <w:t xml:space="preserve">Table A11.7. Option B net present value and discounted payback at alternative discount rates</w:t>
      </w:r>
    </w:p>
    <w:tbl>
      <w:tblPr>
        <w:tblStyle w:val="TableGrid"/>
        <w:tblW w:w="8640" w:type="dxa"/>
        <w:tblLook w:val="04A0" w:firstRow="1" w:lastRow="0" w:firstColumn="1" w:lastColumn="0" w:noHBand="0" w:noVBand="1"/>
      </w:tblPr>
      <w:tblGrid>
        <w:gridCol w:w="2880"/>
        <w:gridCol w:w="2880"/>
        <w:gridCol w:w="2880"/>
      </w:tblGrid>
      <w:tr>
        <w:trPr>
          <w:cantSplit/>
          <w:tblHeader/>
        </w:trPr>
        <w:tc>
          <w:tcPr>
            <w:tcW w:w="2880" w:type="dxa"/>
          </w:tcPr>
          <w:p>
            <w:pPr>
              <w:keepNext/>
              <w:rPr>
                <w:lang w:val="en-GB"/>
              </w:rPr>
            </w:pPr>
            <w:r>
              <w:rPr>
                <w:b/>
                <w:sz w:val="18"/>
                <w:szCs w:val="18"/>
                <w:lang w:val="en-GB"/>
              </w:rPr>
              <w:t xml:space="preserve">Discount rate</w:t>
            </w:r>
          </w:p>
        </w:tc>
        <w:tc>
          <w:tcPr>
            <w:tcW w:w="2880" w:type="dxa"/>
          </w:tcPr>
          <w:p>
            <w:pPr>
              <w:keepNext/>
              <w:rPr>
                <w:lang w:val="en-GB"/>
              </w:rPr>
            </w:pPr>
            <w:r>
              <w:rPr>
                <w:b/>
                <w:sz w:val="18"/>
                <w:szCs w:val="18"/>
                <w:lang w:val="en-GB"/>
              </w:rPr>
              <w:t xml:space="preserve">Net present value over five years (£)</w:t>
            </w:r>
          </w:p>
        </w:tc>
        <w:tc>
          <w:tcPr>
            <w:tcW w:w="2880" w:type="dxa"/>
          </w:tcPr>
          <w:p>
            <w:pPr>
              <w:keepNext/>
              <w:rPr>
                <w:lang w:val="en-GB"/>
              </w:rPr>
            </w:pPr>
            <w:r>
              <w:rPr>
                <w:b/>
                <w:sz w:val="18"/>
                <w:szCs w:val="18"/>
                <w:lang w:val="en-GB"/>
              </w:rPr>
              <w:t xml:space="preserve">Discounted payback (months)</w:t>
            </w:r>
          </w:p>
        </w:tc>
      </w:tr>
      <w:tr>
        <w:trPr>
          <w:cantSplit/>
        </w:trPr>
        <w:tc>
          <w:tcPr>
            <w:tcW w:w="2880" w:type="dxa"/>
          </w:tcPr>
          <w:p>
            <w:pPr>
              <w:rPr>
                <w:lang w:val="en-GB"/>
              </w:rPr>
            </w:pPr>
            <w:r>
              <w:rPr>
                <w:sz w:val="18"/>
                <w:szCs w:val="18"/>
                <w:lang w:val="en-GB"/>
              </w:rPr>
              <w:t xml:space="preserve">0% (as presented)</w:t>
            </w:r>
          </w:p>
        </w:tc>
        <w:tc>
          <w:tcPr>
            <w:tcW w:w="2880" w:type="dxa"/>
          </w:tcPr>
          <w:p>
            <w:pPr>
              <w:rPr>
                <w:lang w:val="en-GB"/>
              </w:rPr>
            </w:pPr>
            <w:r>
              <w:rPr>
                <w:sz w:val="18"/>
                <w:szCs w:val="18"/>
                <w:lang w:val="en-GB"/>
              </w:rPr>
              <w:t xml:space="preserve">179,245</w:t>
            </w:r>
          </w:p>
        </w:tc>
        <w:tc>
          <w:tcPr>
            <w:tcW w:w="2880" w:type="dxa"/>
          </w:tcPr>
          <w:p>
            <w:pPr>
              <w:rPr>
                <w:lang w:val="en-GB"/>
              </w:rPr>
            </w:pPr>
            <w:r>
              <w:rPr>
                <w:sz w:val="18"/>
                <w:szCs w:val="18"/>
                <w:lang w:val="en-GB"/>
              </w:rPr>
              <w:t xml:space="preserve">48.9</w:t>
            </w:r>
          </w:p>
        </w:tc>
      </w:tr>
      <w:tr>
        <w:trPr>
          <w:cantSplit/>
        </w:trPr>
        <w:tc>
          <w:tcPr>
            <w:tcW w:w="2880" w:type="dxa"/>
          </w:tcPr>
          <w:p>
            <w:pPr>
              <w:rPr>
                <w:lang w:val="en-GB"/>
              </w:rPr>
            </w:pPr>
            <w:r>
              <w:rPr>
                <w:sz w:val="18"/>
                <w:szCs w:val="18"/>
                <w:lang w:val="en-GB"/>
              </w:rPr>
              <w:t xml:space="preserve">8%</w:t>
            </w:r>
          </w:p>
        </w:tc>
        <w:tc>
          <w:tcPr>
            <w:tcW w:w="2880" w:type="dxa"/>
          </w:tcPr>
          <w:p>
            <w:pPr>
              <w:rPr>
                <w:lang w:val="en-GB"/>
              </w:rPr>
            </w:pPr>
            <w:r>
              <w:rPr>
                <w:sz w:val="18"/>
                <w:szCs w:val="18"/>
                <w:lang w:val="en-GB"/>
              </w:rPr>
              <w:t xml:space="preserve">42,110</w:t>
            </w:r>
          </w:p>
        </w:tc>
        <w:tc>
          <w:tcPr>
            <w:tcW w:w="2880" w:type="dxa"/>
          </w:tcPr>
          <w:p>
            <w:pPr>
              <w:rPr>
                <w:lang w:val="en-GB"/>
              </w:rPr>
            </w:pPr>
            <w:r>
              <w:rPr>
                <w:sz w:val="18"/>
                <w:szCs w:val="18"/>
                <w:lang w:val="en-GB"/>
              </w:rPr>
              <w:t xml:space="preserve">56.2</w:t>
            </w:r>
          </w:p>
        </w:tc>
      </w:tr>
      <w:tr>
        <w:trPr>
          <w:cantSplit/>
        </w:trPr>
        <w:tc>
          <w:tcPr>
            <w:tcW w:w="2880" w:type="dxa"/>
          </w:tcPr>
          <w:p>
            <w:pPr>
              <w:rPr>
                <w:lang w:val="en-GB"/>
              </w:rPr>
            </w:pPr>
            <w:r>
              <w:rPr>
                <w:sz w:val="18"/>
                <w:szCs w:val="18"/>
                <w:lang w:val="en-GB"/>
              </w:rPr>
              <w:t xml:space="preserve">10%</w:t>
            </w:r>
          </w:p>
        </w:tc>
        <w:tc>
          <w:tcPr>
            <w:tcW w:w="2880" w:type="dxa"/>
          </w:tcPr>
          <w:p>
            <w:pPr>
              <w:rPr>
                <w:lang w:val="en-GB"/>
              </w:rPr>
            </w:pPr>
            <w:r>
              <w:rPr>
                <w:sz w:val="18"/>
                <w:szCs w:val="18"/>
                <w:lang w:val="en-GB"/>
              </w:rPr>
              <w:t xml:space="preserve">15,563</w:t>
            </w:r>
          </w:p>
        </w:tc>
        <w:tc>
          <w:tcPr>
            <w:tcW w:w="2880" w:type="dxa"/>
          </w:tcPr>
          <w:p>
            <w:pPr>
              <w:rPr>
                <w:lang w:val="en-GB"/>
              </w:rPr>
            </w:pPr>
            <w:r>
              <w:rPr>
                <w:sz w:val="18"/>
                <w:szCs w:val="18"/>
                <w:lang w:val="en-GB"/>
              </w:rPr>
              <w:t xml:space="preserve">58.5</w:t>
            </w:r>
          </w:p>
        </w:tc>
      </w:tr>
      <w:tr>
        <w:trPr>
          <w:cantSplit/>
        </w:trPr>
        <w:tc>
          <w:tcPr>
            <w:tcW w:w="2880" w:type="dxa"/>
          </w:tcPr>
          <w:p>
            <w:pPr>
              <w:rPr>
                <w:lang w:val="en-GB"/>
              </w:rPr>
            </w:pPr>
            <w:r>
              <w:rPr>
                <w:sz w:val="18"/>
                <w:szCs w:val="18"/>
                <w:lang w:val="en-GB"/>
              </w:rPr>
              <w:t xml:space="preserve">12%</w:t>
            </w:r>
          </w:p>
        </w:tc>
        <w:tc>
          <w:tcPr>
            <w:tcW w:w="2880" w:type="dxa"/>
          </w:tcPr>
          <w:p>
            <w:pPr>
              <w:rPr>
                <w:lang w:val="en-GB"/>
              </w:rPr>
            </w:pPr>
            <w:r>
              <w:rPr>
                <w:sz w:val="18"/>
                <w:szCs w:val="18"/>
                <w:lang w:val="en-GB"/>
              </w:rPr>
              <w:t xml:space="preserve">−8,556</w:t>
            </w:r>
          </w:p>
        </w:tc>
        <w:tc>
          <w:tcPr>
            <w:tcW w:w="2880" w:type="dxa"/>
          </w:tcPr>
          <w:p>
            <w:pPr>
              <w:rPr>
                <w:lang w:val="en-GB"/>
              </w:rPr>
            </w:pPr>
            <w:r>
              <w:rPr>
                <w:sz w:val="18"/>
                <w:szCs w:val="18"/>
                <w:lang w:val="en-GB"/>
              </w:rPr>
              <w:t xml:space="preserve">Not within five years (about 61)</w:t>
            </w:r>
          </w:p>
        </w:tc>
      </w:tr>
    </w:tbl>
    <w:p>
      <w:pPr>
        <w:pStyle w:val="TableNote"/>
        <w:rPr>
          <w:lang w:val="en-GB"/>
        </w:rPr>
      </w:pPr>
      <w:r>
        <w:rPr>
          <w:i/>
          <w:lang w:val="en-GB"/>
        </w:rPr>
        <w:t xml:space="preserve">Note.</w:t>
      </w:r>
      <w:r>
        <w:rPr>
          <w:lang w:val="en-GB"/>
        </w:rPr>
        <w:t xml:space="preserve"> </w:t>
      </w:r>
      <w:r>
        <w:rPr>
          <w:lang w:val="en-GB"/>
        </w:rPr>
        <w:t xml:space="preserve">Positive at 8% and 10% and negative at 12%, so whether Option B survives</w:t>
      </w:r>
      <w:r>
        <w:rPr>
          <w:rStyle w:val="CommentReference"/>
        </w:rPr>
      </w:r>
      <w:r>
        <w:rPr>
          <w:lang w:val="en-GB"/>
        </w:rPr>
        <w:t xml:space="preserve"> the §4.4 exclusion depends on the rate the board sets; it fails the board's GO rule at any rate, because of its first-year loss.</w:t>
      </w:r>
    </w:p>
    <w:p>
      <w:pPr>
        <w:pStyle w:val="TableCaption"/>
        <w:keepNext/>
        <w:spacing w:before="240"/>
        <w:rPr>
          <w:lang w:val="en-GB"/>
        </w:rPr>
      </w:pPr>
      <w:r>
        <w:rPr>
          <w:lang w:val="en-GB"/>
        </w:rPr>
        <w:t xml:space="preserve">Figure A11.1. Cumulative cash from Option A and Option B, base cases, against the 2028 opening</w:t>
      </w:r>
    </w:p>
    <w:p>
      <w:pPr>
        <w:keepNext/>
        <w:rPr>
          <w:lang w:val="en-GB"/>
        </w:rPr>
      </w:pPr>
      <w:r>
        <w:rPr>
          <w:noProof/>
          <w:lang w:val="en-GB"/>
        </w:rPr>
        <w:drawing>
          <wp:inline distT="0" distB="0" distL="0" distR="0">
            <wp:extent cx="5486400" cy="2714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1_cumulative_cash.png"/>
                    <pic:cNvPicPr/>
                  </pic:nvPicPr>
                  <pic:blipFill>
                    <a:blip r:embed="rId19"/>
                    <a:stretch>
                      <a:fillRect/>
                    </a:stretch>
                  </pic:blipFill>
                  <pic:spPr>
                    <a:xfrm>
                      <a:off x="0" y="0"/>
                      <a:ext cx="5486400" cy="2714951"/>
                    </a:xfrm>
                    <a:prstGeom prst="rect">
                      <a:avLst/>
                    </a:prstGeom>
                  </pic:spPr>
                </pic:pic>
              </a:graphicData>
            </a:graphic>
          </wp:inline>
        </w:drawing>
      </w:r>
    </w:p>
    <w:p>
      <w:pPr>
        <w:pStyle w:val="TableNote"/>
        <w:rPr>
          <w:lang w:val="en-GB"/>
        </w:rPr>
      </w:pPr>
      <w:r>
        <w:rPr>
          <w:i/>
          <w:lang w:val="en-GB"/>
        </w:rPr>
        <w:t xml:space="preserve">Note.</w:t>
      </w:r>
      <w:r>
        <w:rPr>
          <w:lang w:val="en-GB"/>
        </w:rPr>
        <w:t xml:space="preserve"> Rebuilt from the depot model (Tables A5.2 and A11.3). The dotted line shows Option B if it matched Option A's volumes, which would need 1.8 times Option A's market share.</w:t>
      </w:r>
    </w:p>
    <w:p>
      <w:pPr>
        <w:pStyle w:val="TableCaption"/>
        <w:keepNext/>
        <w:rPr>
          <w:lang w:val="en-GB"/>
        </w:rPr>
      </w:pPr>
      <w:r>
        <w:rPr>
          <w:lang w:val="en-GB"/>
        </w:rPr>
        <w:t xml:space="preserve">Table A11.8. Surfaced yards identified in Hull and the western corridor</w:t>
      </w:r>
    </w:p>
    <w:tbl>
      <w:tblPr>
        <w:tblStyle w:val="TableGrid"/>
        <w:tblW w:w="8640" w:type="dxa"/>
        <w:tblLook w:val="04A0" w:firstRow="1" w:lastRow="0" w:firstColumn="1" w:lastColumn="0" w:noHBand="0" w:noVBand="1"/>
      </w:tblPr>
      <w:tblGrid>
        <w:gridCol w:w="2242"/>
        <w:gridCol w:w="1078"/>
        <w:gridCol w:w="1284"/>
        <w:gridCol w:w="1865"/>
        <w:gridCol w:w="2171"/>
      </w:tblGrid>
      <w:tr>
        <w:trPr>
          <w:cantSplit/>
          <w:tblHeader/>
        </w:trPr>
        <w:tc>
          <w:tcPr>
            <w:tcW w:w="2242" w:type="dxa"/>
          </w:tcPr>
          <w:p>
            <w:pPr>
              <w:keepNext/>
              <w:rPr>
                <w:lang w:val="en-GB"/>
              </w:rPr>
            </w:pPr>
            <w:r>
              <w:rPr>
                <w:b/>
                <w:sz w:val="18"/>
                <w:szCs w:val="18"/>
                <w:lang w:val="en-GB"/>
              </w:rPr>
              <w:t xml:space="preserve">Location</w:t>
            </w:r>
          </w:p>
        </w:tc>
        <w:tc>
          <w:tcPr>
            <w:tcW w:w="1078" w:type="dxa"/>
          </w:tcPr>
          <w:p>
            <w:pPr>
              <w:keepNext/>
              <w:rPr>
                <w:lang w:val="en-GB"/>
              </w:rPr>
            </w:pPr>
            <w:r>
              <w:rPr>
                <w:b/>
                <w:sz w:val="18"/>
                <w:szCs w:val="18"/>
                <w:lang w:val="en-GB"/>
              </w:rPr>
              <w:t xml:space="preserve">Size (acres)</w:t>
            </w:r>
          </w:p>
        </w:tc>
        <w:tc>
          <w:tcPr>
            <w:tcW w:w="1284" w:type="dxa"/>
          </w:tcPr>
          <w:p>
            <w:pPr>
              <w:keepNext/>
              <w:rPr>
                <w:lang w:val="en-GB"/>
              </w:rPr>
            </w:pPr>
            <w:r>
              <w:rPr>
                <w:b/>
                <w:sz w:val="18"/>
                <w:szCs w:val="18"/>
                <w:lang w:val="en-GB"/>
              </w:rPr>
              <w:t xml:space="preserve">Basis</w:t>
            </w:r>
          </w:p>
        </w:tc>
        <w:tc>
          <w:tcPr>
            <w:tcW w:w="1865" w:type="dxa"/>
          </w:tcPr>
          <w:p>
            <w:pPr>
              <w:keepNext/>
              <w:rPr>
                <w:lang w:val="en-GB"/>
              </w:rPr>
            </w:pPr>
            <w:r>
              <w:rPr>
                <w:b/>
                <w:sz w:val="18"/>
                <w:szCs w:val="18"/>
                <w:lang w:val="en-GB"/>
              </w:rPr>
              <w:t xml:space="preserve">Annual rate</w:t>
            </w:r>
          </w:p>
        </w:tc>
        <w:tc>
          <w:tcPr>
            <w:tcW w:w="2171" w:type="dxa"/>
          </w:tcPr>
          <w:p>
            <w:pPr>
              <w:keepNext/>
              <w:rPr>
                <w:lang w:val="en-GB"/>
              </w:rPr>
            </w:pPr>
            <w:r>
              <w:rPr>
                <w:b/>
                <w:sz w:val="18"/>
                <w:szCs w:val="18"/>
                <w:lang w:val="en-GB"/>
              </w:rPr>
              <w:t xml:space="preserve">Listing</w:t>
            </w:r>
          </w:p>
        </w:tc>
      </w:tr>
      <w:tr>
        <w:trPr>
          <w:cantSplit/>
        </w:trPr>
        <w:tc>
          <w:tcPr>
            <w:tcW w:w="2242" w:type="dxa"/>
          </w:tcPr>
          <w:p>
            <w:pPr>
              <w:rPr>
                <w:lang w:val="en-GB"/>
              </w:rPr>
            </w:pPr>
            <w:r>
              <w:rPr>
                <w:sz w:val="18"/>
                <w:szCs w:val="18"/>
                <w:lang w:val="en-GB"/>
              </w:rPr>
              <w:t xml:space="preserve">Lime Street, Hull HU8 (former dry dock; concreted; River Hull frontage)</w:t>
            </w:r>
          </w:p>
        </w:tc>
        <w:tc>
          <w:tcPr>
            <w:tcW w:w="1078" w:type="dxa"/>
          </w:tcPr>
          <w:p>
            <w:pPr>
              <w:rPr>
                <w:lang w:val="en-GB"/>
              </w:rPr>
            </w:pPr>
            <w:r>
              <w:rPr>
                <w:sz w:val="18"/>
                <w:szCs w:val="18"/>
                <w:lang w:val="en-GB"/>
              </w:rPr>
              <w:t xml:space="preserve">1.0</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£35,000</w:t>
            </w:r>
          </w:p>
        </w:tc>
        <w:tc>
          <w:tcPr>
            <w:tcW w:w="2171" w:type="dxa"/>
          </w:tcPr>
          <w:p>
            <w:pPr>
              <w:rPr>
                <w:lang w:val="en-GB"/>
              </w:rPr>
            </w:pPr>
            <w:r>
              <w:rPr>
                <w:sz w:val="18"/>
                <w:szCs w:val="18"/>
                <w:lang w:val="en-GB"/>
              </w:rPr>
              <w:t xml:space="preserve">PrimeLocation 70900914</w:t>
            </w:r>
          </w:p>
        </w:tc>
      </w:tr>
      <w:tr>
        <w:trPr>
          <w:cantSplit/>
        </w:trPr>
        <w:tc>
          <w:tcPr>
            <w:tcW w:w="2242" w:type="dxa"/>
          </w:tcPr>
          <w:p>
            <w:pPr>
              <w:rPr>
                <w:lang w:val="en-GB"/>
              </w:rPr>
            </w:pPr>
            <w:r>
              <w:rPr>
                <w:sz w:val="18"/>
                <w:szCs w:val="18"/>
                <w:lang w:val="en-GB"/>
              </w:rPr>
              <w:t xml:space="preserve">Century Yard, Hedon Road, Hull HU12 (fenced; two container offices)</w:t>
            </w:r>
          </w:p>
        </w:tc>
        <w:tc>
          <w:tcPr>
            <w:tcW w:w="1078" w:type="dxa"/>
          </w:tcPr>
          <w:p>
            <w:pPr>
              <w:rPr>
                <w:lang w:val="en-GB"/>
              </w:rPr>
            </w:pPr>
            <w:r>
              <w:rPr>
                <w:sz w:val="18"/>
                <w:szCs w:val="18"/>
                <w:lang w:val="en-GB"/>
              </w:rPr>
              <w:t xml:space="preserve">1.0</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£50,000</w:t>
            </w:r>
          </w:p>
        </w:tc>
        <w:tc>
          <w:tcPr>
            <w:tcW w:w="2171" w:type="dxa"/>
          </w:tcPr>
          <w:p>
            <w:pPr>
              <w:rPr>
                <w:lang w:val="en-GB"/>
              </w:rPr>
            </w:pPr>
            <w:r>
              <w:rPr>
                <w:sz w:val="18"/>
                <w:szCs w:val="18"/>
                <w:lang w:val="en-GB"/>
              </w:rPr>
              <w:t xml:space="preserve">Garness Jones 12605</w:t>
            </w:r>
          </w:p>
        </w:tc>
      </w:tr>
      <w:tr>
        <w:trPr>
          <w:cantSplit/>
        </w:trPr>
        <w:tc>
          <w:tcPr>
            <w:tcW w:w="2242" w:type="dxa"/>
          </w:tcPr>
          <w:p>
            <w:pPr>
              <w:rPr>
                <w:lang w:val="en-GB"/>
              </w:rPr>
            </w:pPr>
            <w:r>
              <w:rPr>
                <w:sz w:val="18"/>
                <w:szCs w:val="18"/>
                <w:lang w:val="en-GB"/>
              </w:rPr>
              <w:t xml:space="preserve">Stonepit Road, South Cave HU15 (hard-core surface; can be split)</w:t>
            </w:r>
          </w:p>
        </w:tc>
        <w:tc>
          <w:tcPr>
            <w:tcW w:w="1078" w:type="dxa"/>
          </w:tcPr>
          <w:p>
            <w:pPr>
              <w:rPr>
                <w:lang w:val="en-GB"/>
              </w:rPr>
            </w:pPr>
            <w:r>
              <w:rPr>
                <w:sz w:val="18"/>
                <w:szCs w:val="18"/>
                <w:lang w:val="en-GB"/>
              </w:rPr>
              <w:t xml:space="preserve">8.0 in total</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£30,000 per acre</w:t>
            </w:r>
          </w:p>
        </w:tc>
        <w:tc>
          <w:tcPr>
            <w:tcW w:w="2171" w:type="dxa"/>
          </w:tcPr>
          <w:p>
            <w:pPr>
              <w:rPr>
                <w:lang w:val="en-GB"/>
              </w:rPr>
            </w:pPr>
            <w:r>
              <w:rPr>
                <w:sz w:val="18"/>
                <w:szCs w:val="18"/>
                <w:lang w:val="en-GB"/>
              </w:rPr>
              <w:t xml:space="preserve">Garness Jones 7956</w:t>
            </w:r>
          </w:p>
        </w:tc>
      </w:tr>
      <w:tr>
        <w:trPr>
          <w:cantSplit/>
        </w:trPr>
        <w:tc>
          <w:tcPr>
            <w:tcW w:w="2242" w:type="dxa"/>
          </w:tcPr>
          <w:p>
            <w:pPr>
              <w:rPr>
                <w:lang w:val="en-GB"/>
              </w:rPr>
            </w:pPr>
            <w:r>
              <w:rPr>
                <w:sz w:val="18"/>
                <w:szCs w:val="18"/>
                <w:lang w:val="en-GB"/>
              </w:rPr>
              <w:t xml:space="preserve">Foster Street, Hull HU8 (mostly concrete; River Hull frontage)</w:t>
            </w:r>
          </w:p>
        </w:tc>
        <w:tc>
          <w:tcPr>
            <w:tcW w:w="1078" w:type="dxa"/>
          </w:tcPr>
          <w:p>
            <w:pPr>
              <w:rPr>
                <w:lang w:val="en-GB"/>
              </w:rPr>
            </w:pPr>
            <w:r>
              <w:rPr>
                <w:sz w:val="18"/>
                <w:szCs w:val="18"/>
                <w:lang w:val="en-GB"/>
              </w:rPr>
              <w:t xml:space="preserve">2.0–7.0</w:t>
            </w:r>
          </w:p>
        </w:tc>
        <w:tc>
          <w:tcPr>
            <w:tcW w:w="1284" w:type="dxa"/>
          </w:tcPr>
          <w:p>
            <w:pPr>
              <w:rPr>
                <w:lang w:val="en-GB"/>
              </w:rPr>
            </w:pPr>
            <w:r>
              <w:rPr>
                <w:sz w:val="18"/>
                <w:szCs w:val="18"/>
                <w:lang w:val="en-GB"/>
              </w:rPr>
              <w:t xml:space="preserve">To let, three-year minimum</w:t>
            </w:r>
          </w:p>
        </w:tc>
        <w:tc>
          <w:tcPr>
            <w:tcW w:w="1865" w:type="dxa"/>
          </w:tcPr>
          <w:p>
            <w:pPr>
              <w:rPr>
                <w:lang w:val="en-GB"/>
              </w:rPr>
            </w:pPr>
            <w:r>
              <w:rPr>
                <w:sz w:val="18"/>
                <w:szCs w:val="18"/>
                <w:lang w:val="en-GB"/>
              </w:rPr>
              <w:t xml:space="preserve">Not quoted</w:t>
            </w:r>
          </w:p>
        </w:tc>
        <w:tc>
          <w:tcPr>
            <w:tcW w:w="2171" w:type="dxa"/>
          </w:tcPr>
          <w:p>
            <w:pPr>
              <w:rPr>
                <w:lang w:val="en-GB"/>
              </w:rPr>
            </w:pPr>
            <w:r>
              <w:rPr>
                <w:sz w:val="18"/>
                <w:szCs w:val="18"/>
                <w:lang w:val="en-GB"/>
              </w:rPr>
              <w:t xml:space="preserve">PrimeLocation 70900788</w:t>
            </w:r>
          </w:p>
        </w:tc>
      </w:tr>
      <w:tr>
        <w:trPr>
          <w:cantSplit/>
        </w:trPr>
        <w:tc>
          <w:tcPr>
            <w:tcW w:w="2242" w:type="dxa"/>
          </w:tcPr>
          <w:p>
            <w:pPr>
              <w:rPr>
                <w:lang w:val="en-GB"/>
              </w:rPr>
            </w:pPr>
            <w:r>
              <w:rPr>
                <w:sz w:val="18"/>
                <w:szCs w:val="18"/>
                <w:lang w:val="en-GB"/>
              </w:rPr>
              <w:t xml:space="preserve">Alexandra Dock, Port of Hull (tarmac; 24-hour security)</w:t>
            </w:r>
          </w:p>
        </w:tc>
        <w:tc>
          <w:tcPr>
            <w:tcW w:w="1078" w:type="dxa"/>
          </w:tcPr>
          <w:p>
            <w:pPr>
              <w:rPr>
                <w:lang w:val="en-GB"/>
              </w:rPr>
            </w:pPr>
            <w:r>
              <w:rPr>
                <w:sz w:val="18"/>
                <w:szCs w:val="18"/>
                <w:lang w:val="en-GB"/>
              </w:rPr>
              <w:t xml:space="preserve">1.16</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Not quoted</w:t>
            </w:r>
          </w:p>
        </w:tc>
        <w:tc>
          <w:tcPr>
            <w:tcW w:w="2171" w:type="dxa"/>
          </w:tcPr>
          <w:p>
            <w:pPr>
              <w:rPr>
                <w:lang w:val="en-GB"/>
              </w:rPr>
            </w:pPr>
            <w:r>
              <w:rPr>
                <w:sz w:val="18"/>
                <w:szCs w:val="18"/>
                <w:lang w:val="en-GB"/>
              </w:rPr>
              <w:t xml:space="preserve">ABP Property 138733</w:t>
            </w:r>
          </w:p>
        </w:tc>
      </w:tr>
      <w:tr>
        <w:trPr>
          <w:cantSplit/>
        </w:trPr>
        <w:tc>
          <w:tcPr>
            <w:tcW w:w="2242" w:type="dxa"/>
          </w:tcPr>
          <w:p>
            <w:pPr>
              <w:rPr>
                <w:lang w:val="en-GB"/>
              </w:rPr>
            </w:pPr>
            <w:r>
              <w:rPr>
                <w:sz w:val="18"/>
                <w:szCs w:val="18"/>
                <w:lang w:val="en-GB"/>
              </w:rPr>
              <w:t xml:space="preserve">King George Dock, Port of Hull (heavy-duty surface)</w:t>
            </w:r>
          </w:p>
        </w:tc>
        <w:tc>
          <w:tcPr>
            <w:tcW w:w="1078" w:type="dxa"/>
          </w:tcPr>
          <w:p>
            <w:pPr>
              <w:rPr>
                <w:lang w:val="en-GB"/>
              </w:rPr>
            </w:pPr>
            <w:r>
              <w:rPr>
                <w:sz w:val="18"/>
                <w:szCs w:val="18"/>
                <w:lang w:val="en-GB"/>
              </w:rPr>
              <w:t xml:space="preserve">Up to 4</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Not quoted</w:t>
            </w:r>
          </w:p>
        </w:tc>
        <w:tc>
          <w:tcPr>
            <w:tcW w:w="2171" w:type="dxa"/>
          </w:tcPr>
          <w:p>
            <w:pPr>
              <w:rPr>
                <w:lang w:val="en-GB"/>
              </w:rPr>
            </w:pPr>
            <w:r>
              <w:rPr>
                <w:sz w:val="18"/>
                <w:szCs w:val="18"/>
                <w:lang w:val="en-GB"/>
              </w:rPr>
              <w:t xml:space="preserve">ABP Property, Port of Hull</w:t>
            </w:r>
          </w:p>
        </w:tc>
      </w:tr>
    </w:tbl>
    <w:p>
      <w:pPr>
        <w:pStyle w:val="TableNote"/>
        <w:rPr>
          <w:lang w:val="en-GB"/>
        </w:rPr>
      </w:pPr>
      <w:r>
        <w:rPr>
          <w:i/>
          <w:lang w:val="en-GB"/>
        </w:rPr>
        <w:t xml:space="preserve">Note.</w:t>
      </w:r>
      <w:r>
        <w:rPr>
          <w:lang w:val="en-GB"/>
        </w:rPr>
        <w:t xml:space="preserve"> Agents' listings, October 2026. South Cave is about 12 miles west of Hull centre, so a yard there would move the catchment towards Brough and the M62. A 0.8-acre Cottingham site (£12,000) was excluded as below the 1-acre minimum used for Option A. </w:t>
      </w:r>
      <w:r>
        <w:rPr>
          <w:lang w:val="en-GB"/>
        </w:rPr>
        <w:t xml:space="preserve">Foster Street is also home to</w:t>
      </w:r>
      <w:r>
        <w:rPr>
          <w:rStyle w:val="CommentReference"/>
        </w:rPr>
      </w:r>
      <w:r>
        <w:rPr>
          <w:lang w:val="en-GB"/>
        </w:rPr>
        <w:t xml:space="preserve"> two competitors' plants (Table A11.9).</w:t>
      </w:r>
    </w:p>
    <w:p>
      <w:pPr>
        <w:pStyle w:val="TableCaption"/>
        <w:keepNext/>
        <w:rPr>
          <w:lang w:val="en-GB"/>
        </w:rPr>
      </w:pPr>
      <w:r>
        <w:rPr>
          <w:lang w:val="en-GB"/>
        </w:rPr>
        <w:t xml:space="preserve">Table A11.9. Competitors in the Hull catchment</w:t>
      </w:r>
    </w:p>
    <w:tbl>
      <w:tblPr>
        <w:tblStyle w:val="TableGrid"/>
        <w:tblW w:w="8640" w:type="dxa"/>
        <w:tblLook w:val="04A0" w:firstRow="1" w:lastRow="0" w:firstColumn="1" w:lastColumn="0" w:noHBand="0" w:noVBand="1"/>
      </w:tblPr>
      <w:tblGrid>
        <w:gridCol w:w="2200"/>
        <w:gridCol w:w="1800"/>
        <w:gridCol w:w="4640"/>
      </w:tblGrid>
      <w:tr>
        <w:trPr>
          <w:cantSplit/>
          <w:tblHeader/>
        </w:trPr>
        <w:tc>
          <w:tcPr>
            <w:tcW w:w="2200" w:type="dxa"/>
          </w:tcPr>
          <w:p>
            <w:pPr>
              <w:keepNext/>
              <w:rPr>
                <w:lang w:val="en-GB"/>
              </w:rPr>
            </w:pPr>
            <w:r>
              <w:rPr>
                <w:b/>
                <w:sz w:val="18"/>
                <w:szCs w:val="18"/>
                <w:lang w:val="en-GB"/>
              </w:rPr>
              <w:t xml:space="preserve">Competitor</w:t>
            </w:r>
          </w:p>
        </w:tc>
        <w:tc>
          <w:tcPr>
            <w:tcW w:w="1800" w:type="dxa"/>
          </w:tcPr>
          <w:p>
            <w:pPr>
              <w:keepNext/>
              <w:rPr>
                <w:lang w:val="en-GB"/>
              </w:rPr>
            </w:pPr>
            <w:r>
              <w:rPr>
                <w:b/>
                <w:sz w:val="18"/>
                <w:szCs w:val="18"/>
                <w:lang w:val="en-GB"/>
              </w:rPr>
              <w:t xml:space="preserve">Type</w:t>
            </w:r>
          </w:p>
        </w:tc>
        <w:tc>
          <w:tcPr>
            <w:tcW w:w="4640" w:type="dxa"/>
          </w:tcPr>
          <w:p>
            <w:pPr>
              <w:keepNext/>
              <w:rPr>
                <w:lang w:val="en-GB"/>
              </w:rPr>
            </w:pPr>
            <w:r>
              <w:rPr>
                <w:b/>
                <w:sz w:val="18"/>
                <w:szCs w:val="18"/>
                <w:lang w:val="en-GB"/>
              </w:rPr>
              <w:t xml:space="preserve">Location and notes</w:t>
            </w:r>
          </w:p>
        </w:tc>
      </w:tr>
      <w:tr>
        <w:trPr>
          <w:cantSplit/>
        </w:trPr>
        <w:tc>
          <w:tcPr>
            <w:tcW w:w="2200" w:type="dxa"/>
          </w:tcPr>
          <w:p>
            <w:pPr>
              <w:rPr>
                <w:lang w:val="en-GB"/>
              </w:rPr>
            </w:pPr>
            <w:r>
              <w:rPr>
                <w:sz w:val="18"/>
                <w:szCs w:val="18"/>
                <w:lang w:val="en-GB"/>
              </w:rPr>
              <w:t xml:space="preserve">Ready Crete Ltd</w:t>
            </w:r>
          </w:p>
        </w:tc>
        <w:tc>
          <w:tcPr>
            <w:tcW w:w="1800" w:type="dxa"/>
          </w:tcPr>
          <w:p>
            <w:pPr>
              <w:rPr>
                <w:lang w:val="en-GB"/>
              </w:rPr>
            </w:pPr>
            <w:r>
              <w:rPr>
                <w:sz w:val="18"/>
                <w:szCs w:val="18"/>
                <w:lang w:val="en-GB"/>
              </w:rPr>
              <w:t xml:space="preserve">Volumetric</w:t>
            </w:r>
          </w:p>
        </w:tc>
        <w:tc>
          <w:tcPr>
            <w:tcW w:w="4640" w:type="dxa"/>
          </w:tcPr>
          <w:p>
            <w:pPr>
              <w:rPr>
                <w:lang w:val="en-GB"/>
              </w:rPr>
            </w:pPr>
            <w:r>
              <w:rPr>
                <w:sz w:val="18"/>
                <w:szCs w:val="18"/>
                <w:lang w:val="en-GB"/>
              </w:rPr>
              <w:t xml:space="preserve">Dunswell, HU6; active, incorporated July 2023, SIC 23630 ready-mixed concrete (Companies House, n.d.); its website (readycrete.co.uk) advertises a volumetric mixer for Hull and surrounding areas</w:t>
            </w:r>
          </w:p>
        </w:tc>
      </w:tr>
      <w:tr>
        <w:trPr>
          <w:cantSplit/>
        </w:trPr>
        <w:tc>
          <w:tcPr>
            <w:tcW w:w="2200" w:type="dxa"/>
          </w:tcPr>
          <w:p>
            <w:pPr>
              <w:rPr>
                <w:lang w:val="en-GB"/>
              </w:rPr>
            </w:pPr>
            <w:r>
              <w:rPr>
                <w:sz w:val="18"/>
                <w:szCs w:val="18"/>
                <w:lang w:val="en-GB"/>
              </w:rPr>
              <w:t xml:space="preserve">Mixamate Concrete &amp; Screed</w:t>
            </w:r>
          </w:p>
        </w:tc>
        <w:tc>
          <w:tcPr>
            <w:tcW w:w="1800" w:type="dxa"/>
          </w:tcPr>
          <w:p>
            <w:pPr>
              <w:rPr>
                <w:lang w:val="en-GB"/>
              </w:rPr>
            </w:pPr>
            <w:r>
              <w:rPr>
                <w:sz w:val="18"/>
                <w:szCs w:val="18"/>
                <w:lang w:val="en-GB"/>
              </w:rPr>
              <w:t xml:space="preserve">Volumetric with built-in pump</w:t>
            </w:r>
          </w:p>
        </w:tc>
        <w:tc>
          <w:tcPr>
            <w:tcW w:w="4640" w:type="dxa"/>
          </w:tcPr>
          <w:p>
            <w:pPr>
              <w:rPr>
                <w:lang w:val="en-GB"/>
              </w:rPr>
            </w:pPr>
            <w:r>
              <w:rPr>
                <w:sz w:val="18"/>
                <w:szCs w:val="18"/>
                <w:lang w:val="en-GB"/>
              </w:rPr>
              <w:t xml:space="preserve">National operator advertising same- or next-day volumetric supply across Hull, HU7 (Mixamate, n.d.); local base and fleet size not stated [CONFIRM]</w:t>
            </w:r>
          </w:p>
        </w:tc>
      </w:tr>
      <w:tr>
        <w:trPr>
          <w:cantSplit/>
        </w:trPr>
        <w:tc>
          <w:tcPr>
            <w:tcW w:w="2200" w:type="dxa"/>
          </w:tcPr>
          <w:p>
            <w:pPr>
              <w:rPr>
                <w:lang w:val="en-GB"/>
              </w:rPr>
            </w:pPr>
            <w:r>
              <w:rPr>
                <w:sz w:val="18"/>
                <w:szCs w:val="18"/>
                <w:lang w:val="en-GB"/>
              </w:rPr>
              <w:t xml:space="preserve">Cemex</w:t>
            </w:r>
          </w:p>
        </w:tc>
        <w:tc>
          <w:tcPr>
            <w:tcW w:w="1800" w:type="dxa"/>
          </w:tcPr>
          <w:p>
            <w:pPr>
              <w:rPr>
                <w:lang w:val="en-GB"/>
              </w:rPr>
            </w:pPr>
            <w:r>
              <w:rPr>
                <w:sz w:val="18"/>
                <w:szCs w:val="18"/>
                <w:lang w:val="en-GB"/>
              </w:rPr>
              <w:t xml:space="preserve">Fixed plant and aggregates wharf</w:t>
            </w:r>
          </w:p>
        </w:tc>
        <w:tc>
          <w:tcPr>
            <w:tcW w:w="4640" w:type="dxa"/>
          </w:tcPr>
          <w:p>
            <w:pPr>
              <w:rPr>
                <w:lang w:val="en-GB"/>
              </w:rPr>
            </w:pPr>
            <w:r>
              <w:rPr>
                <w:sz w:val="18"/>
                <w:szCs w:val="18"/>
                <w:lang w:val="en-GB"/>
              </w:rPr>
              <w:t xml:space="preserve">West Quay, Alexandra Dock, HU9 (Agg-Net, n.d.-b)</w:t>
            </w:r>
          </w:p>
        </w:tc>
      </w:tr>
      <w:tr>
        <w:trPr>
          <w:cantSplit/>
        </w:trPr>
        <w:tc>
          <w:tcPr>
            <w:tcW w:w="2200" w:type="dxa"/>
          </w:tcPr>
          <w:p>
            <w:pPr>
              <w:rPr>
                <w:lang w:val="en-GB"/>
              </w:rPr>
            </w:pPr>
            <w:r>
              <w:rPr>
                <w:sz w:val="18"/>
                <w:szCs w:val="18"/>
                <w:lang w:val="en-GB"/>
              </w:rPr>
              <w:t xml:space="preserve">Ashcourt Concrete</w:t>
            </w:r>
          </w:p>
        </w:tc>
        <w:tc>
          <w:tcPr>
            <w:tcW w:w="1800" w:type="dxa"/>
          </w:tcPr>
          <w:p>
            <w:pPr>
              <w:rPr>
                <w:lang w:val="en-GB"/>
              </w:rPr>
            </w:pPr>
            <w:r>
              <w:rPr>
                <w:sz w:val="18"/>
                <w:szCs w:val="18"/>
                <w:lang w:val="en-GB"/>
              </w:rPr>
              <w:t xml:space="preserve">Fixed plants, truck mixers and pump</w:t>
            </w:r>
          </w:p>
        </w:tc>
        <w:tc>
          <w:tcPr>
            <w:tcW w:w="4640" w:type="dxa"/>
          </w:tcPr>
          <w:p>
            <w:pPr>
              <w:rPr>
                <w:lang w:val="en-GB"/>
              </w:rPr>
            </w:pPr>
            <w:r>
              <w:rPr>
                <w:sz w:val="18"/>
                <w:szCs w:val="18"/>
                <w:lang w:val="en-GB"/>
              </w:rPr>
              <w:t xml:space="preserve">Foster Street, Hull, and Melton; supplied a 1,200 m³ pour for the A63 Castle Street scheme from two plants and 10–16 mixers (Concrete Connect, n.d.)</w:t>
            </w:r>
          </w:p>
        </w:tc>
      </w:tr>
      <w:tr>
        <w:trPr>
          <w:cantSplit/>
        </w:trPr>
        <w:tc>
          <w:tcPr>
            <w:tcW w:w="2200" w:type="dxa"/>
          </w:tcPr>
          <w:p>
            <w:pPr>
              <w:rPr>
                <w:lang w:val="en-GB"/>
              </w:rPr>
            </w:pPr>
            <w:r>
              <w:rPr>
                <w:sz w:val="18"/>
                <w:szCs w:val="18"/>
                <w:lang w:val="en-GB"/>
              </w:rPr>
              <w:t xml:space="preserve">Sandsfield Gravel Co.</w:t>
            </w:r>
          </w:p>
        </w:tc>
        <w:tc>
          <w:tcPr>
            <w:tcW w:w="1800" w:type="dxa"/>
          </w:tcPr>
          <w:p>
            <w:pPr>
              <w:rPr>
                <w:lang w:val="en-GB"/>
              </w:rPr>
            </w:pPr>
            <w:r>
              <w:rPr>
                <w:sz w:val="18"/>
                <w:szCs w:val="18"/>
                <w:lang w:val="en-GB"/>
              </w:rPr>
              <w:t xml:space="preserve">Fixed plant</w:t>
            </w:r>
          </w:p>
        </w:tc>
        <w:tc>
          <w:tcPr>
            <w:tcW w:w="4640" w:type="dxa"/>
          </w:tcPr>
          <w:p>
            <w:pPr>
              <w:rPr>
                <w:lang w:val="en-GB"/>
              </w:rPr>
            </w:pPr>
            <w:r>
              <w:rPr>
                <w:sz w:val="18"/>
                <w:szCs w:val="18"/>
                <w:lang w:val="en-GB"/>
              </w:rPr>
              <w:t xml:space="preserve">Foster Street, HU8 (Agg-Net, n.d.-a)</w:t>
            </w:r>
          </w:p>
        </w:tc>
      </w:tr>
      <w:tr>
        <w:trPr>
          <w:cantSplit/>
        </w:trPr>
        <w:tc>
          <w:tcPr>
            <w:tcW w:w="2200" w:type="dxa"/>
          </w:tcPr>
          <w:p>
            <w:pPr>
              <w:rPr>
                <w:lang w:val="en-GB"/>
              </w:rPr>
            </w:pPr>
            <w:r>
              <w:rPr>
                <w:sz w:val="18"/>
                <w:szCs w:val="18"/>
                <w:lang w:val="en-GB"/>
              </w:rPr>
              <w:t xml:space="preserve">Heidelberg Materials</w:t>
            </w:r>
          </w:p>
        </w:tc>
        <w:tc>
          <w:tcPr>
            <w:tcW w:w="1800" w:type="dxa"/>
          </w:tcPr>
          <w:p>
            <w:pPr>
              <w:rPr>
                <w:lang w:val="en-GB"/>
              </w:rPr>
            </w:pPr>
            <w:r>
              <w:rPr>
                <w:sz w:val="18"/>
                <w:szCs w:val="18"/>
                <w:lang w:val="en-GB"/>
              </w:rPr>
              <w:t xml:space="preserve">Fixed plant; Supamix mini-mix</w:t>
            </w:r>
          </w:p>
        </w:tc>
        <w:tc>
          <w:tcPr>
            <w:tcW w:w="4640" w:type="dxa"/>
          </w:tcPr>
          <w:p>
            <w:pPr>
              <w:rPr>
                <w:lang w:val="en-GB"/>
              </w:rPr>
            </w:pPr>
            <w:r>
              <w:rPr>
                <w:sz w:val="18"/>
                <w:szCs w:val="18"/>
                <w:lang w:val="en-GB"/>
              </w:rPr>
              <w:t xml:space="preserve">Bridlington, delivering within 25 miles; open weekdays 07:00–17:00 and Saturdays to 12:00 (Heidelberg Materials, n.d.)</w:t>
            </w:r>
          </w:p>
        </w:tc>
      </w:tr>
    </w:tbl>
    <w:p>
      <w:pPr>
        <w:pStyle w:val="TableNote"/>
        <w:rPr>
          <w:lang w:val="en-GB"/>
        </w:rPr>
      </w:pPr>
      <w:r>
        <w:rPr>
          <w:i/>
          <w:lang w:val="en-GB"/>
        </w:rPr>
        <w:t xml:space="preserve">Note.</w:t>
      </w:r>
      <w:r>
        <w:rPr>
          <w:lang w:val="en-GB"/>
        </w:rPr>
        <w:t xml:space="preserve"> Desk search (AI-assisted; prompt list), October 2026, </w:t>
      </w:r>
      <w:r>
        <w:rPr>
          <w:lang w:val="en-GB"/>
        </w:rPr>
        <w:t xml:space="preserve">corrected after review: an earlier draft missed both volumetric operators</w:t>
      </w:r>
      <w:r>
        <w:rPr>
          <w:rStyle w:val="CommentReference"/>
        </w:rPr>
      </w:r>
      <w:r>
        <w:rPr>
          <w:lang w:val="en-GB"/>
        </w:rPr>
        <w:t xml:space="preserve">, </w:t>
      </w:r>
      <w:r>
        <w:rPr>
          <w:lang w:val="en-GB"/>
        </w:rPr>
        <w:t xml:space="preserve">so Option B is not uncontested</w:t>
      </w:r>
      <w:r>
        <w:rPr>
          <w:rStyle w:val="CommentReference"/>
        </w:rPr>
      </w:r>
      <w:r>
        <w:rPr>
          <w:lang w:val="en-GB"/>
        </w:rPr>
        <w:t xml:space="preserve">. No competitor in either catchment publishes capacity, so competition is scored on a count of operators until the Business Development Manager confirms who runs volumetric mixers around Hull, and at what scale [CONFIRM]. The fixed plants keep set hours; </w:t>
      </w:r>
      <w:r>
        <w:rPr>
          <w:lang w:val="en-GB"/>
        </w:rPr>
        <w:t xml:space="preserve">both volumetric rivals</w:t>
      </w:r>
      <w:r>
        <w:rPr>
          <w:rStyle w:val="CommentReference"/>
        </w:rPr>
      </w:r>
      <w:r>
        <w:rPr>
          <w:lang w:val="en-GB"/>
        </w:rPr>
        <w:t xml:space="preserve"> offer same- or next-day supply.</w:t>
      </w:r>
    </w:p>
    <w:p>
      <w:pPr>
        <w:pStyle w:val="TableCaption"/>
        <w:keepNext/>
        <w:rPr>
          <w:lang w:val="en-GB"/>
        </w:rPr>
      </w:pPr>
      <w:r>
        <w:rPr>
          <w:lang w:val="en-GB"/>
        </w:rPr>
        <w:t xml:space="preserve">Table A11.10. Ranked shortlist</w:t>
      </w:r>
    </w:p>
    <w:tbl>
      <w:tblPr>
        <w:tblStyle w:val="TableGrid"/>
        <w:tblW w:w="8640" w:type="dxa"/>
        <w:tblLook w:val="04A0" w:firstRow="1" w:lastRow="0" w:firstColumn="1" w:lastColumn="0" w:noHBand="0" w:noVBand="1"/>
      </w:tblPr>
      <w:tblGrid>
        <w:gridCol w:w="700"/>
        <w:gridCol w:w="2000"/>
        <w:gridCol w:w="1300"/>
        <w:gridCol w:w="1300"/>
        <w:gridCol w:w="1840"/>
        <w:gridCol w:w="1500"/>
      </w:tblGrid>
      <w:tr>
        <w:trPr>
          <w:cantSplit/>
          <w:tblHeader/>
        </w:trPr>
        <w:tc>
          <w:tcPr>
            <w:tcW w:w="700" w:type="dxa"/>
          </w:tcPr>
          <w:p>
            <w:pPr>
              <w:keepNext/>
              <w:rPr>
                <w:lang w:val="en-GB"/>
              </w:rPr>
            </w:pPr>
            <w:r>
              <w:rPr>
                <w:b/>
                <w:sz w:val="18"/>
                <w:szCs w:val="18"/>
                <w:lang w:val="en-GB"/>
              </w:rPr>
              <w:t xml:space="preserve">Rank</w:t>
            </w:r>
          </w:p>
        </w:tc>
        <w:tc>
          <w:tcPr>
            <w:tcW w:w="2000" w:type="dxa"/>
          </w:tcPr>
          <w:p>
            <w:pPr>
              <w:keepNext/>
              <w:rPr>
                <w:lang w:val="en-GB"/>
              </w:rPr>
            </w:pPr>
            <w:r>
              <w:rPr>
                <w:b/>
                <w:sz w:val="18"/>
                <w:szCs w:val="18"/>
                <w:lang w:val="en-GB"/>
              </w:rPr>
              <w:t xml:space="preserve">Option</w:t>
            </w:r>
          </w:p>
        </w:tc>
        <w:tc>
          <w:tcPr>
            <w:tcW w:w="1300" w:type="dxa"/>
          </w:tcPr>
          <w:p>
            <w:pPr>
              <w:keepNext/>
              <w:rPr>
                <w:lang w:val="en-GB"/>
              </w:rPr>
            </w:pPr>
            <w:r>
              <w:rPr>
                <w:b/>
                <w:sz w:val="18"/>
                <w:szCs w:val="18"/>
                <w:lang w:val="en-GB"/>
              </w:rPr>
              <w:t xml:space="preserve">Weighted score (Table 4)</w:t>
            </w:r>
          </w:p>
        </w:tc>
        <w:tc>
          <w:tcPr>
            <w:tcW w:w="1300" w:type="dxa"/>
          </w:tcPr>
          <w:p>
            <w:pPr>
              <w:keepNext/>
              <w:rPr>
                <w:lang w:val="en-GB"/>
              </w:rPr>
            </w:pPr>
            <w:r>
              <w:rPr>
                <w:b/>
                <w:sz w:val="18"/>
                <w:szCs w:val="18"/>
                <w:lang w:val="en-GB"/>
              </w:rPr>
              <w:t xml:space="preserve">Payback (months)</w:t>
            </w:r>
          </w:p>
        </w:tc>
        <w:tc>
          <w:tcPr>
            <w:tcW w:w="1840" w:type="dxa"/>
          </w:tcPr>
          <w:p>
            <w:pPr>
              <w:keepNext/>
              <w:rPr>
                <w:lang w:val="en-GB"/>
              </w:rPr>
            </w:pPr>
            <w:r>
              <w:rPr>
                <w:b/>
                <w:sz w:val="18"/>
                <w:szCs w:val="18"/>
                <w:lang w:val="en-GB"/>
              </w:rPr>
              <w:t xml:space="preserve">NPV at 8–12% (£)</w:t>
            </w:r>
          </w:p>
        </w:tc>
        <w:tc>
          <w:tcPr>
            <w:tcW w:w="1500" w:type="dxa"/>
          </w:tcPr>
          <w:p>
            <w:pPr>
              <w:keepNext/>
              <w:rPr>
                <w:lang w:val="en-GB"/>
              </w:rPr>
            </w:pPr>
            <w:r>
              <w:rPr>
                <w:b/>
                <w:sz w:val="18"/>
                <w:szCs w:val="18"/>
                <w:lang w:val="en-GB"/>
              </w:rPr>
              <w:t xml:space="preserve">Outcome</w:t>
            </w:r>
          </w:p>
        </w:tc>
      </w:tr>
      <w:tr>
        <w:trPr>
          <w:cantSplit/>
        </w:trPr>
        <w:tc>
          <w:tcPr>
            <w:tcW w:w="700" w:type="dxa"/>
          </w:tcPr>
          <w:p>
            <w:pPr>
              <w:rPr>
                <w:lang w:val="en-GB"/>
              </w:rPr>
            </w:pPr>
            <w:r>
              <w:rPr>
                <w:sz w:val="18"/>
                <w:szCs w:val="18"/>
                <w:lang w:val="en-GB"/>
              </w:rPr>
              <w:t xml:space="preserve">1</w:t>
            </w:r>
          </w:p>
        </w:tc>
        <w:tc>
          <w:tcPr>
            <w:tcW w:w="2000" w:type="dxa"/>
          </w:tcPr>
          <w:p>
            <w:pPr>
              <w:rPr>
                <w:lang w:val="en-GB"/>
              </w:rPr>
            </w:pPr>
            <w:r>
              <w:rPr>
                <w:sz w:val="18"/>
                <w:szCs w:val="18"/>
                <w:lang w:val="en-GB"/>
              </w:rPr>
              <w:t xml:space="preserve">A, South Yorkshire</w:t>
            </w:r>
          </w:p>
        </w:tc>
        <w:tc>
          <w:tcPr>
            <w:tcW w:w="1300" w:type="dxa"/>
          </w:tcPr>
          <w:p>
            <w:pPr>
              <w:rPr>
                <w:lang w:val="en-GB"/>
              </w:rPr>
            </w:pPr>
            <w:r>
              <w:rPr>
                <w:sz w:val="18"/>
                <w:szCs w:val="18"/>
                <w:lang w:val="en-GB"/>
              </w:rPr>
              <w:t xml:space="preserve">[MCDA_SCORE_A]</w:t>
            </w:r>
          </w:p>
        </w:tc>
        <w:tc>
          <w:tcPr>
            <w:tcW w:w="1300" w:type="dxa"/>
          </w:tcPr>
          <w:p>
            <w:pPr>
              <w:rPr>
                <w:lang w:val="en-GB"/>
              </w:rPr>
            </w:pPr>
            <w:r>
              <w:rPr>
                <w:sz w:val="18"/>
                <w:szCs w:val="18"/>
                <w:lang w:val="en-GB"/>
              </w:rPr>
              <w:t xml:space="preserve">23.1</w:t>
            </w:r>
          </w:p>
        </w:tc>
        <w:tc>
          <w:tcPr>
            <w:tcW w:w="1840" w:type="dxa"/>
          </w:tcPr>
          <w:p>
            <w:pPr>
              <w:rPr>
                <w:lang w:val="en-GB"/>
              </w:rPr>
            </w:pPr>
            <w:r>
              <w:rPr>
                <w:sz w:val="18"/>
                <w:szCs w:val="18"/>
                <w:lang w:val="en-GB"/>
              </w:rPr>
              <w:t xml:space="preserve">889,618–1,053,412</w:t>
            </w:r>
          </w:p>
        </w:tc>
        <w:tc>
          <w:tcPr>
            <w:tcW w:w="1500" w:type="dxa"/>
          </w:tcPr>
          <w:p>
            <w:pPr>
              <w:rPr>
                <w:lang w:val="en-GB"/>
              </w:rPr>
            </w:pPr>
            <w:r>
              <w:rPr>
                <w:sz w:val="18"/>
                <w:szCs w:val="18"/>
                <w:lang w:val="en-GB"/>
              </w:rPr>
              <w:t xml:space="preserve">Recommended</w:t>
            </w:r>
          </w:p>
        </w:tc>
      </w:tr>
      <w:tr>
        <w:trPr>
          <w:cantSplit/>
        </w:trPr>
        <w:tc>
          <w:tcPr>
            <w:tcW w:w="700" w:type="dxa"/>
          </w:tcPr>
          <w:p>
            <w:pPr>
              <w:rPr>
                <w:lang w:val="en-GB"/>
              </w:rPr>
            </w:pPr>
            <w:r>
              <w:rPr>
                <w:sz w:val="18"/>
                <w:szCs w:val="18"/>
                <w:lang w:val="en-GB"/>
              </w:rPr>
              <w:t xml:space="preserve">[RANK]</w:t>
            </w:r>
          </w:p>
        </w:tc>
        <w:tc>
          <w:tcPr>
            <w:tcW w:w="2000" w:type="dxa"/>
          </w:tcPr>
          <w:p>
            <w:pPr>
              <w:rPr>
                <w:lang w:val="en-GB"/>
              </w:rPr>
            </w:pPr>
            <w:r>
              <w:rPr>
                <w:sz w:val="18"/>
                <w:szCs w:val="18"/>
                <w:lang w:val="en-GB"/>
              </w:rPr>
              <w:t xml:space="preserve">B, Hull and the Humber</w:t>
            </w:r>
          </w:p>
        </w:tc>
        <w:tc>
          <w:tcPr>
            <w:tcW w:w="1300" w:type="dxa"/>
          </w:tcPr>
          <w:p>
            <w:pPr>
              <w:rPr>
                <w:lang w:val="en-GB"/>
              </w:rPr>
            </w:pPr>
            <w:r>
              <w:rPr>
                <w:sz w:val="18"/>
                <w:szCs w:val="18"/>
                <w:lang w:val="en-GB"/>
              </w:rPr>
              <w:t xml:space="preserve">[MCDA_SCORE_B]</w:t>
            </w:r>
          </w:p>
        </w:tc>
        <w:tc>
          <w:tcPr>
            <w:tcW w:w="1300" w:type="dxa"/>
          </w:tcPr>
          <w:p>
            <w:pPr>
              <w:rPr>
                <w:lang w:val="en-GB"/>
              </w:rPr>
            </w:pPr>
            <w:r>
              <w:rPr>
                <w:sz w:val="18"/>
                <w:szCs w:val="18"/>
                <w:lang w:val="en-GB"/>
              </w:rPr>
              <w:t xml:space="preserve">48.9</w:t>
            </w:r>
          </w:p>
        </w:tc>
        <w:tc>
          <w:tcPr>
            <w:tcW w:w="1840" w:type="dxa"/>
          </w:tcPr>
          <w:p>
            <w:pPr>
              <w:rPr>
                <w:lang w:val="en-GB"/>
              </w:rPr>
            </w:pPr>
            <w:r>
              <w:rPr>
                <w:sz w:val="18"/>
                <w:szCs w:val="18"/>
                <w:lang w:val="en-GB"/>
              </w:rPr>
              <w:t xml:space="preserve">−8,556 to 42,110</w:t>
            </w:r>
          </w:p>
        </w:tc>
        <w:tc>
          <w:tcPr>
            <w:tcW w:w="1500" w:type="dxa"/>
          </w:tcPr>
          <w:p>
            <w:pPr>
              <w:rPr>
                <w:lang w:val="en-GB"/>
              </w:rPr>
            </w:pPr>
            <w:r>
              <w:rPr>
                <w:sz w:val="18"/>
                <w:szCs w:val="18"/>
                <w:lang w:val="en-GB"/>
              </w:rPr>
              <w:t xml:space="preserve">Not recommended for 2027: first-year loss fails the board's GO rule; Depot 3 conditional (§5.2; §6)</w:t>
            </w:r>
          </w:p>
        </w:tc>
      </w:tr>
      <w:tr>
        <w:trPr>
          <w:cantSplit/>
        </w:trPr>
        <w:tc>
          <w:tcPr>
            <w:tcW w:w="700" w:type="dxa"/>
          </w:tcPr>
          <w:p>
            <w:pPr>
              <w:rPr>
                <w:lang w:val="en-GB"/>
              </w:rPr>
            </w:pPr>
            <w:r>
              <w:rPr>
                <w:sz w:val="18"/>
                <w:szCs w:val="18"/>
                <w:lang w:val="en-GB"/>
              </w:rPr>
              <w:t xml:space="preserve">[RANK]</w:t>
            </w:r>
          </w:p>
        </w:tc>
        <w:tc>
          <w:tcPr>
            <w:tcW w:w="2000" w:type="dxa"/>
          </w:tcPr>
          <w:p>
            <w:pPr>
              <w:rPr>
                <w:lang w:val="en-GB"/>
              </w:rPr>
            </w:pPr>
            <w:r>
              <w:rPr>
                <w:sz w:val="18"/>
                <w:szCs w:val="18"/>
                <w:lang w:val="en-GB"/>
              </w:rPr>
              <w:t xml:space="preserve">C, defer and consolidate</w:t>
            </w:r>
          </w:p>
        </w:tc>
        <w:tc>
          <w:tcPr>
            <w:tcW w:w="1300" w:type="dxa"/>
          </w:tcPr>
          <w:p>
            <w:pPr>
              <w:rPr>
                <w:lang w:val="en-GB"/>
              </w:rPr>
            </w:pPr>
            <w:r>
              <w:rPr>
                <w:sz w:val="18"/>
                <w:szCs w:val="18"/>
                <w:lang w:val="en-GB"/>
              </w:rPr>
              <w:t xml:space="preserve">[MCDA_SCORE_C]</w:t>
            </w:r>
          </w:p>
        </w:tc>
        <w:tc>
          <w:tcPr>
            <w:tcW w:w="1300" w:type="dxa"/>
          </w:tcPr>
          <w:p>
            <w:pPr>
              <w:rPr>
                <w:lang w:val="en-GB"/>
              </w:rPr>
            </w:pPr>
            <w:r>
              <w:rPr>
                <w:sz w:val="18"/>
                <w:szCs w:val="18"/>
                <w:lang w:val="en-GB"/>
              </w:rPr>
              <w:t xml:space="preserve">n/a</w:t>
            </w:r>
          </w:p>
        </w:tc>
        <w:tc>
          <w:tcPr>
            <w:tcW w:w="1840" w:type="dxa"/>
          </w:tcPr>
          <w:p>
            <w:pPr>
              <w:rPr>
                <w:lang w:val="en-GB"/>
              </w:rPr>
            </w:pPr>
            <w:r>
              <w:rPr>
                <w:sz w:val="18"/>
                <w:szCs w:val="18"/>
                <w:lang w:val="en-GB"/>
              </w:rPr>
              <w:t xml:space="preserve">[OPTION_C_NPV]</w:t>
            </w:r>
          </w:p>
        </w:tc>
        <w:tc>
          <w:tcPr>
            <w:tcW w:w="1500" w:type="dxa"/>
          </w:tcPr>
          <w:p>
            <w:pPr>
              <w:rPr>
                <w:lang w:val="en-GB"/>
              </w:rPr>
            </w:pPr>
            <w:r>
              <w:rPr>
                <w:sz w:val="18"/>
                <w:szCs w:val="18"/>
                <w:lang w:val="en-GB"/>
              </w:rPr>
              <w:t xml:space="preserve">[OUTCOME]</w:t>
            </w:r>
          </w:p>
        </w:tc>
      </w:tr>
      <w:tr>
        <w:trPr>
          <w:cantSplit/>
        </w:trPr>
        <w:tc>
          <w:tcPr>
            <w:tcW w:w="700" w:type="dxa"/>
          </w:tcPr>
          <w:p>
            <w:pPr>
              <w:rPr>
                <w:lang w:val="en-GB"/>
              </w:rPr>
            </w:pPr>
            <w:r>
              <w:rPr>
                <w:sz w:val="18"/>
                <w:szCs w:val="18"/>
                <w:lang w:val="en-GB"/>
              </w:rPr>
              <w:t xml:space="preserve">—</w:t>
            </w:r>
          </w:p>
        </w:tc>
        <w:tc>
          <w:tcPr>
            <w:tcW w:w="2000" w:type="dxa"/>
          </w:tcPr>
          <w:p>
            <w:pPr>
              <w:rPr>
                <w:lang w:val="en-GB"/>
              </w:rPr>
            </w:pPr>
            <w:r>
              <w:rPr>
                <w:sz w:val="18"/>
                <w:szCs w:val="18"/>
                <w:lang w:val="en-GB"/>
              </w:rPr>
              <w:t xml:space="preserve">Do nothing (baseline)</w:t>
            </w:r>
          </w:p>
        </w:tc>
        <w:tc>
          <w:tcPr>
            <w:tcW w:w="1300" w:type="dxa"/>
          </w:tcPr>
          <w:p>
            <w:pPr>
              <w:rPr>
                <w:lang w:val="en-GB"/>
              </w:rPr>
            </w:pPr>
            <w:r>
              <w:rPr>
                <w:sz w:val="18"/>
                <w:szCs w:val="18"/>
                <w:lang w:val="en-GB"/>
              </w:rPr>
              <w:t xml:space="preserve">[MCDA_SCORE_BASELINE]</w:t>
            </w:r>
          </w:p>
        </w:tc>
        <w:tc>
          <w:tcPr>
            <w:tcW w:w="1300" w:type="dxa"/>
          </w:tcPr>
          <w:p>
            <w:pPr>
              <w:rPr>
                <w:lang w:val="en-GB"/>
              </w:rPr>
            </w:pPr>
            <w:r>
              <w:rPr>
                <w:sz w:val="18"/>
                <w:szCs w:val="18"/>
                <w:lang w:val="en-GB"/>
              </w:rPr>
              <w:t xml:space="preserve">n/a</w:t>
            </w:r>
          </w:p>
        </w:tc>
        <w:tc>
          <w:tcPr>
            <w:tcW w:w="1840" w:type="dxa"/>
          </w:tcPr>
          <w:p>
            <w:pPr>
              <w:rPr>
                <w:lang w:val="en-GB"/>
              </w:rPr>
            </w:pPr>
            <w:r>
              <w:rPr>
                <w:sz w:val="18"/>
                <w:szCs w:val="18"/>
                <w:lang w:val="en-GB"/>
              </w:rPr>
              <w:t xml:space="preserve">0</w:t>
            </w:r>
          </w:p>
        </w:tc>
        <w:tc>
          <w:tcPr>
            <w:tcW w:w="1500" w:type="dxa"/>
          </w:tcPr>
          <w:p>
            <w:pPr>
              <w:rPr>
                <w:lang w:val="en-GB"/>
              </w:rPr>
            </w:pPr>
            <w:r>
              <w:rPr>
                <w:sz w:val="18"/>
                <w:szCs w:val="18"/>
                <w:lang w:val="en-GB"/>
              </w:rPr>
              <w:t xml:space="preserve">Anchor for the cost of inaction</w:t>
            </w:r>
          </w:p>
        </w:tc>
      </w:tr>
    </w:tbl>
    <w:p>
      <w:pPr>
        <w:pStyle w:val="TableNote"/>
        <w:rPr>
          <w:lang w:val="en-GB"/>
        </w:rPr>
      </w:pPr>
      <w:r>
        <w:rPr>
          <w:i/>
          <w:lang w:val="en-GB"/>
        </w:rPr>
        <w:t xml:space="preserve">Note.</w:t>
      </w:r>
      <w:r>
        <w:rPr>
          <w:lang w:val="en-GB"/>
        </w:rPr>
        <w:t xml:space="preserve"> </w:t>
      </w:r>
      <w:r>
        <w:rPr>
          <w:lang w:val="en-GB"/>
        </w:rPr>
        <w:t xml:space="preserve">Rank by weighted score once Table 4 is complete</w:t>
      </w:r>
      <w:r>
        <w:rPr>
          <w:rStyle w:val="CommentReference"/>
        </w:rPr>
      </w:r>
      <w:r>
        <w:rPr>
          <w:lang w:val="en-GB"/>
        </w:rPr>
        <w:t xml:space="preserve">; an option that fails the financial test is excluded whatever its score (§4.4).</w:t>
      </w:r>
    </w:p>
    <w:p w14:paraId="1B186694" w14:textId="77777777" w:rsidR="008F54E3" w:rsidRPr="00C32864" w:rsidRDefault="008C6F2C">
      <w:pPr>
        <w:pStyle w:val="Heading2"/>
        <w:pageBreakBefore/>
        <w:rPr>
          <w:lang w:val="en-GB"/>
        </w:rPr>
      </w:pPr>
      <w:bookmarkStart w:id="32" w:name="_Toc242194027"/>
      <w:r>
        <w:rPr>
          <w:lang w:val="en-GB"/>
        </w:rPr>
        <w:t>Appendix 12. Board presentation and depot model</w:t>
      </w:r>
      <w:bookmarkEnd w:id="32"/>
    </w:p>
    <w:p w14:paraId="12240041" w14:textId="77777777" w:rsidR="008F54E3" w:rsidRPr="00C32864" w:rsidRDefault="008C6F2C">
      <w:pPr>
        <w:rPr>
          <w:lang w:val="en-GB"/>
        </w:rPr>
      </w:pPr>
      <w:r>
        <w:rPr>
          <w:lang w:val="en-GB"/>
        </w:rPr>
        <w:t>[INSERT: the presentation as shown to the board on [DATE], 13 slides. Slides 5 and 6 still carry 'add screenshot' placeholders; complete or remove them first.]</w:t>
      </w:r>
    </w:p>
    <w:p w14:paraId="0A2A71D8" w14:textId="77777777" w:rsidR="008F54E3" w:rsidRPr="00C32864" w:rsidRDefault="008C6F2C">
      <w:pPr>
        <w:pStyle w:val="TableCaption"/>
        <w:keepNext/>
        <w:rPr>
          <w:lang w:val="en-GB"/>
        </w:rPr>
      </w:pPr>
      <w:r>
        <w:rPr>
          <w:lang w:val="en-GB"/>
        </w:rPr>
        <w:t>Table A12.1. Content of the board presentation and where this proposal uses it</w:t>
      </w:r>
    </w:p>
    <w:tbl>
      <w:tblPr>
        <w:tblStyle w:val="TableGrid"/>
        <w:tblW w:w="8640" w:type="dxa"/>
        <w:tblLook w:val="04A0" w:firstRow="1" w:lastRow="0" w:firstColumn="1" w:lastColumn="0" w:noHBand="0" w:noVBand="1"/>
      </w:tblPr>
      <w:tblGrid>
        <w:gridCol w:w="883"/>
        <w:gridCol w:w="5673"/>
        <w:gridCol w:w="2084"/>
      </w:tblGrid>
      <w:tr w:rsidR="008F54E3" w:rsidRPr="00C32864" w14:paraId="19234D2B" w14:textId="77777777">
        <w:trPr>
          <w:cantSplit/>
          <w:tblHeader/>
        </w:trPr>
        <w:tc>
          <w:tcPr>
            <w:tcW w:w="883" w:type="dxa"/>
          </w:tcPr>
          <w:p w14:paraId="195E0FBD" w14:textId="77777777" w:rsidR="008F54E3" w:rsidRPr="00C32864" w:rsidRDefault="008C6F2C">
            <w:pPr>
              <w:keepNext/>
              <w:rPr>
                <w:lang w:val="en-GB"/>
              </w:rPr>
            </w:pPr>
            <w:r>
              <w:rPr>
                <w:b/>
                <w:sz w:val="18"/>
                <w:lang w:val="en-GB"/>
              </w:rPr>
              <w:t>Slide</w:t>
            </w:r>
          </w:p>
        </w:tc>
        <w:tc>
          <w:tcPr>
            <w:tcW w:w="5673" w:type="dxa"/>
          </w:tcPr>
          <w:p w14:paraId="488E75D7" w14:textId="77777777" w:rsidR="008F54E3" w:rsidRPr="00C32864" w:rsidRDefault="008C6F2C">
            <w:pPr>
              <w:keepNext/>
              <w:rPr>
                <w:lang w:val="en-GB"/>
              </w:rPr>
            </w:pPr>
            <w:r>
              <w:rPr>
                <w:b/>
                <w:sz w:val="18"/>
                <w:lang w:val="en-GB"/>
              </w:rPr>
              <w:t>Content</w:t>
            </w:r>
          </w:p>
        </w:tc>
        <w:tc>
          <w:tcPr>
            <w:tcW w:w="2084" w:type="dxa"/>
          </w:tcPr>
          <w:p w14:paraId="1C4B8B14" w14:textId="77777777" w:rsidR="008F54E3" w:rsidRPr="00C32864" w:rsidRDefault="008C6F2C">
            <w:pPr>
              <w:keepNext/>
              <w:rPr>
                <w:lang w:val="en-GB"/>
              </w:rPr>
            </w:pPr>
            <w:r>
              <w:rPr>
                <w:b/>
                <w:sz w:val="18"/>
                <w:lang w:val="en-GB"/>
              </w:rPr>
              <w:t>Used in</w:t>
            </w:r>
          </w:p>
        </w:tc>
      </w:tr>
      <w:tr w:rsidR="008F54E3" w:rsidRPr="00C32864" w14:paraId="2FCA25BD" w14:textId="77777777">
        <w:trPr>
          <w:cantSplit/>
        </w:trPr>
        <w:tc>
          <w:tcPr>
            <w:tcW w:w="883" w:type="dxa"/>
          </w:tcPr>
          <w:p w14:paraId="7A54285C" w14:textId="77777777" w:rsidR="008F54E3" w:rsidRPr="00C32864" w:rsidRDefault="008C6F2C">
            <w:pPr>
              <w:rPr>
                <w:lang w:val="en-GB"/>
              </w:rPr>
            </w:pPr>
            <w:r>
              <w:rPr>
                <w:sz w:val="18"/>
                <w:lang w:val="en-GB"/>
              </w:rPr>
              <w:t>1</w:t>
            </w:r>
          </w:p>
        </w:tc>
        <w:tc>
          <w:tcPr>
            <w:tcW w:w="5673" w:type="dxa"/>
          </w:tcPr>
          <w:p w14:paraId="099D450A" w14:textId="77777777" w:rsidR="008F54E3" w:rsidRPr="00C32864" w:rsidRDefault="008C6F2C">
            <w:pPr>
              <w:rPr>
                <w:lang w:val="en-GB"/>
              </w:rPr>
            </w:pPr>
            <w:r>
              <w:rPr>
                <w:sz w:val="18"/>
                <w:lang w:val="en-GB"/>
              </w:rPr>
              <w:t>Title: scaling plan, South Yorkshire depot</w:t>
            </w:r>
          </w:p>
        </w:tc>
        <w:tc>
          <w:tcPr>
            <w:tcW w:w="2084" w:type="dxa"/>
          </w:tcPr>
          <w:p w14:paraId="716E4E99" w14:textId="77777777" w:rsidR="008F54E3" w:rsidRPr="00C32864" w:rsidRDefault="008C6F2C">
            <w:pPr>
              <w:rPr>
                <w:lang w:val="en-GB"/>
              </w:rPr>
            </w:pPr>
            <w:r>
              <w:rPr>
                <w:sz w:val="18"/>
                <w:lang w:val="en-GB"/>
              </w:rPr>
              <w:t>—</w:t>
            </w:r>
          </w:p>
        </w:tc>
      </w:tr>
      <w:tr w:rsidR="008F54E3" w:rsidRPr="00C32864" w14:paraId="60088A0C" w14:textId="77777777">
        <w:trPr>
          <w:cantSplit/>
        </w:trPr>
        <w:tc>
          <w:tcPr>
            <w:tcW w:w="883" w:type="dxa"/>
          </w:tcPr>
          <w:p w14:paraId="79169BB3" w14:textId="77777777" w:rsidR="008F54E3" w:rsidRPr="00C32864" w:rsidRDefault="008C6F2C">
            <w:pPr>
              <w:rPr>
                <w:lang w:val="en-GB"/>
              </w:rPr>
            </w:pPr>
            <w:r>
              <w:rPr>
                <w:sz w:val="18"/>
                <w:lang w:val="en-GB"/>
              </w:rPr>
              <w:t>2</w:t>
            </w:r>
          </w:p>
        </w:tc>
        <w:tc>
          <w:tcPr>
            <w:tcW w:w="5673" w:type="dxa"/>
          </w:tcPr>
          <w:p w14:paraId="73600C46" w14:textId="77777777" w:rsidR="008F54E3" w:rsidRPr="00C32864" w:rsidRDefault="008C6F2C">
            <w:pPr>
              <w:rPr>
                <w:lang w:val="en-GB"/>
              </w:rPr>
            </w:pPr>
            <w:r>
              <w:rPr>
                <w:sz w:val="18"/>
                <w:lang w:val="en-GB"/>
              </w:rPr>
              <w:t>Why Sheffield and South Yorkshire: an unserved market at the edge of the network, shared labour and resources with Leeds, little cannibalisation, regeneration pipeline</w:t>
            </w:r>
          </w:p>
        </w:tc>
        <w:tc>
          <w:tcPr>
            <w:tcW w:w="2084" w:type="dxa"/>
          </w:tcPr>
          <w:p w14:paraId="46C3C926" w14:textId="77777777" w:rsidR="008F54E3" w:rsidRPr="00C32864" w:rsidRDefault="008C6F2C">
            <w:pPr>
              <w:rPr>
                <w:lang w:val="en-GB"/>
              </w:rPr>
            </w:pPr>
            <w:r>
              <w:rPr>
                <w:sz w:val="18"/>
                <w:lang w:val="en-GB"/>
              </w:rPr>
              <w:t>§4.3; Table 3</w:t>
            </w:r>
          </w:p>
        </w:tc>
      </w:tr>
      <w:tr w:rsidR="008F54E3" w:rsidRPr="00C32864" w14:paraId="115ABFF0" w14:textId="77777777">
        <w:trPr>
          <w:cantSplit/>
        </w:trPr>
        <w:tc>
          <w:tcPr>
            <w:tcW w:w="883" w:type="dxa"/>
          </w:tcPr>
          <w:p w14:paraId="42A4E6FE" w14:textId="77777777" w:rsidR="008F54E3" w:rsidRPr="00C32864" w:rsidRDefault="008C6F2C">
            <w:pPr>
              <w:rPr>
                <w:lang w:val="en-GB"/>
              </w:rPr>
            </w:pPr>
            <w:r>
              <w:rPr>
                <w:sz w:val="18"/>
                <w:lang w:val="en-GB"/>
              </w:rPr>
              <w:t>3</w:t>
            </w:r>
          </w:p>
        </w:tc>
        <w:tc>
          <w:tcPr>
            <w:tcW w:w="5673" w:type="dxa"/>
          </w:tcPr>
          <w:p w14:paraId="4B3E890C" w14:textId="77777777" w:rsidR="008F54E3" w:rsidRPr="00C32864" w:rsidRDefault="008C6F2C">
            <w:pPr>
              <w:rPr>
                <w:lang w:val="en-GB"/>
              </w:rPr>
            </w:pPr>
            <w:r>
              <w:rPr>
                <w:sz w:val="18"/>
                <w:lang w:val="en-GB"/>
              </w:rPr>
              <w:t>Target customers, council frameworks, National Highways Area 12 and SDF2 Lot 2</w:t>
            </w:r>
          </w:p>
        </w:tc>
        <w:tc>
          <w:tcPr>
            <w:tcW w:w="2084" w:type="dxa"/>
          </w:tcPr>
          <w:p w14:paraId="391C64FB" w14:textId="77777777" w:rsidR="008F54E3" w:rsidRPr="00C32864" w:rsidRDefault="008C6F2C">
            <w:pPr>
              <w:rPr>
                <w:lang w:val="en-GB"/>
              </w:rPr>
            </w:pPr>
            <w:r>
              <w:rPr>
                <w:sz w:val="18"/>
                <w:lang w:val="en-GB"/>
              </w:rPr>
              <w:t>§4.3; Table 3</w:t>
            </w:r>
          </w:p>
        </w:tc>
      </w:tr>
      <w:tr w:rsidR="008F54E3" w:rsidRPr="00C32864" w14:paraId="71E6F5FB" w14:textId="77777777">
        <w:trPr>
          <w:cantSplit/>
        </w:trPr>
        <w:tc>
          <w:tcPr>
            <w:tcW w:w="883" w:type="dxa"/>
          </w:tcPr>
          <w:p w14:paraId="618209FD" w14:textId="77777777" w:rsidR="008F54E3" w:rsidRPr="00C32864" w:rsidRDefault="008C6F2C">
            <w:pPr>
              <w:rPr>
                <w:lang w:val="en-GB"/>
              </w:rPr>
            </w:pPr>
            <w:r>
              <w:rPr>
                <w:sz w:val="18"/>
                <w:lang w:val="en-GB"/>
              </w:rPr>
              <w:t>4–6</w:t>
            </w:r>
          </w:p>
        </w:tc>
        <w:tc>
          <w:tcPr>
            <w:tcW w:w="5673" w:type="dxa"/>
          </w:tcPr>
          <w:p w14:paraId="54C62AC4" w14:textId="77777777" w:rsidR="008F54E3" w:rsidRPr="00C32864" w:rsidRDefault="008C6F2C">
            <w:pPr>
              <w:rPr>
                <w:lang w:val="en-GB"/>
              </w:rPr>
            </w:pPr>
            <w:r>
              <w:rPr>
                <w:sz w:val="18"/>
                <w:lang w:val="en-GB"/>
              </w:rPr>
              <w:t>Nine surfaced yards in the Sheffield–Doncaster corridor</w:t>
            </w:r>
          </w:p>
        </w:tc>
        <w:tc>
          <w:tcPr>
            <w:tcW w:w="2084" w:type="dxa"/>
          </w:tcPr>
          <w:p w14:paraId="516384B5" w14:textId="77777777" w:rsidR="008F54E3" w:rsidRPr="00C32864" w:rsidRDefault="008C6F2C">
            <w:pPr>
              <w:rPr>
                <w:lang w:val="en-GB"/>
              </w:rPr>
            </w:pPr>
            <w:r>
              <w:rPr>
                <w:sz w:val="18"/>
                <w:lang w:val="en-GB"/>
              </w:rPr>
              <w:t>Appendix 10</w:t>
            </w:r>
          </w:p>
        </w:tc>
      </w:tr>
      <w:tr w:rsidR="008F54E3" w:rsidRPr="00C32864" w14:paraId="095F7CE7" w14:textId="77777777">
        <w:trPr>
          <w:cantSplit/>
        </w:trPr>
        <w:tc>
          <w:tcPr>
            <w:tcW w:w="883" w:type="dxa"/>
          </w:tcPr>
          <w:p w14:paraId="4477A368" w14:textId="77777777" w:rsidR="008F54E3" w:rsidRPr="00C32864" w:rsidRDefault="008C6F2C">
            <w:pPr>
              <w:rPr>
                <w:lang w:val="en-GB"/>
              </w:rPr>
            </w:pPr>
            <w:r>
              <w:rPr>
                <w:sz w:val="18"/>
                <w:lang w:val="en-GB"/>
              </w:rPr>
              <w:t>7</w:t>
            </w:r>
          </w:p>
        </w:tc>
        <w:tc>
          <w:tcPr>
            <w:tcW w:w="5673" w:type="dxa"/>
          </w:tcPr>
          <w:p w14:paraId="3CC4A51F" w14:textId="77777777" w:rsidR="008F54E3" w:rsidRPr="00C32864" w:rsidRDefault="008C6F2C">
            <w:pPr>
              <w:rPr>
                <w:lang w:val="en-GB"/>
              </w:rPr>
            </w:pPr>
            <w:r>
              <w:rPr>
                <w:sz w:val="18"/>
                <w:lang w:val="en-GB"/>
              </w:rPr>
              <w:t>Delivered material cost by mix, non-certified and BSI</w:t>
            </w:r>
          </w:p>
        </w:tc>
        <w:tc>
          <w:tcPr>
            <w:tcW w:w="2084" w:type="dxa"/>
          </w:tcPr>
          <w:p w14:paraId="5EFF7605" w14:textId="77777777" w:rsidR="008F54E3" w:rsidRPr="00C32864" w:rsidRDefault="008C6F2C">
            <w:pPr>
              <w:rPr>
                <w:lang w:val="en-GB"/>
              </w:rPr>
            </w:pPr>
            <w:r>
              <w:rPr>
                <w:sz w:val="18"/>
                <w:lang w:val="en-GB"/>
              </w:rPr>
              <w:t>Appendices 5 and 9</w:t>
            </w:r>
          </w:p>
        </w:tc>
      </w:tr>
      <w:tr w:rsidR="008F54E3" w:rsidRPr="00C32864" w14:paraId="09647AB0" w14:textId="77777777">
        <w:trPr>
          <w:cantSplit/>
        </w:trPr>
        <w:tc>
          <w:tcPr>
            <w:tcW w:w="883" w:type="dxa"/>
          </w:tcPr>
          <w:p w14:paraId="2F4770A7" w14:textId="77777777" w:rsidR="008F54E3" w:rsidRPr="00C32864" w:rsidRDefault="008C6F2C">
            <w:pPr>
              <w:rPr>
                <w:lang w:val="en-GB"/>
              </w:rPr>
            </w:pPr>
            <w:r>
              <w:rPr>
                <w:sz w:val="18"/>
                <w:lang w:val="en-GB"/>
              </w:rPr>
              <w:t>8</w:t>
            </w:r>
          </w:p>
        </w:tc>
        <w:tc>
          <w:tcPr>
            <w:tcW w:w="5673" w:type="dxa"/>
          </w:tcPr>
          <w:p w14:paraId="62B97C20" w14:textId="77777777" w:rsidR="008F54E3" w:rsidRPr="00C32864" w:rsidRDefault="008C6F2C">
            <w:pPr>
              <w:rPr>
                <w:lang w:val="en-GB"/>
              </w:rPr>
            </w:pPr>
            <w:r>
              <w:rPr>
                <w:sz w:val="18"/>
                <w:lang w:val="en-GB"/>
              </w:rPr>
              <w:t>Market rates and planned pricing; materials margin by mix</w:t>
            </w:r>
          </w:p>
        </w:tc>
        <w:tc>
          <w:tcPr>
            <w:tcW w:w="2084" w:type="dxa"/>
          </w:tcPr>
          <w:p w14:paraId="00DBC014" w14:textId="77777777" w:rsidR="008F54E3" w:rsidRPr="00C32864" w:rsidRDefault="008C6F2C">
            <w:pPr>
              <w:rPr>
                <w:lang w:val="en-GB"/>
              </w:rPr>
            </w:pPr>
            <w:r>
              <w:rPr>
                <w:sz w:val="18"/>
                <w:lang w:val="en-GB"/>
              </w:rPr>
              <w:t>§4.4; Appendix 9</w:t>
            </w:r>
          </w:p>
        </w:tc>
      </w:tr>
      <w:tr w:rsidR="008F54E3" w:rsidRPr="00C32864" w14:paraId="1A1668F4" w14:textId="77777777">
        <w:trPr>
          <w:cantSplit/>
        </w:trPr>
        <w:tc>
          <w:tcPr>
            <w:tcW w:w="883" w:type="dxa"/>
          </w:tcPr>
          <w:p w14:paraId="6EC366FC" w14:textId="77777777" w:rsidR="008F54E3" w:rsidRPr="00C32864" w:rsidRDefault="008C6F2C">
            <w:pPr>
              <w:rPr>
                <w:lang w:val="en-GB"/>
              </w:rPr>
            </w:pPr>
            <w:r>
              <w:rPr>
                <w:sz w:val="18"/>
                <w:lang w:val="en-GB"/>
              </w:rPr>
              <w:t>9</w:t>
            </w:r>
          </w:p>
        </w:tc>
        <w:tc>
          <w:tcPr>
            <w:tcW w:w="5673" w:type="dxa"/>
          </w:tcPr>
          <w:p w14:paraId="5952CDF7" w14:textId="77777777" w:rsidR="008F54E3" w:rsidRPr="00C32864" w:rsidRDefault="008C6F2C">
            <w:pPr>
              <w:rPr>
                <w:lang w:val="en-GB"/>
              </w:rPr>
            </w:pPr>
            <w:r>
              <w:rPr>
                <w:sz w:val="18"/>
                <w:lang w:val="en-GB"/>
              </w:rPr>
              <w:t>Local competition</w:t>
            </w:r>
          </w:p>
        </w:tc>
        <w:tc>
          <w:tcPr>
            <w:tcW w:w="2084" w:type="dxa"/>
          </w:tcPr>
          <w:p w14:paraId="58B45B10" w14:textId="77777777" w:rsidR="008F54E3" w:rsidRPr="00C32864" w:rsidRDefault="008C6F2C">
            <w:pPr>
              <w:rPr>
                <w:lang w:val="en-GB"/>
              </w:rPr>
            </w:pPr>
            <w:r>
              <w:rPr>
                <w:sz w:val="18"/>
                <w:lang w:val="en-GB"/>
              </w:rPr>
              <w:t>Appendix 4</w:t>
            </w:r>
          </w:p>
        </w:tc>
      </w:tr>
      <w:tr w:rsidR="008F54E3" w:rsidRPr="00C32864" w14:paraId="4D1700A1" w14:textId="77777777">
        <w:trPr>
          <w:cantSplit/>
        </w:trPr>
        <w:tc>
          <w:tcPr>
            <w:tcW w:w="883" w:type="dxa"/>
          </w:tcPr>
          <w:p w14:paraId="68C520F2" w14:textId="77777777" w:rsidR="008F54E3" w:rsidRPr="00C32864" w:rsidRDefault="008C6F2C">
            <w:pPr>
              <w:rPr>
                <w:lang w:val="en-GB"/>
              </w:rPr>
            </w:pPr>
            <w:r>
              <w:rPr>
                <w:sz w:val="18"/>
                <w:lang w:val="en-GB"/>
              </w:rPr>
              <w:t>10</w:t>
            </w:r>
          </w:p>
        </w:tc>
        <w:tc>
          <w:tcPr>
            <w:tcW w:w="5673" w:type="dxa"/>
          </w:tcPr>
          <w:p w14:paraId="6D8DC89D" w14:textId="77777777" w:rsidR="008F54E3" w:rsidRPr="00C32864" w:rsidRDefault="008C6F2C">
            <w:pPr>
              <w:rPr>
                <w:lang w:val="en-GB"/>
              </w:rPr>
            </w:pPr>
            <w:r>
              <w:rPr>
                <w:sz w:val="18"/>
                <w:lang w:val="en-GB"/>
              </w:rPr>
              <w:t>Financial case: dashboard of the depot model</w:t>
            </w:r>
          </w:p>
        </w:tc>
        <w:tc>
          <w:tcPr>
            <w:tcW w:w="2084" w:type="dxa"/>
          </w:tcPr>
          <w:p w14:paraId="73563408" w14:textId="77777777" w:rsidR="008F54E3" w:rsidRPr="00C32864" w:rsidRDefault="008C6F2C">
            <w:pPr>
              <w:rPr>
                <w:lang w:val="en-GB"/>
              </w:rPr>
            </w:pPr>
            <w:r>
              <w:rPr>
                <w:sz w:val="18"/>
                <w:lang w:val="en-GB"/>
              </w:rPr>
              <w:t>§4.4; §5.2; Appendices 5, 8 and 9</w:t>
            </w:r>
          </w:p>
        </w:tc>
      </w:tr>
      <w:tr w:rsidR="008F54E3" w:rsidRPr="00C32864" w14:paraId="2ACA5E23" w14:textId="77777777">
        <w:trPr>
          <w:cantSplit/>
        </w:trPr>
        <w:tc>
          <w:tcPr>
            <w:tcW w:w="883" w:type="dxa"/>
          </w:tcPr>
          <w:p w14:paraId="068005B8" w14:textId="77777777" w:rsidR="008F54E3" w:rsidRPr="00C32864" w:rsidRDefault="008C6F2C">
            <w:pPr>
              <w:rPr>
                <w:lang w:val="en-GB"/>
              </w:rPr>
            </w:pPr>
            <w:r>
              <w:rPr>
                <w:sz w:val="18"/>
                <w:lang w:val="en-GB"/>
              </w:rPr>
              <w:t>11</w:t>
            </w:r>
          </w:p>
        </w:tc>
        <w:tc>
          <w:tcPr>
            <w:tcW w:w="5673" w:type="dxa"/>
          </w:tcPr>
          <w:p w14:paraId="78682687" w14:textId="77777777" w:rsidR="008F54E3" w:rsidRPr="00C32864" w:rsidRDefault="008C6F2C">
            <w:pPr>
              <w:rPr>
                <w:lang w:val="en-GB"/>
              </w:rPr>
            </w:pPr>
            <w:r>
              <w:rPr>
                <w:sz w:val="18"/>
                <w:lang w:val="en-GB"/>
              </w:rPr>
              <w:t>Operating structure; fleet of 11 wagons, two at South Yorkshire and three from year 2</w:t>
            </w:r>
          </w:p>
        </w:tc>
        <w:tc>
          <w:tcPr>
            <w:tcW w:w="2084" w:type="dxa"/>
          </w:tcPr>
          <w:p w14:paraId="4E9AFC35" w14:textId="77777777" w:rsidR="008F54E3" w:rsidRPr="00C32864" w:rsidRDefault="008C6F2C">
            <w:pPr>
              <w:rPr>
                <w:lang w:val="en-GB"/>
              </w:rPr>
            </w:pPr>
            <w:r>
              <w:rPr>
                <w:sz w:val="18"/>
                <w:lang w:val="en-GB"/>
              </w:rPr>
              <w:t>Appendices 8 and 9</w:t>
            </w:r>
          </w:p>
        </w:tc>
      </w:tr>
      <w:tr w:rsidR="008F54E3" w:rsidRPr="00C32864" w14:paraId="169F25FB" w14:textId="77777777">
        <w:trPr>
          <w:cantSplit/>
        </w:trPr>
        <w:tc>
          <w:tcPr>
            <w:tcW w:w="883" w:type="dxa"/>
          </w:tcPr>
          <w:p w14:paraId="308A393C" w14:textId="77777777" w:rsidR="008F54E3" w:rsidRPr="00C32864" w:rsidRDefault="008C6F2C">
            <w:pPr>
              <w:rPr>
                <w:lang w:val="en-GB"/>
              </w:rPr>
            </w:pPr>
            <w:r>
              <w:rPr>
                <w:sz w:val="18"/>
                <w:lang w:val="en-GB"/>
              </w:rPr>
              <w:t>12–13</w:t>
            </w:r>
          </w:p>
        </w:tc>
        <w:tc>
          <w:tcPr>
            <w:tcW w:w="5673" w:type="dxa"/>
          </w:tcPr>
          <w:p w14:paraId="41C28871" w14:textId="77777777" w:rsidR="008F54E3" w:rsidRPr="00C32864" w:rsidRDefault="008C6F2C">
            <w:pPr>
              <w:rPr>
                <w:lang w:val="en-GB"/>
              </w:rPr>
            </w:pPr>
            <w:r>
              <w:rPr>
                <w:sz w:val="18"/>
                <w:lang w:val="en-GB"/>
              </w:rPr>
              <w:t>Next locations and the five-depot estate</w:t>
            </w:r>
          </w:p>
        </w:tc>
        <w:tc>
          <w:tcPr>
            <w:tcW w:w="2084" w:type="dxa"/>
          </w:tcPr>
          <w:p w14:paraId="5EF92221" w14:textId="77777777" w:rsidR="008F54E3" w:rsidRPr="00C32864" w:rsidRDefault="008C6F2C">
            <w:pPr>
              <w:rPr>
                <w:lang w:val="en-GB"/>
              </w:rPr>
            </w:pPr>
            <w:r>
              <w:rPr>
                <w:sz w:val="18"/>
                <w:lang w:val="en-GB"/>
              </w:rPr>
              <w:t xml:space="preserve">§5.2; §6; Appendix 11 (Depot 3, East Yorkshire)</w:t>
            </w:r>
          </w:p>
        </w:tc>
      </w:tr>
    </w:tbl>
    <w:p w14:paraId="7280C76D" w14:textId="77777777" w:rsidR="00457F15" w:rsidRPr="00C32864" w:rsidRDefault="00863F0A">
      <w:pPr>
        <w:pStyle w:val="TableNote"/>
        <w:rPr>
          <w:lang w:val="en-GB"/>
        </w:rPr>
      </w:pPr>
      <w:r>
        <w:rPr>
          <w:i/>
          <w:lang w:val="en-GB"/>
        </w:rPr>
        <w:t>Note.</w:t>
      </w:r>
      <w:r>
        <w:rPr>
          <w:lang w:val="en-GB"/>
        </w:rPr>
        <w:t xml:space="preserve"> Market rates on slide 8 come from two volumetric and four drum quotations, the drum prices pro-rated to 4 m³, so the 9% discount to the market average (§4.4) rests on six quotes. Option B was appraised after this presentation and goes to the board with this proposal at G0 (Table 8).</w:t>
      </w:r>
    </w:p>
    <w:p w14:paraId="52D3FB51" w14:textId="77777777" w:rsidR="008F54E3" w:rsidRPr="00C32864" w:rsidRDefault="008C6F2C">
      <w:pPr>
        <w:pStyle w:val="Heading2"/>
        <w:pageBreakBefore/>
        <w:rPr>
          <w:lang w:val="en-GB"/>
        </w:rPr>
      </w:pPr>
      <w:r>
        <w:rPr>
          <w:lang w:val="en-GB"/>
        </w:rPr>
        <w:t xml:space="preserve">Appendix 13. Board approval evidence</w:t>
      </w:r>
    </w:p>
    <w:p w14:paraId="258CEB6D" w14:textId="77777777" w:rsidR="008F54E3" w:rsidRPr="00C32864" w:rsidRDefault="008C6F2C">
      <w:pPr>
        <w:rPr>
          <w:lang w:val="en-GB"/>
        </w:rPr>
      </w:pPr>
      <w:r>
        <w:rPr>
          <w:lang w:val="en-GB"/>
        </w:rPr>
        <w:t xml:space="preserve">[INSERT after the board meeting on 5 November 2026: the minute recording the decisions on the framework, the site and the capital release.]</w:t>
      </w:r>
      <w:r>
        <w:rPr>
          <w:rStyle w:val="CommentReference"/>
        </w:rPr>
      </w:r>
    </w:p>
    <w:p w14:paraId="516F981C" w14:textId="77777777" w:rsidR="008F54E3" w:rsidRPr="00C32864" w:rsidRDefault="008C6F2C">
      <w:pPr>
        <w:pStyle w:val="Heading2"/>
        <w:pageBreakBefore/>
        <w:rPr>
          <w:lang w:val="en-GB"/>
        </w:rPr>
      </w:pPr>
      <w:bookmarkStart w:id="33" w:name="_Toc242194028"/>
      <w:r>
        <w:rPr>
          <w:lang w:val="en-GB"/>
        </w:rPr>
        <w:t xml:space="preserve">Appendix 14. Project and implementation Gantt charts and RACI matrix</w:t>
      </w:r>
      <w:bookmarkEnd w:id="33"/>
    </w:p>
    <w:p>
      <w:pPr>
        <w:pStyle w:val="TableCaption"/>
        <w:keepNext/>
        <w:spacing w:before="240"/>
        <w:rPr>
          <w:lang w:val="en-GB"/>
        </w:rPr>
      </w:pPr>
      <w:r>
        <w:rPr>
          <w:lang w:val="en-GB"/>
        </w:rPr>
        <w:t xml:space="preserve">Figure A14.1. Proposal plan: scoped weeks, dated record and re-plan, 13 August to 9 November 2026</w:t>
      </w:r>
    </w:p>
    <w:p>
      <w:pPr>
        <w:keepNext/>
        <w:rPr>
          <w:lang w:val="en-GB"/>
        </w:rPr>
      </w:pPr>
      <w:r>
        <w:drawing>
          <wp:inline xmlns:a="http://schemas.openxmlformats.org/drawingml/2006/main" xmlns:pic="http://schemas.openxmlformats.org/drawingml/2006/picture">
            <wp:extent cx="5486400" cy="3951576"/>
            <wp:docPr id="5" name="Picture 5"/>
            <wp:cNvGraphicFramePr>
              <a:graphicFrameLocks noChangeAspect="1"/>
            </wp:cNvGraphicFramePr>
            <a:graphic>
              <a:graphicData uri="http://schemas.openxmlformats.org/drawingml/2006/picture">
                <pic:pic>
                  <pic:nvPicPr>
                    <pic:cNvPr id="0" name="gantt_project.png"/>
                    <pic:cNvPicPr/>
                  </pic:nvPicPr>
                  <pic:blipFill>
                    <a:blip r:embed="rId20"/>
                    <a:stretch>
                      <a:fillRect/>
                    </a:stretch>
                  </pic:blipFill>
                  <pic:spPr>
                    <a:xfrm>
                      <a:off x="0" y="0"/>
                      <a:ext cx="5486400" cy="3951576"/>
                    </a:xfrm>
                    <a:prstGeom prst="rect"/>
                  </pic:spPr>
                </pic:pic>
              </a:graphicData>
            </a:graphic>
          </wp:inline>
        </w:drawing>
      </w:r>
    </w:p>
    <w:p>
      <w:pPr>
        <w:pStyle w:val="TableNote"/>
        <w:rPr>
          <w:lang w:val="en-GB"/>
        </w:rPr>
      </w:pPr>
      <w:r>
        <w:rPr>
          <w:i/>
          <w:lang w:val="en-GB"/>
        </w:rPr>
        <w:t xml:space="preserve">Note.</w:t>
      </w:r>
      <w:r>
        <w:rPr>
          <w:lang w:val="en-GB"/>
        </w:rPr>
        <w:t xml:space="preserve"> Scoped weeks from the scoping document (31 July 2026): twelve weekly outputs from 13 August to 5 November 2026, with fortnightly sponsor reviews and board approval in week 12. A dated record is the earliest dated file or draft holding the output; the supplier quotation is dated 18 August 2026. Outputs without a dated record are re-planned into weeks 9 to 12. The 17 August deck and depot model appraised South Yorkshire alone, and no sponsor-review minutes are on file. Status at 21 October 2026.</w:t>
      </w:r>
    </w:p>
    <w:p>
      <w:pPr>
        <w:pStyle w:val="TableCaption"/>
        <w:keepNext/>
        <w:spacing w:before="240"/>
        <w:rPr>
          <w:lang w:val="en-GB"/>
        </w:rPr>
      </w:pPr>
      <w:r>
        <w:rPr>
          <w:lang w:val="en-GB"/>
        </w:rPr>
        <w:t xml:space="preserve">Figure A14.2. Implementation plan: stage gates G0 to G8, November 2026 to May 2028</w:t>
      </w:r>
    </w:p>
    <w:p>
      <w:pPr>
        <w:keepNext/>
        <w:rPr>
          <w:lang w:val="en-GB"/>
        </w:rPr>
      </w:pPr>
      <w:r>
        <w:drawing>
          <wp:inline xmlns:a="http://schemas.openxmlformats.org/drawingml/2006/main" xmlns:pic="http://schemas.openxmlformats.org/drawingml/2006/picture">
            <wp:extent cx="5486400" cy="2700997"/>
            <wp:docPr id="6" name="Picture 6"/>
            <wp:cNvGraphicFramePr>
              <a:graphicFrameLocks noChangeAspect="1"/>
            </wp:cNvGraphicFramePr>
            <a:graphic>
              <a:graphicData uri="http://schemas.openxmlformats.org/drawingml/2006/picture">
                <pic:pic>
                  <pic:nvPicPr>
                    <pic:cNvPr id="0" name="gantt_implementation.png"/>
                    <pic:cNvPicPr/>
                  </pic:nvPicPr>
                  <pic:blipFill>
                    <a:blip r:embed="rId21"/>
                    <a:stretch>
                      <a:fillRect/>
                    </a:stretch>
                  </pic:blipFill>
                  <pic:spPr>
                    <a:xfrm>
                      <a:off x="0" y="0"/>
                      <a:ext cx="5486400" cy="2700997"/>
                    </a:xfrm>
                    <a:prstGeom prst="rect"/>
                  </pic:spPr>
                </pic:pic>
              </a:graphicData>
            </a:graphic>
          </wp:inline>
        </w:drawing>
      </w:r>
    </w:p>
    <w:p>
      <w:pPr>
        <w:pStyle w:val="TableNote"/>
        <w:rPr>
          <w:lang w:val="en-GB"/>
        </w:rPr>
      </w:pPr>
      <w:r>
        <w:rPr>
          <w:i/>
          <w:lang w:val="en-GB"/>
        </w:rPr>
        <w:t xml:space="preserve">Note.</w:t>
      </w:r>
      <w:r>
        <w:rPr>
          <w:lang w:val="en-GB"/>
        </w:rPr>
        <w:t xml:space="preserve"> Gates and exit criteria as Table 8; dates are indicative, because consents lie outside Procon's control (Table A14.2), and no capital is released before G2. Durations assume a planning decision within 13 weeks of validation and a Part B permit within the four-month determination period, with the three consents sought in parallel.</w:t>
      </w:r>
    </w:p>
    <w:p w14:paraId="323F0B63" w14:textId="77777777" w:rsidR="008F54E3" w:rsidRPr="00C32864" w:rsidRDefault="008C6F2C">
      <w:pPr>
        <w:pStyle w:val="TableCaption"/>
        <w:keepNext/>
        <w:rPr>
          <w:lang w:val="en-GB"/>
        </w:rPr>
      </w:pPr>
      <w:r>
        <w:rPr>
          <w:lang w:val="en-GB"/>
        </w:rPr>
        <w:t>Table A14.1. RACI matrix: implementation</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502869B9" w14:textId="77777777">
        <w:trPr>
          <w:cantSplit/>
          <w:tblHeader/>
        </w:trPr>
        <w:tc>
          <w:tcPr>
            <w:tcW w:w="1728" w:type="dxa"/>
          </w:tcPr>
          <w:p w14:paraId="37A499FA" w14:textId="77777777" w:rsidR="008F54E3" w:rsidRPr="00C32864" w:rsidRDefault="008C6F2C">
            <w:pPr>
              <w:keepNext/>
              <w:rPr>
                <w:lang w:val="en-GB"/>
              </w:rPr>
            </w:pPr>
            <w:r>
              <w:rPr>
                <w:b/>
                <w:sz w:val="18"/>
                <w:szCs w:val="18"/>
                <w:lang w:val="en-GB"/>
              </w:rPr>
              <w:t>Activity</w:t>
            </w:r>
          </w:p>
        </w:tc>
        <w:tc>
          <w:tcPr>
            <w:tcW w:w="1728" w:type="dxa"/>
          </w:tcPr>
          <w:p w14:paraId="40B3CA76" w14:textId="77777777" w:rsidR="008F54E3" w:rsidRPr="00C32864" w:rsidRDefault="008C6F2C">
            <w:pPr>
              <w:keepNext/>
              <w:rPr>
                <w:lang w:val="en-GB"/>
              </w:rPr>
            </w:pPr>
            <w:r>
              <w:rPr>
                <w:b/>
                <w:sz w:val="18"/>
                <w:szCs w:val="18"/>
                <w:lang w:val="en-GB"/>
              </w:rPr>
              <w:t>Responsible</w:t>
            </w:r>
          </w:p>
        </w:tc>
        <w:tc>
          <w:tcPr>
            <w:tcW w:w="1728" w:type="dxa"/>
          </w:tcPr>
          <w:p w14:paraId="4C6AE503" w14:textId="77777777" w:rsidR="008F54E3" w:rsidRPr="00C32864" w:rsidRDefault="008C6F2C">
            <w:pPr>
              <w:keepNext/>
              <w:rPr>
                <w:lang w:val="en-GB"/>
              </w:rPr>
            </w:pPr>
            <w:r>
              <w:rPr>
                <w:b/>
                <w:sz w:val="18"/>
                <w:szCs w:val="18"/>
                <w:lang w:val="en-GB"/>
              </w:rPr>
              <w:t>Accountable</w:t>
            </w:r>
          </w:p>
        </w:tc>
        <w:tc>
          <w:tcPr>
            <w:tcW w:w="1728" w:type="dxa"/>
          </w:tcPr>
          <w:p w14:paraId="3BE07D41" w14:textId="77777777" w:rsidR="008F54E3" w:rsidRPr="00C32864" w:rsidRDefault="008C6F2C">
            <w:pPr>
              <w:keepNext/>
              <w:rPr>
                <w:lang w:val="en-GB"/>
              </w:rPr>
            </w:pPr>
            <w:r>
              <w:rPr>
                <w:b/>
                <w:sz w:val="18"/>
                <w:szCs w:val="18"/>
                <w:lang w:val="en-GB"/>
              </w:rPr>
              <w:t>Consulted</w:t>
            </w:r>
          </w:p>
        </w:tc>
        <w:tc>
          <w:tcPr>
            <w:tcW w:w="1728" w:type="dxa"/>
          </w:tcPr>
          <w:p w14:paraId="2E32064C" w14:textId="77777777" w:rsidR="008F54E3" w:rsidRPr="00C32864" w:rsidRDefault="008C6F2C">
            <w:pPr>
              <w:keepNext/>
              <w:rPr>
                <w:lang w:val="en-GB"/>
              </w:rPr>
            </w:pPr>
            <w:r>
              <w:rPr>
                <w:b/>
                <w:sz w:val="18"/>
                <w:szCs w:val="18"/>
                <w:lang w:val="en-GB"/>
              </w:rPr>
              <w:t>Informed</w:t>
            </w:r>
          </w:p>
        </w:tc>
      </w:tr>
      <w:tr w:rsidR="008F54E3" w:rsidRPr="00C32864" w14:paraId="3EF4B2ED" w14:textId="77777777">
        <w:trPr>
          <w:cantSplit/>
        </w:trPr>
        <w:tc>
          <w:tcPr>
            <w:tcW w:w="1728" w:type="dxa"/>
          </w:tcPr>
          <w:p w14:paraId="396CCF6D" w14:textId="77777777" w:rsidR="008F54E3" w:rsidRPr="00C32864" w:rsidRDefault="008C6F2C">
            <w:pPr>
              <w:rPr>
                <w:lang w:val="en-GB"/>
              </w:rPr>
            </w:pPr>
            <w:r>
              <w:rPr>
                <w:sz w:val="18"/>
                <w:szCs w:val="18"/>
                <w:lang w:val="en-GB"/>
              </w:rPr>
              <w:t>Framework maintenance and annual re-run</w:t>
            </w:r>
          </w:p>
        </w:tc>
        <w:tc>
          <w:tcPr>
            <w:tcW w:w="1728" w:type="dxa"/>
          </w:tcPr>
          <w:p w14:paraId="1E5E4DAF" w14:textId="77777777" w:rsidR="008F54E3" w:rsidRPr="00C32864" w:rsidRDefault="008C6F2C">
            <w:pPr>
              <w:rPr>
                <w:lang w:val="en-GB"/>
              </w:rPr>
            </w:pPr>
            <w:r>
              <w:rPr>
                <w:sz w:val="18"/>
                <w:szCs w:val="18"/>
                <w:lang w:val="en-GB"/>
              </w:rPr>
              <w:t>Business Manager</w:t>
            </w:r>
          </w:p>
        </w:tc>
        <w:tc>
          <w:tcPr>
            <w:tcW w:w="1728" w:type="dxa"/>
          </w:tcPr>
          <w:p w14:paraId="22D6F82F" w14:textId="77777777" w:rsidR="008F54E3" w:rsidRPr="00C32864" w:rsidRDefault="008C6F2C">
            <w:pPr>
              <w:rPr>
                <w:lang w:val="en-GB"/>
              </w:rPr>
            </w:pPr>
            <w:r>
              <w:rPr>
                <w:sz w:val="18"/>
                <w:szCs w:val="18"/>
                <w:lang w:val="en-GB"/>
              </w:rPr>
              <w:t>Managing Director</w:t>
            </w:r>
          </w:p>
        </w:tc>
        <w:tc>
          <w:tcPr>
            <w:tcW w:w="1728" w:type="dxa"/>
          </w:tcPr>
          <w:p w14:paraId="2BFBF319" w14:textId="77777777" w:rsidR="008F54E3" w:rsidRPr="00C32864" w:rsidRDefault="008C6F2C">
            <w:pPr>
              <w:rPr>
                <w:lang w:val="en-GB"/>
              </w:rPr>
            </w:pPr>
            <w:r>
              <w:rPr>
                <w:sz w:val="18"/>
                <w:szCs w:val="18"/>
                <w:lang w:val="en-GB"/>
              </w:rPr>
              <w:t>Operations Manager</w:t>
            </w:r>
          </w:p>
        </w:tc>
        <w:tc>
          <w:tcPr>
            <w:tcW w:w="1728" w:type="dxa"/>
          </w:tcPr>
          <w:p w14:paraId="7BA9DF9E" w14:textId="77777777" w:rsidR="008F54E3" w:rsidRPr="00C32864" w:rsidRDefault="008C6F2C">
            <w:pPr>
              <w:rPr>
                <w:lang w:val="en-GB"/>
              </w:rPr>
            </w:pPr>
            <w:r>
              <w:rPr>
                <w:sz w:val="18"/>
                <w:szCs w:val="18"/>
                <w:lang w:val="en-GB"/>
              </w:rPr>
              <w:t>Board</w:t>
            </w:r>
          </w:p>
        </w:tc>
      </w:tr>
      <w:tr w:rsidR="008F54E3" w:rsidRPr="00C32864" w14:paraId="118731E4" w14:textId="77777777">
        <w:trPr>
          <w:cantSplit/>
        </w:trPr>
        <w:tc>
          <w:tcPr>
            <w:tcW w:w="1728" w:type="dxa"/>
          </w:tcPr>
          <w:p w14:paraId="4C80F1C2" w14:textId="77777777" w:rsidR="008F54E3" w:rsidRPr="00C32864" w:rsidRDefault="008C6F2C">
            <w:pPr>
              <w:rPr>
                <w:lang w:val="en-GB"/>
              </w:rPr>
            </w:pPr>
            <w:r>
              <w:rPr>
                <w:sz w:val="18"/>
                <w:szCs w:val="18"/>
                <w:lang w:val="en-GB"/>
              </w:rPr>
              <w:t>Planning submission and consent</w:t>
            </w:r>
          </w:p>
        </w:tc>
        <w:tc>
          <w:tcPr>
            <w:tcW w:w="1728" w:type="dxa"/>
          </w:tcPr>
          <w:p w14:paraId="09C77A25" w14:textId="77777777" w:rsidR="008F54E3" w:rsidRPr="00C32864" w:rsidRDefault="008C6F2C">
            <w:pPr>
              <w:rPr>
                <w:lang w:val="en-GB"/>
              </w:rPr>
            </w:pPr>
            <w:r>
              <w:rPr>
                <w:sz w:val="18"/>
                <w:szCs w:val="18"/>
                <w:lang w:val="en-GB"/>
              </w:rPr>
              <w:t>Managing Director</w:t>
            </w:r>
          </w:p>
        </w:tc>
        <w:tc>
          <w:tcPr>
            <w:tcW w:w="1728" w:type="dxa"/>
          </w:tcPr>
          <w:p w14:paraId="44A588AD" w14:textId="77777777" w:rsidR="008F54E3" w:rsidRPr="00C32864" w:rsidRDefault="008C6F2C">
            <w:pPr>
              <w:rPr>
                <w:lang w:val="en-GB"/>
              </w:rPr>
            </w:pPr>
            <w:r>
              <w:rPr>
                <w:sz w:val="18"/>
                <w:szCs w:val="18"/>
                <w:lang w:val="en-GB"/>
              </w:rPr>
              <w:t>Managing Director</w:t>
            </w:r>
          </w:p>
        </w:tc>
        <w:tc>
          <w:tcPr>
            <w:tcW w:w="1728" w:type="dxa"/>
          </w:tcPr>
          <w:p w14:paraId="1D792745" w14:textId="77777777" w:rsidR="008F54E3" w:rsidRPr="00C32864" w:rsidRDefault="008C6F2C">
            <w:pPr>
              <w:rPr>
                <w:lang w:val="en-GB"/>
              </w:rPr>
            </w:pPr>
            <w:r>
              <w:rPr>
                <w:sz w:val="18"/>
                <w:szCs w:val="18"/>
                <w:lang w:val="en-GB"/>
              </w:rPr>
              <w:t>Business Manager</w:t>
            </w:r>
          </w:p>
        </w:tc>
        <w:tc>
          <w:tcPr>
            <w:tcW w:w="1728" w:type="dxa"/>
          </w:tcPr>
          <w:p w14:paraId="4BE4546A" w14:textId="77777777" w:rsidR="008F54E3" w:rsidRPr="00C32864" w:rsidRDefault="008C6F2C">
            <w:pPr>
              <w:rPr>
                <w:lang w:val="en-GB"/>
              </w:rPr>
            </w:pPr>
            <w:r>
              <w:rPr>
                <w:sz w:val="18"/>
                <w:szCs w:val="18"/>
                <w:lang w:val="en-GB"/>
              </w:rPr>
              <w:t>Board</w:t>
            </w:r>
          </w:p>
        </w:tc>
      </w:tr>
      <w:tr w:rsidR="008F54E3" w:rsidRPr="00C32864" w14:paraId="55E8C333" w14:textId="77777777">
        <w:trPr>
          <w:cantSplit/>
        </w:trPr>
        <w:tc>
          <w:tcPr>
            <w:tcW w:w="1728" w:type="dxa"/>
          </w:tcPr>
          <w:p w14:paraId="0A91A0F8" w14:textId="77777777" w:rsidR="008F54E3" w:rsidRPr="00C32864" w:rsidRDefault="008C6F2C">
            <w:pPr>
              <w:rPr>
                <w:lang w:val="en-GB"/>
              </w:rPr>
            </w:pPr>
            <w:r>
              <w:rPr>
                <w:sz w:val="18"/>
                <w:szCs w:val="18"/>
                <w:lang w:val="en-GB"/>
              </w:rPr>
              <w:t>Land acquisition / lease</w:t>
            </w:r>
          </w:p>
        </w:tc>
        <w:tc>
          <w:tcPr>
            <w:tcW w:w="1728" w:type="dxa"/>
          </w:tcPr>
          <w:p w14:paraId="0FD8F2DC" w14:textId="77777777" w:rsidR="008F54E3" w:rsidRPr="00C32864" w:rsidRDefault="008C6F2C">
            <w:pPr>
              <w:rPr>
                <w:lang w:val="en-GB"/>
              </w:rPr>
            </w:pPr>
            <w:r>
              <w:rPr>
                <w:sz w:val="18"/>
                <w:szCs w:val="18"/>
                <w:lang w:val="en-GB"/>
              </w:rPr>
              <w:t>Business Manager</w:t>
            </w:r>
          </w:p>
        </w:tc>
        <w:tc>
          <w:tcPr>
            <w:tcW w:w="1728" w:type="dxa"/>
          </w:tcPr>
          <w:p w14:paraId="10E98E35" w14:textId="77777777" w:rsidR="008F54E3" w:rsidRPr="00C32864" w:rsidRDefault="008C6F2C">
            <w:pPr>
              <w:rPr>
                <w:lang w:val="en-GB"/>
              </w:rPr>
            </w:pPr>
            <w:r>
              <w:rPr>
                <w:sz w:val="18"/>
                <w:szCs w:val="18"/>
                <w:lang w:val="en-GB"/>
              </w:rPr>
              <w:t>Managing Director</w:t>
            </w:r>
          </w:p>
        </w:tc>
        <w:tc>
          <w:tcPr>
            <w:tcW w:w="1728" w:type="dxa"/>
          </w:tcPr>
          <w:p w14:paraId="6B014824" w14:textId="77777777" w:rsidR="008F54E3" w:rsidRPr="00C32864" w:rsidRDefault="008C6F2C">
            <w:pPr>
              <w:rPr>
                <w:lang w:val="en-GB"/>
              </w:rPr>
            </w:pPr>
            <w:r>
              <w:rPr>
                <w:sz w:val="18"/>
                <w:szCs w:val="18"/>
                <w:lang w:val="en-GB"/>
              </w:rPr>
              <w:t>Operations Manager</w:t>
            </w:r>
          </w:p>
        </w:tc>
        <w:tc>
          <w:tcPr>
            <w:tcW w:w="1728" w:type="dxa"/>
          </w:tcPr>
          <w:p w14:paraId="2B397275" w14:textId="77777777" w:rsidR="008F54E3" w:rsidRPr="00C32864" w:rsidRDefault="008C6F2C">
            <w:pPr>
              <w:rPr>
                <w:lang w:val="en-GB"/>
              </w:rPr>
            </w:pPr>
            <w:r>
              <w:rPr>
                <w:sz w:val="18"/>
                <w:szCs w:val="18"/>
                <w:lang w:val="en-GB"/>
              </w:rPr>
              <w:t>Depot teams</w:t>
            </w:r>
          </w:p>
        </w:tc>
      </w:tr>
      <w:tr w:rsidR="008F54E3" w:rsidRPr="00C32864" w14:paraId="576AE9FF" w14:textId="77777777">
        <w:trPr>
          <w:cantSplit/>
        </w:trPr>
        <w:tc>
          <w:tcPr>
            <w:tcW w:w="1728" w:type="dxa"/>
          </w:tcPr>
          <w:p w14:paraId="5D956D6B" w14:textId="77777777" w:rsidR="008F54E3" w:rsidRPr="00C32864" w:rsidRDefault="008C6F2C">
            <w:pPr>
              <w:rPr>
                <w:lang w:val="en-GB"/>
              </w:rPr>
            </w:pPr>
            <w:r>
              <w:rPr>
                <w:sz w:val="18"/>
                <w:szCs w:val="18"/>
                <w:lang w:val="en-GB"/>
              </w:rPr>
              <w:t>Fleet procurement (32t-compliant)</w:t>
            </w:r>
          </w:p>
        </w:tc>
        <w:tc>
          <w:tcPr>
            <w:tcW w:w="1728" w:type="dxa"/>
          </w:tcPr>
          <w:p w14:paraId="48937F4E" w14:textId="77777777" w:rsidR="008F54E3" w:rsidRPr="00C32864" w:rsidRDefault="008C6F2C">
            <w:pPr>
              <w:rPr>
                <w:lang w:val="en-GB"/>
              </w:rPr>
            </w:pPr>
            <w:r>
              <w:rPr>
                <w:sz w:val="18"/>
                <w:szCs w:val="18"/>
                <w:lang w:val="en-GB"/>
              </w:rPr>
              <w:t>Business Manager</w:t>
            </w:r>
          </w:p>
        </w:tc>
        <w:tc>
          <w:tcPr>
            <w:tcW w:w="1728" w:type="dxa"/>
          </w:tcPr>
          <w:p w14:paraId="5D87C094" w14:textId="77777777" w:rsidR="008F54E3" w:rsidRPr="00C32864" w:rsidRDefault="008C6F2C">
            <w:pPr>
              <w:rPr>
                <w:lang w:val="en-GB"/>
              </w:rPr>
            </w:pPr>
            <w:r>
              <w:rPr>
                <w:sz w:val="18"/>
                <w:szCs w:val="18"/>
                <w:lang w:val="en-GB"/>
              </w:rPr>
              <w:t>Managing Director</w:t>
            </w:r>
          </w:p>
        </w:tc>
        <w:tc>
          <w:tcPr>
            <w:tcW w:w="1728" w:type="dxa"/>
          </w:tcPr>
          <w:p w14:paraId="3BF3E786" w14:textId="77777777" w:rsidR="008F54E3" w:rsidRPr="00C32864" w:rsidRDefault="008C6F2C">
            <w:pPr>
              <w:rPr>
                <w:lang w:val="en-GB"/>
              </w:rPr>
            </w:pPr>
            <w:r>
              <w:rPr>
                <w:sz w:val="18"/>
                <w:szCs w:val="18"/>
                <w:lang w:val="en-GB"/>
              </w:rPr>
              <w:t>Operations Manager; Scheduler</w:t>
            </w:r>
          </w:p>
        </w:tc>
        <w:tc>
          <w:tcPr>
            <w:tcW w:w="1728" w:type="dxa"/>
          </w:tcPr>
          <w:p w14:paraId="1705DFE4" w14:textId="77777777" w:rsidR="008F54E3" w:rsidRPr="00C32864" w:rsidRDefault="008C6F2C">
            <w:pPr>
              <w:rPr>
                <w:lang w:val="en-GB"/>
              </w:rPr>
            </w:pPr>
            <w:r>
              <w:rPr>
                <w:sz w:val="18"/>
                <w:szCs w:val="18"/>
                <w:lang w:val="en-GB"/>
              </w:rPr>
              <w:t>Board</w:t>
            </w:r>
          </w:p>
        </w:tc>
      </w:tr>
      <w:tr w:rsidR="008F54E3" w:rsidRPr="00C32864" w14:paraId="073F7AC9" w14:textId="77777777">
        <w:trPr>
          <w:cantSplit/>
        </w:trPr>
        <w:tc>
          <w:tcPr>
            <w:tcW w:w="1728" w:type="dxa"/>
          </w:tcPr>
          <w:p w14:paraId="3B9FB002" w14:textId="77777777" w:rsidR="008F54E3" w:rsidRPr="00C32864" w:rsidRDefault="008C6F2C">
            <w:pPr>
              <w:rPr>
                <w:lang w:val="en-GB"/>
              </w:rPr>
            </w:pPr>
            <w:r>
              <w:rPr>
                <w:sz w:val="18"/>
                <w:szCs w:val="18"/>
                <w:lang w:val="en-GB"/>
              </w:rPr>
              <w:t>Pre-sell programme</w:t>
            </w:r>
          </w:p>
        </w:tc>
        <w:tc>
          <w:tcPr>
            <w:tcW w:w="1728" w:type="dxa"/>
          </w:tcPr>
          <w:p w14:paraId="7830046E" w14:textId="77777777" w:rsidR="008F54E3" w:rsidRPr="00C32864" w:rsidRDefault="008C6F2C">
            <w:pPr>
              <w:rPr>
                <w:lang w:val="en-GB"/>
              </w:rPr>
            </w:pPr>
            <w:r>
              <w:rPr>
                <w:sz w:val="18"/>
                <w:szCs w:val="18"/>
                <w:lang w:val="en-GB"/>
              </w:rPr>
              <w:t>Business Development Manager</w:t>
            </w:r>
          </w:p>
        </w:tc>
        <w:tc>
          <w:tcPr>
            <w:tcW w:w="1728" w:type="dxa"/>
          </w:tcPr>
          <w:p w14:paraId="6526E9A4" w14:textId="77777777" w:rsidR="008F54E3" w:rsidRPr="00C32864" w:rsidRDefault="008C6F2C">
            <w:pPr>
              <w:rPr>
                <w:lang w:val="en-GB"/>
              </w:rPr>
            </w:pPr>
            <w:r>
              <w:rPr>
                <w:sz w:val="18"/>
                <w:szCs w:val="18"/>
                <w:lang w:val="en-GB"/>
              </w:rPr>
              <w:t>Business Manager</w:t>
            </w:r>
          </w:p>
        </w:tc>
        <w:tc>
          <w:tcPr>
            <w:tcW w:w="1728" w:type="dxa"/>
          </w:tcPr>
          <w:p w14:paraId="20DE382F" w14:textId="77777777" w:rsidR="008F54E3" w:rsidRPr="00C32864" w:rsidRDefault="008C6F2C">
            <w:pPr>
              <w:rPr>
                <w:lang w:val="en-GB"/>
              </w:rPr>
            </w:pPr>
            <w:r>
              <w:rPr>
                <w:sz w:val="18"/>
                <w:szCs w:val="18"/>
                <w:lang w:val="en-GB"/>
              </w:rPr>
              <w:t>Scheduler</w:t>
            </w:r>
          </w:p>
        </w:tc>
        <w:tc>
          <w:tcPr>
            <w:tcW w:w="1728" w:type="dxa"/>
          </w:tcPr>
          <w:p w14:paraId="081E235E" w14:textId="77777777" w:rsidR="008F54E3" w:rsidRPr="00C32864" w:rsidRDefault="008C6F2C">
            <w:pPr>
              <w:rPr>
                <w:lang w:val="en-GB"/>
              </w:rPr>
            </w:pPr>
            <w:r>
              <w:rPr>
                <w:sz w:val="18"/>
                <w:szCs w:val="18"/>
                <w:lang w:val="en-GB"/>
              </w:rPr>
              <w:t>Board</w:t>
            </w:r>
          </w:p>
        </w:tc>
      </w:tr>
      <w:tr w:rsidR="008F54E3" w:rsidRPr="00C32864" w14:paraId="4C560BD3" w14:textId="77777777">
        <w:trPr>
          <w:cantSplit/>
        </w:trPr>
        <w:tc>
          <w:tcPr>
            <w:tcW w:w="1728" w:type="dxa"/>
          </w:tcPr>
          <w:p w14:paraId="295615E3" w14:textId="77777777" w:rsidR="008F54E3" w:rsidRPr="00C32864" w:rsidRDefault="008C6F2C">
            <w:pPr>
              <w:rPr>
                <w:lang w:val="en-GB"/>
              </w:rPr>
            </w:pPr>
            <w:r>
              <w:rPr>
                <w:sz w:val="18"/>
                <w:szCs w:val="18"/>
                <w:lang w:val="en-GB"/>
              </w:rPr>
              <w:t>Recruitment and training</w:t>
            </w:r>
          </w:p>
        </w:tc>
        <w:tc>
          <w:tcPr>
            <w:tcW w:w="1728" w:type="dxa"/>
          </w:tcPr>
          <w:p w14:paraId="66926706" w14:textId="77777777" w:rsidR="008F54E3" w:rsidRPr="00C32864" w:rsidRDefault="008C6F2C">
            <w:pPr>
              <w:rPr>
                <w:lang w:val="en-GB"/>
              </w:rPr>
            </w:pPr>
            <w:r>
              <w:rPr>
                <w:sz w:val="18"/>
                <w:szCs w:val="18"/>
                <w:lang w:val="en-GB"/>
              </w:rPr>
              <w:t>Operations Manager</w:t>
            </w:r>
          </w:p>
        </w:tc>
        <w:tc>
          <w:tcPr>
            <w:tcW w:w="1728" w:type="dxa"/>
          </w:tcPr>
          <w:p w14:paraId="19874EE9" w14:textId="77777777" w:rsidR="008F54E3" w:rsidRPr="00C32864" w:rsidRDefault="008C6F2C">
            <w:pPr>
              <w:rPr>
                <w:lang w:val="en-GB"/>
              </w:rPr>
            </w:pPr>
            <w:r>
              <w:rPr>
                <w:sz w:val="18"/>
                <w:szCs w:val="18"/>
                <w:lang w:val="en-GB"/>
              </w:rPr>
              <w:t>Business Manager</w:t>
            </w:r>
          </w:p>
        </w:tc>
        <w:tc>
          <w:tcPr>
            <w:tcW w:w="1728" w:type="dxa"/>
          </w:tcPr>
          <w:p w14:paraId="76EB128A" w14:textId="77777777" w:rsidR="008F54E3" w:rsidRPr="00C32864" w:rsidRDefault="008C6F2C">
            <w:pPr>
              <w:rPr>
                <w:lang w:val="en-GB"/>
              </w:rPr>
            </w:pPr>
            <w:r>
              <w:rPr>
                <w:sz w:val="18"/>
                <w:szCs w:val="18"/>
                <w:lang w:val="en-GB"/>
              </w:rPr>
              <w:t>Depot teams</w:t>
            </w:r>
          </w:p>
        </w:tc>
        <w:tc>
          <w:tcPr>
            <w:tcW w:w="1728" w:type="dxa"/>
          </w:tcPr>
          <w:p w14:paraId="3333266E" w14:textId="77777777" w:rsidR="008F54E3" w:rsidRPr="00C32864" w:rsidRDefault="008C6F2C">
            <w:pPr>
              <w:rPr>
                <w:lang w:val="en-GB"/>
              </w:rPr>
            </w:pPr>
            <w:r>
              <w:rPr>
                <w:sz w:val="18"/>
                <w:szCs w:val="18"/>
                <w:lang w:val="en-GB"/>
              </w:rPr>
              <w:t>Board</w:t>
            </w:r>
          </w:p>
        </w:tc>
      </w:tr>
      <w:tr w:rsidR="008F54E3" w:rsidRPr="00C32864" w14:paraId="38E3E5D7" w14:textId="77777777">
        <w:trPr>
          <w:cantSplit/>
        </w:trPr>
        <w:tc>
          <w:tcPr>
            <w:tcW w:w="1728" w:type="dxa"/>
          </w:tcPr>
          <w:p w14:paraId="1C106A88" w14:textId="77777777" w:rsidR="008F54E3" w:rsidRPr="00C32864" w:rsidRDefault="008C6F2C">
            <w:pPr>
              <w:rPr>
                <w:lang w:val="en-GB"/>
              </w:rPr>
            </w:pPr>
            <w:r>
              <w:rPr>
                <w:sz w:val="18"/>
                <w:szCs w:val="18"/>
                <w:lang w:val="en-GB"/>
              </w:rPr>
              <w:t>Go-live and KPI monitoring</w:t>
            </w:r>
          </w:p>
        </w:tc>
        <w:tc>
          <w:tcPr>
            <w:tcW w:w="1728" w:type="dxa"/>
          </w:tcPr>
          <w:p w14:paraId="3CD3A4D2" w14:textId="77777777" w:rsidR="008F54E3" w:rsidRPr="00C32864" w:rsidRDefault="008C6F2C">
            <w:pPr>
              <w:rPr>
                <w:lang w:val="en-GB"/>
              </w:rPr>
            </w:pPr>
            <w:r>
              <w:rPr>
                <w:sz w:val="18"/>
                <w:szCs w:val="18"/>
                <w:lang w:val="en-GB"/>
              </w:rPr>
              <w:t>Business Manager</w:t>
            </w:r>
          </w:p>
        </w:tc>
        <w:tc>
          <w:tcPr>
            <w:tcW w:w="1728" w:type="dxa"/>
          </w:tcPr>
          <w:p w14:paraId="1E66D5B9" w14:textId="77777777" w:rsidR="008F54E3" w:rsidRPr="00C32864" w:rsidRDefault="008C6F2C">
            <w:pPr>
              <w:rPr>
                <w:lang w:val="en-GB"/>
              </w:rPr>
            </w:pPr>
            <w:r>
              <w:rPr>
                <w:sz w:val="18"/>
                <w:szCs w:val="18"/>
                <w:lang w:val="en-GB"/>
              </w:rPr>
              <w:t>Managing Director</w:t>
            </w:r>
          </w:p>
        </w:tc>
        <w:tc>
          <w:tcPr>
            <w:tcW w:w="1728" w:type="dxa"/>
          </w:tcPr>
          <w:p w14:paraId="6A21CDFB" w14:textId="77777777" w:rsidR="008F54E3" w:rsidRPr="00C32864" w:rsidRDefault="008C6F2C">
            <w:pPr>
              <w:rPr>
                <w:lang w:val="en-GB"/>
              </w:rPr>
            </w:pPr>
            <w:r>
              <w:rPr>
                <w:sz w:val="18"/>
                <w:szCs w:val="18"/>
                <w:lang w:val="en-GB"/>
              </w:rPr>
              <w:t>Operations Manager</w:t>
            </w:r>
          </w:p>
        </w:tc>
        <w:tc>
          <w:tcPr>
            <w:tcW w:w="1728" w:type="dxa"/>
          </w:tcPr>
          <w:p w14:paraId="2DE803BB" w14:textId="77777777" w:rsidR="008F54E3" w:rsidRPr="00C32864" w:rsidRDefault="008C6F2C">
            <w:pPr>
              <w:rPr>
                <w:lang w:val="en-GB"/>
              </w:rPr>
            </w:pPr>
            <w:r>
              <w:rPr>
                <w:sz w:val="18"/>
                <w:szCs w:val="18"/>
                <w:lang w:val="en-GB"/>
              </w:rPr>
              <w:t>Board</w:t>
            </w:r>
          </w:p>
        </w:tc>
      </w:tr>
    </w:tbl>
    <w:p w14:paraId="19F538D5" w14:textId="77777777" w:rsidR="008F54E3" w:rsidRPr="00C32864" w:rsidRDefault="008C6F2C">
      <w:pPr>
        <w:pStyle w:val="TableCaption"/>
        <w:keepNext/>
        <w:spacing w:before="240"/>
        <w:rPr>
          <w:lang w:val="en-GB"/>
        </w:rPr>
      </w:pPr>
      <w:r>
        <w:rPr>
          <w:lang w:val="en-GB"/>
        </w:rPr>
        <w:t>Table A14.2. Planning tools evaluated for this proposal</w:t>
      </w:r>
    </w:p>
    <w:tbl>
      <w:tblPr>
        <w:tblStyle w:val="TableGrid"/>
        <w:tblW w:w="8640" w:type="dxa"/>
        <w:tblLook w:val="04A0" w:firstRow="1" w:lastRow="0" w:firstColumn="1" w:lastColumn="0" w:noHBand="0" w:noVBand="1"/>
      </w:tblPr>
      <w:tblGrid>
        <w:gridCol w:w="1439"/>
        <w:gridCol w:w="2550"/>
        <w:gridCol w:w="2181"/>
        <w:gridCol w:w="2470"/>
      </w:tblGrid>
      <w:tr w:rsidR="008F54E3" w:rsidRPr="00C32864" w14:paraId="23B03275" w14:textId="77777777">
        <w:trPr>
          <w:cantSplit/>
          <w:tblHeader/>
        </w:trPr>
        <w:tc>
          <w:tcPr>
            <w:tcW w:w="1439" w:type="dxa"/>
          </w:tcPr>
          <w:p w14:paraId="6F92010B" w14:textId="77777777" w:rsidR="008F54E3" w:rsidRPr="00C32864" w:rsidRDefault="008C6F2C">
            <w:pPr>
              <w:keepNext/>
              <w:rPr>
                <w:lang w:val="en-GB"/>
              </w:rPr>
            </w:pPr>
            <w:r>
              <w:rPr>
                <w:b/>
                <w:sz w:val="18"/>
                <w:lang w:val="en-GB"/>
              </w:rPr>
              <w:t>Tool</w:t>
            </w:r>
          </w:p>
        </w:tc>
        <w:tc>
          <w:tcPr>
            <w:tcW w:w="2550" w:type="dxa"/>
          </w:tcPr>
          <w:p w14:paraId="4F3EEFA4" w14:textId="77777777" w:rsidR="008F54E3" w:rsidRPr="00C32864" w:rsidRDefault="008C6F2C">
            <w:pPr>
              <w:keepNext/>
              <w:rPr>
                <w:lang w:val="en-GB"/>
              </w:rPr>
            </w:pPr>
            <w:r>
              <w:rPr>
                <w:b/>
                <w:sz w:val="18"/>
                <w:lang w:val="en-GB"/>
              </w:rPr>
              <w:t>Strength</w:t>
            </w:r>
          </w:p>
        </w:tc>
        <w:tc>
          <w:tcPr>
            <w:tcW w:w="2181" w:type="dxa"/>
          </w:tcPr>
          <w:p w14:paraId="3C7C4F1B" w14:textId="77777777" w:rsidR="008F54E3" w:rsidRPr="00C32864" w:rsidRDefault="008C6F2C">
            <w:pPr>
              <w:keepNext/>
              <w:rPr>
                <w:lang w:val="en-GB"/>
              </w:rPr>
            </w:pPr>
            <w:r>
              <w:rPr>
                <w:b/>
                <w:sz w:val="18"/>
                <w:lang w:val="en-GB"/>
              </w:rPr>
              <w:t>Limitation</w:t>
            </w:r>
          </w:p>
        </w:tc>
        <w:tc>
          <w:tcPr>
            <w:tcW w:w="2470" w:type="dxa"/>
          </w:tcPr>
          <w:p w14:paraId="07F38133" w14:textId="77777777" w:rsidR="008F54E3" w:rsidRPr="00C32864" w:rsidRDefault="008C6F2C">
            <w:pPr>
              <w:keepNext/>
              <w:rPr>
                <w:lang w:val="en-GB"/>
              </w:rPr>
            </w:pPr>
            <w:r>
              <w:rPr>
                <w:b/>
                <w:sz w:val="18"/>
                <w:lang w:val="en-GB"/>
              </w:rPr>
              <w:t>Use in this proposal</w:t>
            </w:r>
          </w:p>
        </w:tc>
      </w:tr>
      <w:tr w:rsidR="008F54E3" w:rsidRPr="00C32864" w14:paraId="7882E02F" w14:textId="77777777">
        <w:trPr>
          <w:cantSplit/>
        </w:trPr>
        <w:tc>
          <w:tcPr>
            <w:tcW w:w="1439" w:type="dxa"/>
          </w:tcPr>
          <w:p w14:paraId="398C7D6F" w14:textId="77777777" w:rsidR="008F54E3" w:rsidRPr="00C32864" w:rsidRDefault="008C6F2C">
            <w:pPr>
              <w:rPr>
                <w:lang w:val="en-GB"/>
              </w:rPr>
            </w:pPr>
            <w:r>
              <w:rPr>
                <w:sz w:val="18"/>
                <w:lang w:val="en-GB"/>
              </w:rPr>
              <w:t>Gantt chart</w:t>
            </w:r>
          </w:p>
        </w:tc>
        <w:tc>
          <w:tcPr>
            <w:tcW w:w="2550" w:type="dxa"/>
          </w:tcPr>
          <w:p w14:paraId="5DB4D760" w14:textId="77777777" w:rsidR="008F54E3" w:rsidRPr="00C32864" w:rsidRDefault="008C6F2C">
            <w:pPr>
              <w:rPr>
                <w:lang w:val="en-GB"/>
              </w:rPr>
            </w:pPr>
            <w:r>
              <w:rPr>
                <w:sz w:val="18"/>
                <w:lang w:val="en-GB"/>
              </w:rPr>
              <w:t>Shows sequence and overlap at a glance; familiar to the board</w:t>
            </w:r>
          </w:p>
        </w:tc>
        <w:tc>
          <w:tcPr>
            <w:tcW w:w="2181" w:type="dxa"/>
          </w:tcPr>
          <w:p w14:paraId="7DB765B9" w14:textId="77777777" w:rsidR="008F54E3" w:rsidRPr="00C32864" w:rsidRDefault="008C6F2C">
            <w:pPr>
              <w:rPr>
                <w:lang w:val="en-GB"/>
              </w:rPr>
            </w:pPr>
            <w:r>
              <w:rPr>
                <w:sz w:val="18"/>
                <w:lang w:val="en-GB"/>
              </w:rPr>
              <w:t>Implies certainty about dates Procon does not control; laborious to update</w:t>
            </w:r>
          </w:p>
        </w:tc>
        <w:tc>
          <w:tcPr>
            <w:tcW w:w="2470" w:type="dxa"/>
          </w:tcPr>
          <w:p w14:paraId="7FC660F7" w14:textId="77777777" w:rsidR="008F54E3" w:rsidRPr="00C32864" w:rsidRDefault="008C6F2C">
            <w:pPr>
              <w:rPr>
                <w:lang w:val="en-GB"/>
              </w:rPr>
            </w:pPr>
            <w:r>
              <w:rPr>
                <w:sz w:val="18"/>
                <w:lang w:val="en-GB"/>
              </w:rPr>
              <w:t>Shows sequence only; commitment is governed by the gates</w:t>
            </w:r>
          </w:p>
        </w:tc>
      </w:tr>
      <w:tr w:rsidR="008F54E3" w:rsidRPr="00C32864" w14:paraId="0F529385" w14:textId="77777777">
        <w:trPr>
          <w:cantSplit/>
        </w:trPr>
        <w:tc>
          <w:tcPr>
            <w:tcW w:w="1439" w:type="dxa"/>
          </w:tcPr>
          <w:p w14:paraId="4FDF6009" w14:textId="77777777" w:rsidR="008F54E3" w:rsidRPr="00C32864" w:rsidRDefault="008C6F2C">
            <w:pPr>
              <w:rPr>
                <w:lang w:val="en-GB"/>
              </w:rPr>
            </w:pPr>
            <w:r>
              <w:rPr>
                <w:sz w:val="18"/>
                <w:lang w:val="en-GB"/>
              </w:rPr>
              <w:t>Critical path analysis</w:t>
            </w:r>
          </w:p>
        </w:tc>
        <w:tc>
          <w:tcPr>
            <w:tcW w:w="2550" w:type="dxa"/>
          </w:tcPr>
          <w:p w14:paraId="477427F0" w14:textId="77777777" w:rsidR="008F54E3" w:rsidRPr="00C32864" w:rsidRDefault="008C6F2C">
            <w:pPr>
              <w:rPr>
                <w:lang w:val="en-GB"/>
              </w:rPr>
            </w:pPr>
            <w:r>
              <w:rPr>
                <w:sz w:val="18"/>
                <w:lang w:val="en-GB"/>
              </w:rPr>
              <w:t>Identifies the activities that set the opening date</w:t>
            </w:r>
          </w:p>
        </w:tc>
        <w:tc>
          <w:tcPr>
            <w:tcW w:w="2181" w:type="dxa"/>
          </w:tcPr>
          <w:p w14:paraId="4E2D06E4" w14:textId="77777777" w:rsidR="008F54E3" w:rsidRPr="00C32864" w:rsidRDefault="008C6F2C">
            <w:pPr>
              <w:rPr>
                <w:lang w:val="en-GB"/>
              </w:rPr>
            </w:pPr>
            <w:r>
              <w:rPr>
                <w:sz w:val="18"/>
                <w:lang w:val="en-GB"/>
              </w:rPr>
              <w:t>Depends on duration estimates; activities drift to their latest start</w:t>
            </w:r>
          </w:p>
        </w:tc>
        <w:tc>
          <w:tcPr>
            <w:tcW w:w="2470" w:type="dxa"/>
          </w:tcPr>
          <w:p w14:paraId="306E3777" w14:textId="77777777" w:rsidR="008F54E3" w:rsidRPr="00C32864" w:rsidRDefault="008C6F2C">
            <w:pPr>
              <w:rPr>
                <w:lang w:val="en-GB"/>
              </w:rPr>
            </w:pPr>
            <w:r>
              <w:rPr>
                <w:sz w:val="18"/>
                <w:lang w:val="en-GB"/>
              </w:rPr>
              <w:t>Not used formally: the critical path runs through consents outside Procon's control</w:t>
            </w:r>
          </w:p>
        </w:tc>
      </w:tr>
      <w:tr w:rsidR="008F54E3" w:rsidRPr="00C32864" w14:paraId="4BCAD4B3" w14:textId="77777777">
        <w:trPr>
          <w:cantSplit/>
        </w:trPr>
        <w:tc>
          <w:tcPr>
            <w:tcW w:w="1439" w:type="dxa"/>
          </w:tcPr>
          <w:p w14:paraId="6DF20D23" w14:textId="77777777" w:rsidR="008F54E3" w:rsidRPr="00C32864" w:rsidRDefault="008C6F2C">
            <w:pPr>
              <w:rPr>
                <w:lang w:val="en-GB"/>
              </w:rPr>
            </w:pPr>
            <w:r>
              <w:rPr>
                <w:sz w:val="18"/>
                <w:lang w:val="en-GB"/>
              </w:rPr>
              <w:t>Stage gates (Table 8)</w:t>
            </w:r>
          </w:p>
        </w:tc>
        <w:tc>
          <w:tcPr>
            <w:tcW w:w="2550" w:type="dxa"/>
          </w:tcPr>
          <w:p w14:paraId="79EEDDEA" w14:textId="77777777" w:rsidR="008F54E3" w:rsidRPr="00C32864" w:rsidRDefault="008C6F2C">
            <w:pPr>
              <w:rPr>
                <w:lang w:val="en-GB"/>
              </w:rPr>
            </w:pPr>
            <w:r>
              <w:rPr>
                <w:sz w:val="18"/>
                <w:lang w:val="en-GB"/>
              </w:rPr>
              <w:t>Capital is released only when exit criteria are met</w:t>
            </w:r>
          </w:p>
        </w:tc>
        <w:tc>
          <w:tcPr>
            <w:tcW w:w="2181" w:type="dxa"/>
          </w:tcPr>
          <w:p w14:paraId="5BC450EB" w14:textId="77777777" w:rsidR="008F54E3" w:rsidRPr="00C32864" w:rsidRDefault="008C6F2C">
            <w:pPr>
              <w:rPr>
                <w:lang w:val="en-GB"/>
              </w:rPr>
            </w:pPr>
            <w:r>
              <w:rPr>
                <w:sz w:val="18"/>
                <w:lang w:val="en-GB"/>
              </w:rPr>
              <w:t>Can delay opening if criteria are set too high</w:t>
            </w:r>
          </w:p>
        </w:tc>
        <w:tc>
          <w:tcPr>
            <w:tcW w:w="2470" w:type="dxa"/>
          </w:tcPr>
          <w:p w14:paraId="15612B67" w14:textId="77777777" w:rsidR="008F54E3" w:rsidRPr="00C32864" w:rsidRDefault="008C6F2C">
            <w:pPr>
              <w:rPr>
                <w:lang w:val="en-GB"/>
              </w:rPr>
            </w:pPr>
            <w:r>
              <w:rPr>
                <w:sz w:val="18"/>
                <w:lang w:val="en-GB"/>
              </w:rPr>
              <w:t>Adopted; each gate is a stop-or-go decision, a guard against escalation of commitment (Flyvbjerg, 2021)</w:t>
            </w:r>
          </w:p>
        </w:tc>
      </w:tr>
      <w:tr w:rsidR="008F54E3" w:rsidRPr="00C32864" w14:paraId="595F3B87" w14:textId="77777777">
        <w:trPr>
          <w:cantSplit/>
        </w:trPr>
        <w:tc>
          <w:tcPr>
            <w:tcW w:w="1439" w:type="dxa"/>
          </w:tcPr>
          <w:p w14:paraId="3F4EBF67" w14:textId="77777777" w:rsidR="008F54E3" w:rsidRPr="00C32864" w:rsidRDefault="008C6F2C">
            <w:pPr>
              <w:rPr>
                <w:lang w:val="en-GB"/>
              </w:rPr>
            </w:pPr>
            <w:r>
              <w:rPr>
                <w:sz w:val="18"/>
                <w:lang w:val="en-GB"/>
              </w:rPr>
              <w:t>RACI matrix (Table A14.1)</w:t>
            </w:r>
          </w:p>
        </w:tc>
        <w:tc>
          <w:tcPr>
            <w:tcW w:w="2550" w:type="dxa"/>
          </w:tcPr>
          <w:p w14:paraId="4B11AD3B" w14:textId="77777777" w:rsidR="008F54E3" w:rsidRPr="00C32864" w:rsidRDefault="008C6F2C">
            <w:pPr>
              <w:rPr>
                <w:lang w:val="en-GB"/>
              </w:rPr>
            </w:pPr>
            <w:r>
              <w:rPr>
                <w:sz w:val="18"/>
                <w:lang w:val="en-GB"/>
              </w:rPr>
              <w:t>Makes accountability explicit; suits Procon's clear hierarchy</w:t>
            </w:r>
          </w:p>
        </w:tc>
        <w:tc>
          <w:tcPr>
            <w:tcW w:w="2181" w:type="dxa"/>
          </w:tcPr>
          <w:p w14:paraId="002F8FF9" w14:textId="77777777" w:rsidR="008F54E3" w:rsidRPr="00C32864" w:rsidRDefault="008C6F2C">
            <w:pPr>
              <w:rPr>
                <w:lang w:val="en-GB"/>
              </w:rPr>
            </w:pPr>
            <w:r>
              <w:rPr>
                <w:sz w:val="18"/>
                <w:lang w:val="en-GB"/>
              </w:rPr>
              <w:t>Dates quickly; handles ambiguity and unforeseen events poorly</w:t>
            </w:r>
          </w:p>
        </w:tc>
        <w:tc>
          <w:tcPr>
            <w:tcW w:w="2470" w:type="dxa"/>
          </w:tcPr>
          <w:p w14:paraId="3BB2E746" w14:textId="77777777" w:rsidR="008F54E3" w:rsidRPr="00C32864" w:rsidRDefault="008C6F2C">
            <w:pPr>
              <w:rPr>
                <w:lang w:val="en-GB"/>
              </w:rPr>
            </w:pPr>
            <w:r>
              <w:rPr>
                <w:sz w:val="18"/>
                <w:lang w:val="en-GB"/>
              </w:rPr>
              <w:t>Adopted; reissued at each gate</w:t>
            </w:r>
          </w:p>
        </w:tc>
      </w:tr>
      <w:tr w:rsidR="008F54E3" w:rsidRPr="00C32864" w14:paraId="23CAFC27" w14:textId="77777777">
        <w:trPr>
          <w:cantSplit/>
        </w:trPr>
        <w:tc>
          <w:tcPr>
            <w:tcW w:w="1439" w:type="dxa"/>
          </w:tcPr>
          <w:p w14:paraId="357B7CC4" w14:textId="77777777" w:rsidR="008F54E3" w:rsidRPr="00C32864" w:rsidRDefault="008C6F2C">
            <w:pPr>
              <w:rPr>
                <w:lang w:val="en-GB"/>
              </w:rPr>
            </w:pPr>
            <w:r>
              <w:rPr>
                <w:sz w:val="18"/>
                <w:lang w:val="en-GB"/>
              </w:rPr>
              <w:t>RAID log (Appendix 15)</w:t>
            </w:r>
          </w:p>
        </w:tc>
        <w:tc>
          <w:tcPr>
            <w:tcW w:w="2550" w:type="dxa"/>
          </w:tcPr>
          <w:p w14:paraId="5D6E330F" w14:textId="77777777" w:rsidR="008F54E3" w:rsidRPr="00C32864" w:rsidRDefault="008C6F2C">
            <w:pPr>
              <w:rPr>
                <w:lang w:val="en-GB"/>
              </w:rPr>
            </w:pPr>
            <w:r>
              <w:rPr>
                <w:sz w:val="18"/>
                <w:lang w:val="en-GB"/>
              </w:rPr>
              <w:t>Separates risks from assumptions, issues and dependencies; records opportunities as well as threats</w:t>
            </w:r>
          </w:p>
        </w:tc>
        <w:tc>
          <w:tcPr>
            <w:tcW w:w="2181" w:type="dxa"/>
          </w:tcPr>
          <w:p w14:paraId="67A9A7B4" w14:textId="77777777" w:rsidR="008F54E3" w:rsidRPr="00C32864" w:rsidRDefault="008C6F2C">
            <w:pPr>
              <w:rPr>
                <w:lang w:val="en-GB"/>
              </w:rPr>
            </w:pPr>
            <w:r>
              <w:rPr>
                <w:sz w:val="18"/>
                <w:lang w:val="en-GB"/>
              </w:rPr>
              <w:t>Can grow into a list nobody acts on</w:t>
            </w:r>
          </w:p>
        </w:tc>
        <w:tc>
          <w:tcPr>
            <w:tcW w:w="2470" w:type="dxa"/>
          </w:tcPr>
          <w:p w14:paraId="72939BC0" w14:textId="77777777" w:rsidR="008F54E3" w:rsidRPr="00C32864" w:rsidRDefault="008C6F2C">
            <w:pPr>
              <w:rPr>
                <w:lang w:val="en-GB"/>
              </w:rPr>
            </w:pPr>
            <w:r>
              <w:rPr>
                <w:sz w:val="18"/>
                <w:lang w:val="en-GB"/>
              </w:rPr>
              <w:t>Adopted; every entry has an owner and a review gate</w:t>
            </w:r>
          </w:p>
        </w:tc>
      </w:tr>
    </w:tbl>
    <w:p w14:paraId="3D38311F" w14:textId="77777777" w:rsidR="00A05C10" w:rsidRPr="00C32864" w:rsidRDefault="00983170">
      <w:pPr>
        <w:pStyle w:val="TableNote"/>
        <w:rPr>
          <w:lang w:val="en-GB"/>
        </w:rPr>
      </w:pPr>
      <w:r>
        <w:rPr>
          <w:i/>
          <w:lang w:val="en-GB"/>
        </w:rPr>
        <w:t>Note.</w:t>
      </w:r>
      <w:r>
        <w:rPr>
          <w:lang w:val="en-GB"/>
        </w:rPr>
        <w:t xml:space="preserve"> Strengths and limitations of the Gantt chart, critical path analysis and RACI matrix follow Beverley-Jones (2026, slides 25, 27 and 45).</w:t>
      </w:r>
    </w:p>
    <w:p w14:paraId="2FC13AA5" w14:textId="77777777" w:rsidR="008F54E3" w:rsidRPr="00C32864" w:rsidRDefault="008C6F2C">
      <w:pPr>
        <w:pStyle w:val="Heading2"/>
        <w:pageBreakBefore/>
        <w:rPr>
          <w:lang w:val="en-GB"/>
        </w:rPr>
      </w:pPr>
      <w:bookmarkStart w:id="34" w:name="_Toc242194029"/>
      <w:r>
        <w:rPr>
          <w:lang w:val="en-GB"/>
        </w:rPr>
        <w:t>Appendix 15. RAID log</w:t>
      </w:r>
      <w:bookmarkEnd w:id="34"/>
    </w:p>
    <w:p w14:paraId="22F39141" w14:textId="77777777" w:rsidR="008F54E3" w:rsidRPr="00C32864" w:rsidRDefault="008C6F2C">
      <w:pPr>
        <w:rPr>
          <w:lang w:val="en-GB"/>
        </w:rPr>
      </w:pPr>
      <w:r>
        <w:rPr>
          <w:lang w:val="en-GB"/>
        </w:rPr>
        <w:t xml:space="preserve">Risks are uncertain events that may help or harm the objectives; issues have already happened: 'If you can smell it, it's a risk, if you're standing in it, it's an issue' (Maylor &amp; Turner, 2022, as cited in Beverley-Jones, 2026, slide 42). Threats carry one of four responses, tolerate, treat, transfer or terminate (Beverley-Jones, 2026, slide 40), opportunities an action to capture them, assumptions a test and dependencies an owner. </w:t>
      </w:r>
      <w:r>
        <w:rPr>
          <w:lang w:val="en-GB"/>
        </w:rPr>
        <w:t xml:space="preserve">Every entry is reviewed at the gate shown in Table 8.</w:t>
      </w:r>
      <w:r>
        <w:rPr>
          <w:rStyle w:val="CommentReference"/>
        </w:rPr>
      </w:r>
    </w:p>
    <w:p w14:paraId="75181EC3" w14:textId="77777777" w:rsidR="008F54E3" w:rsidRPr="00C32864" w:rsidRDefault="008C6F2C">
      <w:pPr>
        <w:pStyle w:val="TableCaption"/>
        <w:keepNext/>
        <w:rPr>
          <w:lang w:val="en-GB"/>
        </w:rPr>
      </w:pPr>
      <w:r>
        <w:rPr>
          <w:lang w:val="en-GB"/>
        </w:rPr>
        <w:t>Table A15.1. Risks (threats): responses, mitigations and escalation triggers</w:t>
      </w:r>
    </w:p>
    <w:tbl>
      <w:tblPr>
        <w:tblStyle w:val="TableGrid"/>
        <w:tblW w:w="8640" w:type="dxa"/>
        <w:tblLook w:val="04A0" w:firstRow="1" w:lastRow="0" w:firstColumn="1" w:lastColumn="0" w:noHBand="0" w:noVBand="1"/>
      </w:tblPr>
      <w:tblGrid>
        <w:gridCol w:w="522"/>
        <w:gridCol w:w="1631"/>
        <w:gridCol w:w="734"/>
        <w:gridCol w:w="1090"/>
        <w:gridCol w:w="1783"/>
        <w:gridCol w:w="1298"/>
        <w:gridCol w:w="1582"/>
      </w:tblGrid>
      <w:tr w:rsidR="008F54E3" w:rsidRPr="00C32864" w14:paraId="043D3D6E" w14:textId="77777777">
        <w:trPr>
          <w:cantSplit/>
          <w:tblHeader/>
        </w:trPr>
        <w:tc>
          <w:tcPr>
            <w:tcW w:w="522" w:type="dxa"/>
          </w:tcPr>
          <w:p w14:paraId="396108DD" w14:textId="77777777" w:rsidR="008F54E3" w:rsidRPr="00C32864" w:rsidRDefault="008C6F2C">
            <w:pPr>
              <w:keepNext/>
              <w:rPr>
                <w:lang w:val="en-GB"/>
              </w:rPr>
            </w:pPr>
            <w:r>
              <w:rPr>
                <w:b/>
                <w:sz w:val="17"/>
                <w:lang w:val="en-GB"/>
              </w:rPr>
              <w:t>Ref</w:t>
            </w:r>
          </w:p>
        </w:tc>
        <w:tc>
          <w:tcPr>
            <w:tcW w:w="1631" w:type="dxa"/>
          </w:tcPr>
          <w:p w14:paraId="5A9DE106" w14:textId="77777777" w:rsidR="008F54E3" w:rsidRPr="00C32864" w:rsidRDefault="008C6F2C">
            <w:pPr>
              <w:keepNext/>
              <w:rPr>
                <w:lang w:val="en-GB"/>
              </w:rPr>
            </w:pPr>
            <w:r>
              <w:rPr>
                <w:b/>
                <w:sz w:val="17"/>
                <w:lang w:val="en-GB"/>
              </w:rPr>
              <w:t>Risk</w:t>
            </w:r>
          </w:p>
        </w:tc>
        <w:tc>
          <w:tcPr>
            <w:tcW w:w="734" w:type="dxa"/>
          </w:tcPr>
          <w:p w14:paraId="75CE7BBE" w14:textId="77777777" w:rsidR="008F54E3" w:rsidRPr="00C32864" w:rsidRDefault="008C6F2C">
            <w:pPr>
              <w:keepNext/>
              <w:rPr>
                <w:lang w:val="en-GB"/>
              </w:rPr>
            </w:pPr>
            <w:r>
              <w:rPr>
                <w:b/>
                <w:sz w:val="17"/>
                <w:lang w:val="en-GB"/>
              </w:rPr>
              <w:t>L / I</w:t>
            </w:r>
          </w:p>
        </w:tc>
        <w:tc>
          <w:tcPr>
            <w:tcW w:w="1090" w:type="dxa"/>
          </w:tcPr>
          <w:p w14:paraId="0D6E1CB1" w14:textId="77777777" w:rsidR="008F54E3" w:rsidRPr="00C32864" w:rsidRDefault="008C6F2C">
            <w:pPr>
              <w:keepNext/>
              <w:rPr>
                <w:lang w:val="en-GB"/>
              </w:rPr>
            </w:pPr>
            <w:r>
              <w:rPr>
                <w:b/>
                <w:sz w:val="17"/>
                <w:lang w:val="en-GB"/>
              </w:rPr>
              <w:t>Response</w:t>
            </w:r>
          </w:p>
        </w:tc>
        <w:tc>
          <w:tcPr>
            <w:tcW w:w="1783" w:type="dxa"/>
          </w:tcPr>
          <w:p w14:paraId="544F5EBB" w14:textId="77777777" w:rsidR="008F54E3" w:rsidRPr="00C32864" w:rsidRDefault="008C6F2C">
            <w:pPr>
              <w:keepNext/>
              <w:rPr>
                <w:lang w:val="en-GB"/>
              </w:rPr>
            </w:pPr>
            <w:r>
              <w:rPr>
                <w:b/>
                <w:sz w:val="17"/>
                <w:lang w:val="en-GB"/>
              </w:rPr>
              <w:t>Mitigation</w:t>
            </w:r>
          </w:p>
        </w:tc>
        <w:tc>
          <w:tcPr>
            <w:tcW w:w="1298" w:type="dxa"/>
          </w:tcPr>
          <w:p w14:paraId="03F22120" w14:textId="77777777" w:rsidR="008F54E3" w:rsidRPr="00C32864" w:rsidRDefault="008C6F2C">
            <w:pPr>
              <w:keepNext/>
              <w:rPr>
                <w:lang w:val="en-GB"/>
              </w:rPr>
            </w:pPr>
            <w:r>
              <w:rPr>
                <w:b/>
                <w:sz w:val="17"/>
                <w:lang w:val="en-GB"/>
              </w:rPr>
              <w:t>Owner</w:t>
            </w:r>
          </w:p>
        </w:tc>
        <w:tc>
          <w:tcPr>
            <w:tcW w:w="1582" w:type="dxa"/>
          </w:tcPr>
          <w:p w14:paraId="7AED7F65" w14:textId="77777777" w:rsidR="008F54E3" w:rsidRPr="00C32864" w:rsidRDefault="008C6F2C">
            <w:pPr>
              <w:keepNext/>
              <w:rPr>
                <w:lang w:val="en-GB"/>
              </w:rPr>
            </w:pPr>
            <w:r>
              <w:rPr>
                <w:b/>
                <w:sz w:val="17"/>
                <w:lang w:val="en-GB"/>
              </w:rPr>
              <w:t>Trigger for escalation</w:t>
            </w:r>
          </w:p>
        </w:tc>
      </w:tr>
      <w:tr w:rsidR="008F54E3" w:rsidRPr="00C32864" w14:paraId="168E4607" w14:textId="77777777">
        <w:trPr>
          <w:cantSplit/>
        </w:trPr>
        <w:tc>
          <w:tcPr>
            <w:tcW w:w="522" w:type="dxa"/>
          </w:tcPr>
          <w:p w14:paraId="3C6A62A1" w14:textId="77777777" w:rsidR="008F54E3" w:rsidRPr="00C32864" w:rsidRDefault="008C6F2C">
            <w:pPr>
              <w:rPr>
                <w:lang w:val="en-GB"/>
              </w:rPr>
            </w:pPr>
            <w:r>
              <w:rPr>
                <w:sz w:val="17"/>
                <w:lang w:val="en-GB"/>
              </w:rPr>
              <w:t>R1</w:t>
            </w:r>
          </w:p>
        </w:tc>
        <w:tc>
          <w:tcPr>
            <w:tcW w:w="1631" w:type="dxa"/>
          </w:tcPr>
          <w:p w14:paraId="585680C5" w14:textId="77777777" w:rsidR="008F54E3" w:rsidRPr="00C32864" w:rsidRDefault="008C6F2C">
            <w:pPr>
              <w:rPr>
                <w:lang w:val="en-GB"/>
              </w:rPr>
            </w:pPr>
            <w:r>
              <w:rPr>
                <w:sz w:val="17"/>
                <w:lang w:val="en-GB"/>
              </w:rPr>
              <w:t>Volume ramp-up below model</w:t>
            </w:r>
          </w:p>
        </w:tc>
        <w:tc>
          <w:tcPr>
            <w:tcW w:w="734" w:type="dxa"/>
          </w:tcPr>
          <w:p w14:paraId="0996EDF2" w14:textId="77777777" w:rsidR="008F54E3" w:rsidRPr="00C32864" w:rsidRDefault="008C6F2C">
            <w:pPr>
              <w:rPr>
                <w:lang w:val="en-GB"/>
              </w:rPr>
            </w:pPr>
            <w:r>
              <w:rPr>
                <w:sz w:val="17"/>
                <w:lang w:val="en-GB"/>
              </w:rPr>
              <w:t>M / H</w:t>
            </w:r>
          </w:p>
        </w:tc>
        <w:tc>
          <w:tcPr>
            <w:tcW w:w="1090" w:type="dxa"/>
          </w:tcPr>
          <w:p w14:paraId="7E33115C" w14:textId="77777777" w:rsidR="008F54E3" w:rsidRPr="00C32864" w:rsidRDefault="008C6F2C">
            <w:pPr>
              <w:rPr>
                <w:lang w:val="en-GB"/>
              </w:rPr>
            </w:pPr>
            <w:r>
              <w:rPr>
                <w:sz w:val="17"/>
                <w:lang w:val="en-GB"/>
              </w:rPr>
              <w:t>Treat</w:t>
            </w:r>
          </w:p>
        </w:tc>
        <w:tc>
          <w:tcPr>
            <w:tcW w:w="1783" w:type="dxa"/>
          </w:tcPr>
          <w:p w14:paraId="082DFC53" w14:textId="77777777" w:rsidR="008F54E3" w:rsidRPr="00C32864" w:rsidRDefault="008C6F2C">
            <w:pPr>
              <w:rPr>
                <w:lang w:val="en-GB"/>
              </w:rPr>
            </w:pPr>
            <w:r>
              <w:rPr>
                <w:sz w:val="17"/>
                <w:lang w:val="en-GB"/>
              </w:rPr>
              <w:t>Pre-sell 50% of break-even volume before fleet commitment</w:t>
            </w:r>
          </w:p>
        </w:tc>
        <w:tc>
          <w:tcPr>
            <w:tcW w:w="1298" w:type="dxa"/>
          </w:tcPr>
          <w:p w14:paraId="6735A00A" w14:textId="77777777" w:rsidR="008F54E3" w:rsidRPr="00C32864" w:rsidRDefault="008C6F2C">
            <w:pPr>
              <w:rPr>
                <w:lang w:val="en-GB"/>
              </w:rPr>
            </w:pPr>
            <w:r>
              <w:rPr>
                <w:sz w:val="17"/>
                <w:lang w:val="en-GB"/>
              </w:rPr>
              <w:t>Business Development Manager</w:t>
            </w:r>
          </w:p>
        </w:tc>
        <w:tc>
          <w:tcPr>
            <w:tcW w:w="1582" w:type="dxa"/>
          </w:tcPr>
          <w:p w14:paraId="0F49A010" w14:textId="77777777" w:rsidR="008F54E3" w:rsidRPr="00C32864" w:rsidRDefault="008C6F2C">
            <w:pPr>
              <w:rPr>
                <w:lang w:val="en-GB"/>
              </w:rPr>
            </w:pPr>
            <w:r>
              <w:rPr>
                <w:sz w:val="17"/>
                <w:lang w:val="en-GB"/>
              </w:rPr>
              <w:t>&lt;50% pre-sold at G3</w:t>
            </w:r>
          </w:p>
        </w:tc>
      </w:tr>
      <w:tr w:rsidR="008F54E3" w:rsidRPr="00C32864" w14:paraId="7B47CFBD" w14:textId="77777777">
        <w:trPr>
          <w:cantSplit/>
        </w:trPr>
        <w:tc>
          <w:tcPr>
            <w:tcW w:w="522" w:type="dxa"/>
          </w:tcPr>
          <w:p w14:paraId="6B214791" w14:textId="77777777" w:rsidR="008F54E3" w:rsidRPr="00C32864" w:rsidRDefault="008C6F2C">
            <w:pPr>
              <w:rPr>
                <w:lang w:val="en-GB"/>
              </w:rPr>
            </w:pPr>
            <w:r>
              <w:rPr>
                <w:sz w:val="17"/>
                <w:lang w:val="en-GB"/>
              </w:rPr>
              <w:t>R2</w:t>
            </w:r>
          </w:p>
        </w:tc>
        <w:tc>
          <w:tcPr>
            <w:tcW w:w="1631" w:type="dxa"/>
          </w:tcPr>
          <w:p w14:paraId="76C37B63" w14:textId="77777777" w:rsidR="008F54E3" w:rsidRPr="00C32864" w:rsidRDefault="008C6F2C">
            <w:pPr>
              <w:rPr>
                <w:lang w:val="en-GB"/>
              </w:rPr>
            </w:pPr>
            <w:r>
              <w:rPr>
                <w:sz w:val="17"/>
                <w:lang w:val="en-GB"/>
              </w:rPr>
              <w:t>2028 payload change erodes delivery margin further than modelled</w:t>
            </w:r>
          </w:p>
        </w:tc>
        <w:tc>
          <w:tcPr>
            <w:tcW w:w="734" w:type="dxa"/>
          </w:tcPr>
          <w:p w14:paraId="44616C97" w14:textId="77777777" w:rsidR="008F54E3" w:rsidRPr="00C32864" w:rsidRDefault="008C6F2C">
            <w:pPr>
              <w:rPr>
                <w:lang w:val="en-GB"/>
              </w:rPr>
            </w:pPr>
            <w:r>
              <w:rPr>
                <w:sz w:val="17"/>
                <w:lang w:val="en-GB"/>
              </w:rPr>
              <w:t>M / H</w:t>
            </w:r>
          </w:p>
        </w:tc>
        <w:tc>
          <w:tcPr>
            <w:tcW w:w="1090" w:type="dxa"/>
          </w:tcPr>
          <w:p w14:paraId="688FBEC9" w14:textId="77777777" w:rsidR="008F54E3" w:rsidRPr="00C32864" w:rsidRDefault="008C6F2C">
            <w:pPr>
              <w:rPr>
                <w:lang w:val="en-GB"/>
              </w:rPr>
            </w:pPr>
            <w:r>
              <w:rPr>
                <w:sz w:val="17"/>
                <w:lang w:val="en-GB"/>
              </w:rPr>
              <w:t>Treat</w:t>
            </w:r>
          </w:p>
        </w:tc>
        <w:tc>
          <w:tcPr>
            <w:tcW w:w="1783" w:type="dxa"/>
          </w:tcPr>
          <w:p w14:paraId="6D970E5E" w14:textId="77777777" w:rsidR="008F54E3" w:rsidRPr="00C32864" w:rsidRDefault="008C6F2C">
            <w:pPr>
              <w:rPr>
                <w:lang w:val="en-GB"/>
              </w:rPr>
            </w:pPr>
            <w:r>
              <w:rPr>
                <w:sz w:val="17"/>
                <w:lang w:val="en-GB"/>
              </w:rPr>
              <w:t>Procure 32t-compliant fleet from outset; model post-2028 case as base</w:t>
            </w:r>
          </w:p>
        </w:tc>
        <w:tc>
          <w:tcPr>
            <w:tcW w:w="1298" w:type="dxa"/>
          </w:tcPr>
          <w:p w14:paraId="570F14D2" w14:textId="77777777" w:rsidR="008F54E3" w:rsidRPr="00C32864" w:rsidRDefault="008C6F2C">
            <w:pPr>
              <w:rPr>
                <w:lang w:val="en-GB"/>
              </w:rPr>
            </w:pPr>
            <w:r>
              <w:rPr>
                <w:sz w:val="17"/>
                <w:lang w:val="en-GB"/>
              </w:rPr>
              <w:t>Business Manager</w:t>
            </w:r>
          </w:p>
        </w:tc>
        <w:tc>
          <w:tcPr>
            <w:tcW w:w="1582" w:type="dxa"/>
          </w:tcPr>
          <w:p w14:paraId="789EB30C" w14:textId="77777777" w:rsidR="008F54E3" w:rsidRPr="00C32864" w:rsidRDefault="008C6F2C">
            <w:pPr>
              <w:rPr>
                <w:lang w:val="en-GB"/>
              </w:rPr>
            </w:pPr>
            <w:r>
              <w:rPr>
                <w:sz w:val="17"/>
                <w:lang w:val="en-GB"/>
              </w:rPr>
              <w:t>Variable cost exceeds £68.37/m³ (payback beyond 24 months)</w:t>
            </w:r>
          </w:p>
        </w:tc>
      </w:tr>
      <w:tr w:rsidR="008F54E3" w:rsidRPr="00C32864" w14:paraId="31CDC2C0" w14:textId="77777777">
        <w:trPr>
          <w:cantSplit/>
        </w:trPr>
        <w:tc>
          <w:tcPr>
            <w:tcW w:w="522" w:type="dxa"/>
          </w:tcPr>
          <w:p w14:paraId="0CF97395" w14:textId="77777777" w:rsidR="008F54E3" w:rsidRPr="00C32864" w:rsidRDefault="008C6F2C">
            <w:pPr>
              <w:rPr>
                <w:lang w:val="en-GB"/>
              </w:rPr>
            </w:pPr>
            <w:r>
              <w:rPr>
                <w:sz w:val="17"/>
                <w:lang w:val="en-GB"/>
              </w:rPr>
              <w:t>R3</w:t>
            </w:r>
          </w:p>
        </w:tc>
        <w:tc>
          <w:tcPr>
            <w:tcW w:w="1631" w:type="dxa"/>
          </w:tcPr>
          <w:p w14:paraId="58D3E096" w14:textId="77777777" w:rsidR="008F54E3" w:rsidRPr="00C32864" w:rsidRDefault="008C6F2C">
            <w:pPr>
              <w:rPr>
                <w:lang w:val="en-GB"/>
              </w:rPr>
            </w:pPr>
            <w:r>
              <w:rPr>
                <w:sz w:val="17"/>
                <w:lang w:val="en-GB"/>
              </w:rPr>
              <w:t>Cement cost inflation (imports 32% of UK market; UK CBAM on imports from January 2027)</w:t>
            </w:r>
          </w:p>
        </w:tc>
        <w:tc>
          <w:tcPr>
            <w:tcW w:w="734" w:type="dxa"/>
          </w:tcPr>
          <w:p w14:paraId="535BC2F1" w14:textId="77777777" w:rsidR="008F54E3" w:rsidRPr="00C32864" w:rsidRDefault="008C6F2C">
            <w:pPr>
              <w:rPr>
                <w:lang w:val="en-GB"/>
              </w:rPr>
            </w:pPr>
            <w:r>
              <w:rPr>
                <w:sz w:val="17"/>
                <w:lang w:val="en-GB"/>
              </w:rPr>
              <w:t>H / M</w:t>
            </w:r>
          </w:p>
        </w:tc>
        <w:tc>
          <w:tcPr>
            <w:tcW w:w="1090" w:type="dxa"/>
          </w:tcPr>
          <w:p w14:paraId="02527956" w14:textId="77777777" w:rsidR="008F54E3" w:rsidRPr="00C32864" w:rsidRDefault="008C6F2C">
            <w:pPr>
              <w:rPr>
                <w:lang w:val="en-GB"/>
              </w:rPr>
            </w:pPr>
            <w:r>
              <w:rPr>
                <w:sz w:val="17"/>
                <w:lang w:val="en-GB"/>
              </w:rPr>
              <w:t>Transfer (contract terms)</w:t>
            </w:r>
          </w:p>
        </w:tc>
        <w:tc>
          <w:tcPr>
            <w:tcW w:w="1783" w:type="dxa"/>
          </w:tcPr>
          <w:p w14:paraId="31058D4B" w14:textId="77777777" w:rsidR="008F54E3" w:rsidRPr="00C32864" w:rsidRDefault="008C6F2C">
            <w:pPr>
              <w:rPr>
                <w:lang w:val="en-GB"/>
              </w:rPr>
            </w:pPr>
            <w:r>
              <w:rPr>
                <w:sz w:val="17"/>
                <w:lang w:val="en-GB"/>
              </w:rPr>
              <w:t>24-month supply agreement; quarterly repricing review</w:t>
            </w:r>
          </w:p>
        </w:tc>
        <w:tc>
          <w:tcPr>
            <w:tcW w:w="1298" w:type="dxa"/>
          </w:tcPr>
          <w:p w14:paraId="3D0A40CD" w14:textId="77777777" w:rsidR="008F54E3" w:rsidRPr="00C32864" w:rsidRDefault="008C6F2C">
            <w:pPr>
              <w:rPr>
                <w:lang w:val="en-GB"/>
              </w:rPr>
            </w:pPr>
            <w:r>
              <w:rPr>
                <w:sz w:val="17"/>
                <w:lang w:val="en-GB"/>
              </w:rPr>
              <w:t>Business Manager</w:t>
            </w:r>
          </w:p>
        </w:tc>
        <w:tc>
          <w:tcPr>
            <w:tcW w:w="1582" w:type="dxa"/>
          </w:tcPr>
          <w:p w14:paraId="4D64DF0D" w14:textId="77777777" w:rsidR="008F54E3" w:rsidRPr="00C32864" w:rsidRDefault="008C6F2C">
            <w:pPr>
              <w:rPr>
                <w:lang w:val="en-GB"/>
              </w:rPr>
            </w:pPr>
            <w:r>
              <w:rPr>
                <w:sz w:val="17"/>
                <w:lang w:val="en-GB"/>
              </w:rPr>
              <w:t>Input cost +2% (payback beyond 24 months)</w:t>
            </w:r>
          </w:p>
        </w:tc>
      </w:tr>
      <w:tr w:rsidR="008F54E3" w:rsidRPr="00C32864" w14:paraId="3A9E4E8F" w14:textId="77777777">
        <w:trPr>
          <w:cantSplit/>
        </w:trPr>
        <w:tc>
          <w:tcPr>
            <w:tcW w:w="522" w:type="dxa"/>
          </w:tcPr>
          <w:p w14:paraId="3DB50F19" w14:textId="77777777" w:rsidR="008F54E3" w:rsidRPr="00C32864" w:rsidRDefault="008C6F2C">
            <w:pPr>
              <w:rPr>
                <w:lang w:val="en-GB"/>
              </w:rPr>
            </w:pPr>
            <w:r>
              <w:rPr>
                <w:sz w:val="17"/>
                <w:lang w:val="en-GB"/>
              </w:rPr>
              <w:t>R4</w:t>
            </w:r>
          </w:p>
        </w:tc>
        <w:tc>
          <w:tcPr>
            <w:tcW w:w="1631" w:type="dxa"/>
          </w:tcPr>
          <w:p w14:paraId="661119A2" w14:textId="77777777" w:rsidR="008F54E3" w:rsidRPr="00C32864" w:rsidRDefault="008C6F2C">
            <w:pPr>
              <w:rPr>
                <w:lang w:val="en-GB"/>
              </w:rPr>
            </w:pPr>
            <w:r>
              <w:rPr>
                <w:sz w:val="17"/>
                <w:lang w:val="en-GB"/>
              </w:rPr>
              <w:t>Planning consent refused or delayed</w:t>
            </w:r>
          </w:p>
        </w:tc>
        <w:tc>
          <w:tcPr>
            <w:tcW w:w="734" w:type="dxa"/>
          </w:tcPr>
          <w:p w14:paraId="391136BE" w14:textId="77777777" w:rsidR="008F54E3" w:rsidRPr="00C32864" w:rsidRDefault="008C6F2C">
            <w:pPr>
              <w:rPr>
                <w:lang w:val="en-GB"/>
              </w:rPr>
            </w:pPr>
            <w:r>
              <w:rPr>
                <w:sz w:val="17"/>
                <w:lang w:val="en-GB"/>
              </w:rPr>
              <w:t>M / H</w:t>
            </w:r>
          </w:p>
        </w:tc>
        <w:tc>
          <w:tcPr>
            <w:tcW w:w="1090" w:type="dxa"/>
          </w:tcPr>
          <w:p w14:paraId="646DD729" w14:textId="77777777" w:rsidR="008F54E3" w:rsidRPr="00C32864" w:rsidRDefault="008C6F2C">
            <w:pPr>
              <w:rPr>
                <w:lang w:val="en-GB"/>
              </w:rPr>
            </w:pPr>
            <w:r>
              <w:rPr>
                <w:sz w:val="17"/>
                <w:lang w:val="en-GB"/>
              </w:rPr>
              <w:t>Terminate (capital exposure); treat (delay)</w:t>
            </w:r>
          </w:p>
        </w:tc>
        <w:tc>
          <w:tcPr>
            <w:tcW w:w="1783" w:type="dxa"/>
          </w:tcPr>
          <w:p w14:paraId="64E42C50" w14:textId="77777777" w:rsidR="008F54E3" w:rsidRPr="00C32864" w:rsidRDefault="008C6F2C">
            <w:pPr>
              <w:rPr>
                <w:lang w:val="en-GB"/>
              </w:rPr>
            </w:pPr>
            <w:r>
              <w:rPr>
                <w:sz w:val="17"/>
                <w:lang w:val="en-GB"/>
              </w:rPr>
              <w:t>Consent as precondition of capital release; second site retained</w:t>
            </w:r>
          </w:p>
        </w:tc>
        <w:tc>
          <w:tcPr>
            <w:tcW w:w="1298" w:type="dxa"/>
          </w:tcPr>
          <w:p w14:paraId="2084F2E6" w14:textId="77777777" w:rsidR="008F54E3" w:rsidRPr="00C32864" w:rsidRDefault="008C6F2C">
            <w:pPr>
              <w:rPr>
                <w:lang w:val="en-GB"/>
              </w:rPr>
            </w:pPr>
            <w:r>
              <w:rPr>
                <w:sz w:val="17"/>
                <w:lang w:val="en-GB"/>
              </w:rPr>
              <w:t>Managing Director</w:t>
            </w:r>
          </w:p>
        </w:tc>
        <w:tc>
          <w:tcPr>
            <w:tcW w:w="1582" w:type="dxa"/>
          </w:tcPr>
          <w:p w14:paraId="2767225F" w14:textId="77777777" w:rsidR="008F54E3" w:rsidRPr="00C32864" w:rsidRDefault="008C6F2C">
            <w:pPr>
              <w:rPr>
                <w:lang w:val="en-GB"/>
              </w:rPr>
            </w:pPr>
            <w:r>
              <w:rPr>
                <w:sz w:val="17"/>
                <w:lang w:val="en-GB"/>
              </w:rPr>
              <w:t xml:space="preserve">No decision by May 2027 (G2)</w:t>
            </w:r>
          </w:p>
        </w:tc>
      </w:tr>
      <w:tr w:rsidR="008F54E3" w:rsidRPr="00C32864" w14:paraId="041C8636" w14:textId="77777777">
        <w:trPr>
          <w:cantSplit/>
        </w:trPr>
        <w:tc>
          <w:tcPr>
            <w:tcW w:w="522" w:type="dxa"/>
          </w:tcPr>
          <w:p w14:paraId="663898B1" w14:textId="77777777" w:rsidR="008F54E3" w:rsidRPr="00C32864" w:rsidRDefault="008C6F2C">
            <w:pPr>
              <w:rPr>
                <w:lang w:val="en-GB"/>
              </w:rPr>
            </w:pPr>
            <w:r>
              <w:rPr>
                <w:sz w:val="17"/>
                <w:lang w:val="en-GB"/>
              </w:rPr>
              <w:t>R5</w:t>
            </w:r>
          </w:p>
        </w:tc>
        <w:tc>
          <w:tcPr>
            <w:tcW w:w="1631" w:type="dxa"/>
          </w:tcPr>
          <w:p w14:paraId="2446A8DA" w14:textId="77777777" w:rsidR="008F54E3" w:rsidRPr="00C32864" w:rsidRDefault="008C6F2C">
            <w:pPr>
              <w:rPr>
                <w:lang w:val="en-GB"/>
              </w:rPr>
            </w:pPr>
            <w:r>
              <w:rPr>
                <w:sz w:val="17"/>
                <w:lang w:val="en-GB"/>
              </w:rPr>
              <w:t>Sector contraction exceeds CPA forecast</w:t>
            </w:r>
          </w:p>
        </w:tc>
        <w:tc>
          <w:tcPr>
            <w:tcW w:w="734" w:type="dxa"/>
          </w:tcPr>
          <w:p w14:paraId="45C871E9" w14:textId="77777777" w:rsidR="008F54E3" w:rsidRPr="00C32864" w:rsidRDefault="008C6F2C">
            <w:pPr>
              <w:rPr>
                <w:lang w:val="en-GB"/>
              </w:rPr>
            </w:pPr>
            <w:r>
              <w:rPr>
                <w:sz w:val="17"/>
                <w:lang w:val="en-GB"/>
              </w:rPr>
              <w:t>M / H</w:t>
            </w:r>
          </w:p>
        </w:tc>
        <w:tc>
          <w:tcPr>
            <w:tcW w:w="1090" w:type="dxa"/>
          </w:tcPr>
          <w:p w14:paraId="35C6D2C2" w14:textId="77777777" w:rsidR="008F54E3" w:rsidRPr="00C32864" w:rsidRDefault="008C6F2C">
            <w:pPr>
              <w:rPr>
                <w:lang w:val="en-GB"/>
              </w:rPr>
            </w:pPr>
            <w:r>
              <w:rPr>
                <w:sz w:val="17"/>
                <w:lang w:val="en-GB"/>
              </w:rPr>
              <w:t>Tolerate</w:t>
            </w:r>
          </w:p>
        </w:tc>
        <w:tc>
          <w:tcPr>
            <w:tcW w:w="1783" w:type="dxa"/>
          </w:tcPr>
          <w:p w14:paraId="27903186" w14:textId="77777777" w:rsidR="008F54E3" w:rsidRPr="00C32864" w:rsidRDefault="008C6F2C">
            <w:pPr>
              <w:rPr>
                <w:lang w:val="en-GB"/>
              </w:rPr>
            </w:pPr>
            <w:r>
              <w:rPr>
                <w:sz w:val="17"/>
                <w:lang w:val="en-GB"/>
              </w:rPr>
              <w:t xml:space="preserve">Infrastructure weighting limits exposure; the residual is accepted, </w:t>
            </w:r>
            <w:r>
              <w:rPr>
                <w:sz w:val="17"/>
                <w:lang w:val="en-GB"/>
              </w:rPr>
              <w:t xml:space="preserve">since the downturn is also the opening</w:t>
            </w:r>
            <w:r>
              <w:rPr>
                <w:rStyle w:val="CommentReference"/>
              </w:rPr>
            </w:r>
            <w:r>
              <w:rPr>
                <w:sz w:val="17"/>
                <w:lang w:val="en-GB"/>
              </w:rPr>
              <w:t xml:space="preserve"> (OP3); break-even monitored monthly</w:t>
            </w:r>
          </w:p>
        </w:tc>
        <w:tc>
          <w:tcPr>
            <w:tcW w:w="1298" w:type="dxa"/>
          </w:tcPr>
          <w:p w14:paraId="61C89B5F" w14:textId="77777777" w:rsidR="008F54E3" w:rsidRPr="00C32864" w:rsidRDefault="008C6F2C">
            <w:pPr>
              <w:rPr>
                <w:lang w:val="en-GB"/>
              </w:rPr>
            </w:pPr>
            <w:r>
              <w:rPr>
                <w:sz w:val="17"/>
                <w:lang w:val="en-GB"/>
              </w:rPr>
              <w:t>Business Manager</w:t>
            </w:r>
          </w:p>
        </w:tc>
        <w:tc>
          <w:tcPr>
            <w:tcW w:w="1582" w:type="dxa"/>
          </w:tcPr>
          <w:p w14:paraId="67FD8678" w14:textId="77777777" w:rsidR="008F54E3" w:rsidRPr="00C32864" w:rsidRDefault="008C6F2C">
            <w:pPr>
              <w:rPr>
                <w:lang w:val="en-GB"/>
              </w:rPr>
            </w:pPr>
            <w:r>
              <w:rPr>
                <w:sz w:val="17"/>
                <w:lang w:val="en-GB"/>
              </w:rPr>
              <w:t>Depot volume 2.5% below plan for three months</w:t>
            </w:r>
          </w:p>
        </w:tc>
      </w:tr>
      <w:tr w:rsidR="008F54E3" w:rsidRPr="00C32864" w14:paraId="2929B5A5" w14:textId="77777777">
        <w:trPr>
          <w:cantSplit/>
        </w:trPr>
        <w:tc>
          <w:tcPr>
            <w:tcW w:w="522" w:type="dxa"/>
          </w:tcPr>
          <w:p w14:paraId="55556636" w14:textId="77777777" w:rsidR="008F54E3" w:rsidRPr="00C32864" w:rsidRDefault="008C6F2C">
            <w:pPr>
              <w:rPr>
                <w:lang w:val="en-GB"/>
              </w:rPr>
            </w:pPr>
            <w:r>
              <w:rPr>
                <w:sz w:val="17"/>
                <w:lang w:val="en-GB"/>
              </w:rPr>
              <w:t>R6</w:t>
            </w:r>
          </w:p>
        </w:tc>
        <w:tc>
          <w:tcPr>
            <w:tcW w:w="1631" w:type="dxa"/>
          </w:tcPr>
          <w:p w14:paraId="483EFFFB" w14:textId="77777777" w:rsidR="008F54E3" w:rsidRPr="00C32864" w:rsidRDefault="008C6F2C">
            <w:pPr>
              <w:rPr>
                <w:lang w:val="en-GB"/>
              </w:rPr>
            </w:pPr>
            <w:r>
              <w:rPr>
                <w:sz w:val="17"/>
                <w:lang w:val="en-GB"/>
              </w:rPr>
              <w:t>Service reliability dilution damages brand</w:t>
            </w:r>
          </w:p>
        </w:tc>
        <w:tc>
          <w:tcPr>
            <w:tcW w:w="734" w:type="dxa"/>
          </w:tcPr>
          <w:p w14:paraId="33EF1C46" w14:textId="77777777" w:rsidR="008F54E3" w:rsidRPr="00C32864" w:rsidRDefault="008C6F2C">
            <w:pPr>
              <w:rPr>
                <w:lang w:val="en-GB"/>
              </w:rPr>
            </w:pPr>
            <w:r>
              <w:rPr>
                <w:sz w:val="17"/>
                <w:lang w:val="en-GB"/>
              </w:rPr>
              <w:t>M / H</w:t>
            </w:r>
          </w:p>
        </w:tc>
        <w:tc>
          <w:tcPr>
            <w:tcW w:w="1090" w:type="dxa"/>
          </w:tcPr>
          <w:p w14:paraId="771C65F8" w14:textId="77777777" w:rsidR="008F54E3" w:rsidRPr="00C32864" w:rsidRDefault="008C6F2C">
            <w:pPr>
              <w:rPr>
                <w:lang w:val="en-GB"/>
              </w:rPr>
            </w:pPr>
            <w:r>
              <w:rPr>
                <w:sz w:val="17"/>
                <w:lang w:val="en-GB"/>
              </w:rPr>
              <w:t>Treat</w:t>
            </w:r>
          </w:p>
        </w:tc>
        <w:tc>
          <w:tcPr>
            <w:tcW w:w="1783" w:type="dxa"/>
          </w:tcPr>
          <w:p w14:paraId="1780D24F" w14:textId="77777777" w:rsidR="008F54E3" w:rsidRPr="00C32864" w:rsidRDefault="008C6F2C">
            <w:pPr>
              <w:rPr>
                <w:lang w:val="en-GB"/>
              </w:rPr>
            </w:pPr>
            <w:r>
              <w:rPr>
                <w:sz w:val="17"/>
                <w:lang w:val="en-GB"/>
              </w:rPr>
              <w:t>Capacity headroom weighted in selection (Table 4); capacity-related declines tracked monthly; contractors who also buy from other depots served first in the new catchment (§3.4)</w:t>
            </w:r>
          </w:p>
        </w:tc>
        <w:tc>
          <w:tcPr>
            <w:tcW w:w="1298" w:type="dxa"/>
          </w:tcPr>
          <w:p w14:paraId="4410D3E0" w14:textId="77777777" w:rsidR="008F54E3" w:rsidRPr="00C32864" w:rsidRDefault="008C6F2C">
            <w:pPr>
              <w:rPr>
                <w:lang w:val="en-GB"/>
              </w:rPr>
            </w:pPr>
            <w:r>
              <w:rPr>
                <w:sz w:val="17"/>
                <w:lang w:val="en-GB"/>
              </w:rPr>
              <w:t>Operations Manager</w:t>
            </w:r>
          </w:p>
        </w:tc>
        <w:tc>
          <w:tcPr>
            <w:tcW w:w="1582" w:type="dxa"/>
          </w:tcPr>
          <w:p w14:paraId="549D1489" w14:textId="77777777" w:rsidR="008F54E3" w:rsidRPr="00C32864" w:rsidRDefault="008C6F2C">
            <w:pPr>
              <w:rPr>
                <w:lang w:val="en-GB"/>
              </w:rPr>
            </w:pPr>
            <w:r>
              <w:rPr>
                <w:sz w:val="17"/>
                <w:lang w:val="en-GB"/>
              </w:rPr>
              <w:t>Capacity-related declines above the April–July 2026 monthly rate at any depot</w:t>
            </w:r>
          </w:p>
        </w:tc>
      </w:tr>
      <w:tr w:rsidR="008F54E3" w:rsidRPr="00C32864" w14:paraId="49DBA445" w14:textId="77777777">
        <w:trPr>
          <w:cantSplit/>
        </w:trPr>
        <w:tc>
          <w:tcPr>
            <w:tcW w:w="522" w:type="dxa"/>
          </w:tcPr>
          <w:p w14:paraId="402A47AB" w14:textId="77777777" w:rsidR="008F54E3" w:rsidRPr="00C32864" w:rsidRDefault="008C6F2C">
            <w:pPr>
              <w:rPr>
                <w:lang w:val="en-GB"/>
              </w:rPr>
            </w:pPr>
            <w:r>
              <w:rPr>
                <w:sz w:val="17"/>
                <w:lang w:val="en-GB"/>
              </w:rPr>
              <w:t>R7</w:t>
            </w:r>
          </w:p>
        </w:tc>
        <w:tc>
          <w:tcPr>
            <w:tcW w:w="1631" w:type="dxa"/>
          </w:tcPr>
          <w:p w14:paraId="310C44F6" w14:textId="77777777" w:rsidR="008F54E3" w:rsidRPr="00C32864" w:rsidRDefault="008C6F2C">
            <w:pPr>
              <w:rPr>
                <w:lang w:val="en-GB"/>
              </w:rPr>
            </w:pPr>
            <w:r>
              <w:rPr>
                <w:sz w:val="17"/>
                <w:lang w:val="en-GB"/>
              </w:rPr>
              <w:t>Fleet roadworthiness and O-licence maintenance compliance (12 Warrington enquiries lost to vehicles off the road, May–Jun 2026)</w:t>
            </w:r>
          </w:p>
        </w:tc>
        <w:tc>
          <w:tcPr>
            <w:tcW w:w="734" w:type="dxa"/>
          </w:tcPr>
          <w:p w14:paraId="3EBE630A" w14:textId="77777777" w:rsidR="008F54E3" w:rsidRPr="00C32864" w:rsidRDefault="008C6F2C">
            <w:pPr>
              <w:rPr>
                <w:lang w:val="en-GB"/>
              </w:rPr>
            </w:pPr>
            <w:r>
              <w:rPr>
                <w:sz w:val="17"/>
                <w:lang w:val="en-GB"/>
              </w:rPr>
              <w:t>M / H</w:t>
            </w:r>
          </w:p>
        </w:tc>
        <w:tc>
          <w:tcPr>
            <w:tcW w:w="1090" w:type="dxa"/>
          </w:tcPr>
          <w:p w14:paraId="28EA5006" w14:textId="77777777" w:rsidR="008F54E3" w:rsidRPr="00C32864" w:rsidRDefault="008C6F2C">
            <w:pPr>
              <w:rPr>
                <w:lang w:val="en-GB"/>
              </w:rPr>
            </w:pPr>
            <w:r>
              <w:rPr>
                <w:sz w:val="17"/>
                <w:lang w:val="en-GB"/>
              </w:rPr>
              <w:t>Treat</w:t>
            </w:r>
          </w:p>
        </w:tc>
        <w:tc>
          <w:tcPr>
            <w:tcW w:w="1783" w:type="dxa"/>
          </w:tcPr>
          <w:p w14:paraId="400CC468" w14:textId="77777777" w:rsidR="008F54E3" w:rsidRPr="00C32864" w:rsidRDefault="008C6F2C">
            <w:pPr>
              <w:rPr>
                <w:lang w:val="en-GB"/>
              </w:rPr>
            </w:pPr>
            <w:r>
              <w:rPr>
                <w:sz w:val="17"/>
                <w:lang w:val="en-GB"/>
              </w:rPr>
              <w:t>Maintenance capacity and a spare unit specified in the fleet plan; inspection pass rate monitored</w:t>
            </w:r>
          </w:p>
        </w:tc>
        <w:tc>
          <w:tcPr>
            <w:tcW w:w="1298" w:type="dxa"/>
          </w:tcPr>
          <w:p w14:paraId="44D79589" w14:textId="77777777" w:rsidR="008F54E3" w:rsidRPr="00C32864" w:rsidRDefault="008C6F2C">
            <w:pPr>
              <w:rPr>
                <w:lang w:val="en-GB"/>
              </w:rPr>
            </w:pPr>
            <w:r>
              <w:rPr>
                <w:sz w:val="17"/>
                <w:lang w:val="en-GB"/>
              </w:rPr>
              <w:t>Operations Manager</w:t>
            </w:r>
          </w:p>
        </w:tc>
        <w:tc>
          <w:tcPr>
            <w:tcW w:w="1582" w:type="dxa"/>
          </w:tcPr>
          <w:p w14:paraId="1D9074C0" w14:textId="77777777" w:rsidR="008F54E3" w:rsidRPr="00C32864" w:rsidRDefault="008C6F2C">
            <w:pPr>
              <w:rPr>
                <w:lang w:val="en-GB"/>
              </w:rPr>
            </w:pPr>
            <w:r>
              <w:rPr>
                <w:sz w:val="17"/>
                <w:lang w:val="en-GB"/>
              </w:rPr>
              <w:t>Inspection failure, or a unit off the road for more than two working days with no spare in place</w:t>
            </w:r>
          </w:p>
        </w:tc>
      </w:tr>
      <w:tr w:rsidR="008F54E3" w:rsidRPr="00C32864" w14:paraId="4F17F70C" w14:textId="77777777">
        <w:trPr>
          <w:cantSplit/>
        </w:trPr>
        <w:tc>
          <w:tcPr>
            <w:tcW w:w="522" w:type="dxa"/>
          </w:tcPr>
          <w:p w14:paraId="0A39BF97" w14:textId="77777777" w:rsidR="008F54E3" w:rsidRPr="00C32864" w:rsidRDefault="008C6F2C">
            <w:pPr>
              <w:rPr>
                <w:lang w:val="en-GB"/>
              </w:rPr>
            </w:pPr>
            <w:r>
              <w:rPr>
                <w:sz w:val="17"/>
                <w:lang w:val="en-GB"/>
              </w:rPr>
              <w:t>R8</w:t>
            </w:r>
          </w:p>
        </w:tc>
        <w:tc>
          <w:tcPr>
            <w:tcW w:w="1631" w:type="dxa"/>
          </w:tcPr>
          <w:p w14:paraId="6477B322" w14:textId="77777777" w:rsidR="008F54E3" w:rsidRPr="00C32864" w:rsidRDefault="008C6F2C">
            <w:pPr>
              <w:rPr>
                <w:lang w:val="en-GB"/>
              </w:rPr>
            </w:pPr>
            <w:r>
              <w:rPr>
                <w:sz w:val="17"/>
                <w:lang w:val="en-GB"/>
              </w:rPr>
              <w:t>Pricing 9% below the local market average fails to win the extra volume it needs, about 23% more than market rates would</w:t>
            </w:r>
          </w:p>
        </w:tc>
        <w:tc>
          <w:tcPr>
            <w:tcW w:w="734" w:type="dxa"/>
          </w:tcPr>
          <w:p w14:paraId="5F2010CB" w14:textId="77777777" w:rsidR="008F54E3" w:rsidRPr="00C32864" w:rsidRDefault="008C6F2C">
            <w:pPr>
              <w:rPr>
                <w:lang w:val="en-GB"/>
              </w:rPr>
            </w:pPr>
            <w:r>
              <w:rPr>
                <w:sz w:val="17"/>
                <w:lang w:val="en-GB"/>
              </w:rPr>
              <w:t>M / H</w:t>
            </w:r>
          </w:p>
        </w:tc>
        <w:tc>
          <w:tcPr>
            <w:tcW w:w="1090" w:type="dxa"/>
          </w:tcPr>
          <w:p w14:paraId="6C3115BC" w14:textId="77777777" w:rsidR="008F54E3" w:rsidRPr="00C32864" w:rsidRDefault="008C6F2C">
            <w:pPr>
              <w:rPr>
                <w:lang w:val="en-GB"/>
              </w:rPr>
            </w:pPr>
            <w:r>
              <w:rPr>
                <w:sz w:val="17"/>
                <w:lang w:val="en-GB"/>
              </w:rPr>
              <w:t>Treat</w:t>
            </w:r>
          </w:p>
        </w:tc>
        <w:tc>
          <w:tcPr>
            <w:tcW w:w="1783" w:type="dxa"/>
          </w:tcPr>
          <w:p w14:paraId="321BACE8" w14:textId="77777777" w:rsidR="008F54E3" w:rsidRPr="00C32864" w:rsidRDefault="008C6F2C">
            <w:pPr>
              <w:rPr>
                <w:lang w:val="en-GB"/>
              </w:rPr>
            </w:pPr>
            <w:r>
              <w:rPr>
                <w:sz w:val="17"/>
                <w:lang w:val="en-GB"/>
              </w:rPr>
              <w:t>Rate card tested against market quotations at G3 and G7; payback sensitivity to price tracked (Appendix 9)</w:t>
            </w:r>
          </w:p>
        </w:tc>
        <w:tc>
          <w:tcPr>
            <w:tcW w:w="1298" w:type="dxa"/>
          </w:tcPr>
          <w:p w14:paraId="6AC5116D" w14:textId="77777777" w:rsidR="008F54E3" w:rsidRPr="00C32864" w:rsidRDefault="008C6F2C">
            <w:pPr>
              <w:rPr>
                <w:lang w:val="en-GB"/>
              </w:rPr>
            </w:pPr>
            <w:r>
              <w:rPr>
                <w:sz w:val="17"/>
                <w:lang w:val="en-GB"/>
              </w:rPr>
              <w:t>Business Manager</w:t>
            </w:r>
          </w:p>
        </w:tc>
        <w:tc>
          <w:tcPr>
            <w:tcW w:w="1582" w:type="dxa"/>
          </w:tcPr>
          <w:p w14:paraId="253A77F0" w14:textId="77777777" w:rsidR="008F54E3" w:rsidRPr="00C32864" w:rsidRDefault="008C6F2C">
            <w:pPr>
              <w:rPr>
                <w:lang w:val="en-GB"/>
              </w:rPr>
            </w:pPr>
            <w:r>
              <w:rPr>
                <w:sz w:val="17"/>
                <w:lang w:val="en-GB"/>
              </w:rPr>
              <w:t>Volume below plan at G7 or average rate below £118/m³</w:t>
            </w:r>
          </w:p>
        </w:tc>
      </w:tr>
      <w:tr w:rsidR="008F54E3" w:rsidRPr="00C32864" w14:paraId="5823E56F" w14:textId="77777777">
        <w:trPr>
          <w:cantSplit/>
        </w:trPr>
        <w:tc>
          <w:tcPr>
            <w:tcW w:w="522" w:type="dxa"/>
          </w:tcPr>
          <w:p w14:paraId="656D5E6D" w14:textId="77777777" w:rsidR="008F54E3" w:rsidRPr="00C32864" w:rsidRDefault="008C6F2C">
            <w:pPr>
              <w:rPr>
                <w:lang w:val="en-GB"/>
              </w:rPr>
            </w:pPr>
            <w:r>
              <w:rPr>
                <w:sz w:val="17"/>
                <w:lang w:val="en-GB"/>
              </w:rPr>
              <w:t>R9</w:t>
            </w:r>
          </w:p>
        </w:tc>
        <w:tc>
          <w:tcPr>
            <w:tcW w:w="1631" w:type="dxa"/>
          </w:tcPr>
          <w:p w14:paraId="2FCC57FC" w14:textId="77777777" w:rsidR="008F54E3" w:rsidRPr="00C32864" w:rsidRDefault="008C6F2C">
            <w:pPr>
              <w:rPr>
                <w:lang w:val="en-GB"/>
              </w:rPr>
            </w:pPr>
            <w:r>
              <w:rPr>
                <w:sz w:val="17"/>
                <w:lang w:val="en-GB"/>
              </w:rPr>
              <w:t>Buyers confuse Procon 24/7 with 24/7 Concrete &amp; Aggregates, which trades across the target corridor (Table A4.4)</w:t>
            </w:r>
          </w:p>
        </w:tc>
        <w:tc>
          <w:tcPr>
            <w:tcW w:w="734" w:type="dxa"/>
          </w:tcPr>
          <w:p w14:paraId="4D5836F6" w14:textId="77777777" w:rsidR="008F54E3" w:rsidRPr="00C32864" w:rsidRDefault="008C6F2C">
            <w:pPr>
              <w:rPr>
                <w:lang w:val="en-GB"/>
              </w:rPr>
            </w:pPr>
            <w:r>
              <w:rPr>
                <w:sz w:val="17"/>
                <w:lang w:val="en-GB"/>
              </w:rPr>
              <w:t>L / M</w:t>
            </w:r>
          </w:p>
        </w:tc>
        <w:tc>
          <w:tcPr>
            <w:tcW w:w="1090" w:type="dxa"/>
          </w:tcPr>
          <w:p w14:paraId="4C416218" w14:textId="77777777" w:rsidR="008F54E3" w:rsidRPr="00C32864" w:rsidRDefault="008C6F2C">
            <w:pPr>
              <w:rPr>
                <w:lang w:val="en-GB"/>
              </w:rPr>
            </w:pPr>
            <w:r>
              <w:rPr>
                <w:sz w:val="17"/>
                <w:lang w:val="en-GB"/>
              </w:rPr>
              <w:t>Treat</w:t>
            </w:r>
          </w:p>
        </w:tc>
        <w:tc>
          <w:tcPr>
            <w:tcW w:w="1783" w:type="dxa"/>
          </w:tcPr>
          <w:p w14:paraId="035D0DB0" w14:textId="77777777" w:rsidR="008F54E3" w:rsidRPr="00C32864" w:rsidRDefault="008C6F2C">
            <w:pPr>
              <w:rPr>
                <w:lang w:val="en-GB"/>
              </w:rPr>
            </w:pPr>
            <w:r>
              <w:rPr>
                <w:sz w:val="17"/>
                <w:lang w:val="en-GB"/>
              </w:rPr>
              <w:t>Record misdirected enquiries from G6; [DECISION: distinct livery or trade-mark search before entry]</w:t>
            </w:r>
          </w:p>
        </w:tc>
        <w:tc>
          <w:tcPr>
            <w:tcW w:w="1298" w:type="dxa"/>
          </w:tcPr>
          <w:p w14:paraId="23E2B9AF" w14:textId="77777777" w:rsidR="008F54E3" w:rsidRPr="00C32864" w:rsidRDefault="008C6F2C">
            <w:pPr>
              <w:rPr>
                <w:lang w:val="en-GB"/>
              </w:rPr>
            </w:pPr>
            <w:r>
              <w:rPr>
                <w:sz w:val="17"/>
                <w:lang w:val="en-GB"/>
              </w:rPr>
              <w:t>Business Development Manager</w:t>
            </w:r>
          </w:p>
        </w:tc>
        <w:tc>
          <w:tcPr>
            <w:tcW w:w="1582" w:type="dxa"/>
          </w:tcPr>
          <w:p w14:paraId="4BFA3083" w14:textId="77777777" w:rsidR="008F54E3" w:rsidRPr="00C32864" w:rsidRDefault="008C6F2C">
            <w:pPr>
              <w:rPr>
                <w:lang w:val="en-GB"/>
              </w:rPr>
            </w:pPr>
            <w:r>
              <w:rPr>
                <w:sz w:val="17"/>
                <w:lang w:val="en-GB"/>
              </w:rPr>
              <w:t>Any misdirected enquiry or complaint</w:t>
            </w:r>
          </w:p>
        </w:tc>
      </w:tr>
    </w:tbl>
    <w:p w14:paraId="7425B6FA" w14:textId="77777777" w:rsidR="008F54E3" w:rsidRPr="00C32864" w:rsidRDefault="008C6F2C">
      <w:pPr>
        <w:pStyle w:val="TableCaption"/>
        <w:keepNext/>
        <w:spacing w:before="240"/>
        <w:rPr>
          <w:lang w:val="en-GB"/>
        </w:rPr>
      </w:pPr>
      <w:r>
        <w:rPr>
          <w:lang w:val="en-GB"/>
        </w:rPr>
        <w:t>Table A15.2. Opportunities (positive risks)</w:t>
      </w:r>
    </w:p>
    <w:tbl>
      <w:tblPr>
        <w:tblStyle w:val="TableGrid"/>
        <w:tblW w:w="8640" w:type="dxa"/>
        <w:tblLook w:val="04A0" w:firstRow="1" w:lastRow="0" w:firstColumn="1" w:lastColumn="0" w:noHBand="0" w:noVBand="1"/>
      </w:tblPr>
      <w:tblGrid>
        <w:gridCol w:w="642"/>
        <w:gridCol w:w="2482"/>
        <w:gridCol w:w="2899"/>
        <w:gridCol w:w="1643"/>
        <w:gridCol w:w="974"/>
      </w:tblGrid>
      <w:tr w:rsidR="008F54E3" w:rsidRPr="00C32864" w14:paraId="11471CD3" w14:textId="77777777">
        <w:trPr>
          <w:cantSplit/>
          <w:tblHeader/>
        </w:trPr>
        <w:tc>
          <w:tcPr>
            <w:tcW w:w="642" w:type="dxa"/>
          </w:tcPr>
          <w:p w14:paraId="65E984FC" w14:textId="77777777" w:rsidR="008F54E3" w:rsidRPr="00C32864" w:rsidRDefault="008C6F2C">
            <w:pPr>
              <w:keepNext/>
              <w:rPr>
                <w:lang w:val="en-GB"/>
              </w:rPr>
            </w:pPr>
            <w:r>
              <w:rPr>
                <w:b/>
                <w:sz w:val="18"/>
                <w:lang w:val="en-GB"/>
              </w:rPr>
              <w:t>Ref</w:t>
            </w:r>
          </w:p>
        </w:tc>
        <w:tc>
          <w:tcPr>
            <w:tcW w:w="2482" w:type="dxa"/>
          </w:tcPr>
          <w:p w14:paraId="4A9FB49A" w14:textId="77777777" w:rsidR="008F54E3" w:rsidRPr="00C32864" w:rsidRDefault="008C6F2C">
            <w:pPr>
              <w:keepNext/>
              <w:rPr>
                <w:lang w:val="en-GB"/>
              </w:rPr>
            </w:pPr>
            <w:r>
              <w:rPr>
                <w:b/>
                <w:sz w:val="18"/>
                <w:lang w:val="en-GB"/>
              </w:rPr>
              <w:t>Opportunity</w:t>
            </w:r>
          </w:p>
        </w:tc>
        <w:tc>
          <w:tcPr>
            <w:tcW w:w="2899" w:type="dxa"/>
          </w:tcPr>
          <w:p w14:paraId="6BE057DA" w14:textId="77777777" w:rsidR="008F54E3" w:rsidRPr="00C32864" w:rsidRDefault="008C6F2C">
            <w:pPr>
              <w:keepNext/>
              <w:rPr>
                <w:lang w:val="en-GB"/>
              </w:rPr>
            </w:pPr>
            <w:r>
              <w:rPr>
                <w:b/>
                <w:sz w:val="18"/>
                <w:lang w:val="en-GB"/>
              </w:rPr>
              <w:t>Action to capture it</w:t>
            </w:r>
          </w:p>
        </w:tc>
        <w:tc>
          <w:tcPr>
            <w:tcW w:w="1643" w:type="dxa"/>
          </w:tcPr>
          <w:p w14:paraId="18973338" w14:textId="77777777" w:rsidR="008F54E3" w:rsidRPr="00C32864" w:rsidRDefault="008C6F2C">
            <w:pPr>
              <w:keepNext/>
              <w:rPr>
                <w:lang w:val="en-GB"/>
              </w:rPr>
            </w:pPr>
            <w:r>
              <w:rPr>
                <w:b/>
                <w:sz w:val="18"/>
                <w:lang w:val="en-GB"/>
              </w:rPr>
              <w:t>Owner</w:t>
            </w:r>
          </w:p>
        </w:tc>
        <w:tc>
          <w:tcPr>
            <w:tcW w:w="974" w:type="dxa"/>
          </w:tcPr>
          <w:p w14:paraId="7B94A9E8" w14:textId="77777777" w:rsidR="008F54E3" w:rsidRPr="00C32864" w:rsidRDefault="008C6F2C">
            <w:pPr>
              <w:keepNext/>
              <w:rPr>
                <w:lang w:val="en-GB"/>
              </w:rPr>
            </w:pPr>
            <w:r>
              <w:rPr>
                <w:b/>
                <w:sz w:val="18"/>
                <w:lang w:val="en-GB"/>
              </w:rPr>
              <w:t>Review</w:t>
            </w:r>
          </w:p>
        </w:tc>
      </w:tr>
      <w:tr w:rsidR="008F54E3" w:rsidRPr="00C32864" w14:paraId="619EE136" w14:textId="77777777">
        <w:trPr>
          <w:cantSplit/>
        </w:trPr>
        <w:tc>
          <w:tcPr>
            <w:tcW w:w="642" w:type="dxa"/>
          </w:tcPr>
          <w:p w14:paraId="702981B9" w14:textId="77777777" w:rsidR="008F54E3" w:rsidRPr="00C32864" w:rsidRDefault="008C6F2C">
            <w:pPr>
              <w:rPr>
                <w:lang w:val="en-GB"/>
              </w:rPr>
            </w:pPr>
            <w:r>
              <w:rPr>
                <w:sz w:val="18"/>
                <w:lang w:val="en-GB"/>
              </w:rPr>
              <w:t>OP1</w:t>
            </w:r>
          </w:p>
        </w:tc>
        <w:tc>
          <w:tcPr>
            <w:tcW w:w="2482" w:type="dxa"/>
          </w:tcPr>
          <w:p w14:paraId="03628375" w14:textId="77777777" w:rsidR="008F54E3" w:rsidRPr="00C32864" w:rsidRDefault="008C6F2C">
            <w:pPr>
              <w:rPr>
                <w:lang w:val="en-GB"/>
              </w:rPr>
            </w:pPr>
            <w:r>
              <w:rPr>
                <w:sz w:val="18"/>
                <w:lang w:val="en-GB"/>
              </w:rPr>
              <w:t>Infrastructure demand in the target catchment exceeds the CPA (2026) forecast</w:t>
            </w:r>
          </w:p>
        </w:tc>
        <w:tc>
          <w:tcPr>
            <w:tcW w:w="2899" w:type="dxa"/>
          </w:tcPr>
          <w:p w14:paraId="7559CCAF" w14:textId="77777777" w:rsidR="008F54E3" w:rsidRPr="00C32864" w:rsidRDefault="008C6F2C">
            <w:pPr>
              <w:rPr>
                <w:lang w:val="en-GB"/>
              </w:rPr>
            </w:pPr>
            <w:r>
              <w:rPr>
                <w:sz w:val="18"/>
                <w:lang w:val="en-GB"/>
              </w:rPr>
              <w:t>Prioritise infrastructure contractors in the pre-sell; a strong start brings the §5.2 funding trigger forward</w:t>
            </w:r>
          </w:p>
        </w:tc>
        <w:tc>
          <w:tcPr>
            <w:tcW w:w="1643" w:type="dxa"/>
          </w:tcPr>
          <w:p w14:paraId="110E43B9" w14:textId="77777777" w:rsidR="008F54E3" w:rsidRPr="00C32864" w:rsidRDefault="008C6F2C">
            <w:pPr>
              <w:rPr>
                <w:lang w:val="en-GB"/>
              </w:rPr>
            </w:pPr>
            <w:r>
              <w:rPr>
                <w:sz w:val="18"/>
                <w:lang w:val="en-GB"/>
              </w:rPr>
              <w:t>Business Development Manager</w:t>
            </w:r>
          </w:p>
        </w:tc>
        <w:tc>
          <w:tcPr>
            <w:tcW w:w="974" w:type="dxa"/>
          </w:tcPr>
          <w:p w14:paraId="6B48C448" w14:textId="77777777" w:rsidR="008F54E3" w:rsidRPr="00C32864" w:rsidRDefault="008C6F2C">
            <w:pPr>
              <w:rPr>
                <w:lang w:val="en-GB"/>
              </w:rPr>
            </w:pPr>
            <w:r>
              <w:rPr>
                <w:sz w:val="18"/>
                <w:lang w:val="en-GB"/>
              </w:rPr>
              <w:t>G3, G7</w:t>
            </w:r>
          </w:p>
        </w:tc>
      </w:tr>
      <w:tr w:rsidR="008F54E3" w:rsidRPr="00C32864" w14:paraId="631528F5" w14:textId="77777777">
        <w:trPr>
          <w:cantSplit/>
        </w:trPr>
        <w:tc>
          <w:tcPr>
            <w:tcW w:w="642" w:type="dxa"/>
          </w:tcPr>
          <w:p w14:paraId="2732B38E" w14:textId="77777777" w:rsidR="008F54E3" w:rsidRPr="00C32864" w:rsidRDefault="008C6F2C">
            <w:pPr>
              <w:rPr>
                <w:lang w:val="en-GB"/>
              </w:rPr>
            </w:pPr>
            <w:r>
              <w:rPr>
                <w:sz w:val="18"/>
                <w:lang w:val="en-GB"/>
              </w:rPr>
              <w:t>OP2</w:t>
            </w:r>
          </w:p>
        </w:tc>
        <w:tc>
          <w:tcPr>
            <w:tcW w:w="2482" w:type="dxa"/>
          </w:tcPr>
          <w:p w14:paraId="5F1F0761" w14:textId="77777777" w:rsidR="008F54E3" w:rsidRPr="00C32864" w:rsidRDefault="008C6F2C">
            <w:pPr>
              <w:rPr>
                <w:lang w:val="en-GB"/>
              </w:rPr>
            </w:pPr>
            <w:r>
              <w:rPr>
                <w:sz w:val="18"/>
                <w:lang w:val="en-GB"/>
              </w:rPr>
              <w:t>Low-carbon supply wins work from clients applying PAS 2080</w:t>
            </w:r>
          </w:p>
        </w:tc>
        <w:tc>
          <w:tcPr>
            <w:tcW w:w="2899" w:type="dxa"/>
          </w:tcPr>
          <w:p w14:paraId="446B084D" w14:textId="77777777" w:rsidR="008F54E3" w:rsidRPr="00C32864" w:rsidRDefault="008C6F2C">
            <w:pPr>
              <w:rPr>
                <w:lang w:val="en-GB"/>
              </w:rPr>
            </w:pPr>
            <w:r>
              <w:rPr>
                <w:sz w:val="18"/>
                <w:lang w:val="en-GB"/>
              </w:rPr>
              <w:t>Quantify the waste advantage from returned-load records; make only substantiated claims (CMA, 2021)</w:t>
            </w:r>
          </w:p>
        </w:tc>
        <w:tc>
          <w:tcPr>
            <w:tcW w:w="1643" w:type="dxa"/>
          </w:tcPr>
          <w:p w14:paraId="592A59AC" w14:textId="77777777" w:rsidR="008F54E3" w:rsidRPr="00C32864" w:rsidRDefault="008C6F2C">
            <w:pPr>
              <w:rPr>
                <w:lang w:val="en-GB"/>
              </w:rPr>
            </w:pPr>
            <w:r>
              <w:rPr>
                <w:sz w:val="18"/>
                <w:lang w:val="en-GB"/>
              </w:rPr>
              <w:t>Business Manager</w:t>
            </w:r>
          </w:p>
        </w:tc>
        <w:tc>
          <w:tcPr>
            <w:tcW w:w="974" w:type="dxa"/>
          </w:tcPr>
          <w:p w14:paraId="48BF044F" w14:textId="77777777" w:rsidR="008F54E3" w:rsidRPr="00C32864" w:rsidRDefault="008C6F2C">
            <w:pPr>
              <w:rPr>
                <w:lang w:val="en-GB"/>
              </w:rPr>
            </w:pPr>
            <w:r>
              <w:rPr>
                <w:sz w:val="18"/>
                <w:lang w:val="en-GB"/>
              </w:rPr>
              <w:t>G6</w:t>
            </w:r>
          </w:p>
        </w:tc>
      </w:tr>
      <w:tr w:rsidR="008F54E3" w:rsidRPr="00C32864" w14:paraId="580E02D5" w14:textId="77777777">
        <w:trPr>
          <w:cantSplit/>
        </w:trPr>
        <w:tc>
          <w:tcPr>
            <w:tcW w:w="642" w:type="dxa"/>
          </w:tcPr>
          <w:p w14:paraId="3DD12C2D" w14:textId="77777777" w:rsidR="008F54E3" w:rsidRPr="00C32864" w:rsidRDefault="008C6F2C">
            <w:pPr>
              <w:rPr>
                <w:lang w:val="en-GB"/>
              </w:rPr>
            </w:pPr>
            <w:r>
              <w:rPr>
                <w:sz w:val="18"/>
                <w:lang w:val="en-GB"/>
              </w:rPr>
              <w:t>OP3</w:t>
            </w:r>
          </w:p>
        </w:tc>
        <w:tc>
          <w:tcPr>
            <w:tcW w:w="2482" w:type="dxa"/>
          </w:tcPr>
          <w:p w14:paraId="1C9886C7" w14:textId="77777777" w:rsidR="008F54E3" w:rsidRPr="00C32864" w:rsidRDefault="008C6F2C">
            <w:pPr>
              <w:rPr>
                <w:lang w:val="en-GB"/>
              </w:rPr>
            </w:pPr>
            <w:r>
              <w:rPr>
                <w:sz w:val="18"/>
                <w:lang w:val="en-GB"/>
              </w:rPr>
              <w:t>Competitors withdraw capacity from the catchment (MPA, 2026)</w:t>
            </w:r>
          </w:p>
        </w:tc>
        <w:tc>
          <w:tcPr>
            <w:tcW w:w="2899" w:type="dxa"/>
          </w:tcPr>
          <w:p w14:paraId="22773E43" w14:textId="77777777" w:rsidR="008F54E3" w:rsidRPr="00C32864" w:rsidRDefault="008C6F2C">
            <w:pPr>
              <w:rPr>
                <w:lang w:val="en-GB"/>
              </w:rPr>
            </w:pPr>
            <w:r>
              <w:rPr>
                <w:sz w:val="18"/>
                <w:lang w:val="en-GB"/>
              </w:rPr>
              <w:t>Track closures; rescore catchments at the annual re-run</w:t>
            </w:r>
          </w:p>
        </w:tc>
        <w:tc>
          <w:tcPr>
            <w:tcW w:w="1643" w:type="dxa"/>
          </w:tcPr>
          <w:p w14:paraId="539C4C22" w14:textId="77777777" w:rsidR="008F54E3" w:rsidRPr="00C32864" w:rsidRDefault="008C6F2C">
            <w:pPr>
              <w:rPr>
                <w:lang w:val="en-GB"/>
              </w:rPr>
            </w:pPr>
            <w:r>
              <w:rPr>
                <w:sz w:val="18"/>
                <w:lang w:val="en-GB"/>
              </w:rPr>
              <w:t>Business Manager</w:t>
            </w:r>
          </w:p>
        </w:tc>
        <w:tc>
          <w:tcPr>
            <w:tcW w:w="974" w:type="dxa"/>
          </w:tcPr>
          <w:p w14:paraId="2E218C3E" w14:textId="77777777" w:rsidR="008F54E3" w:rsidRPr="00C32864" w:rsidRDefault="008C6F2C">
            <w:pPr>
              <w:rPr>
                <w:lang w:val="en-GB"/>
              </w:rPr>
            </w:pPr>
            <w:r>
              <w:rPr>
                <w:sz w:val="18"/>
                <w:lang w:val="en-GB"/>
              </w:rPr>
              <w:t>Annual</w:t>
            </w:r>
          </w:p>
        </w:tc>
      </w:tr>
    </w:tbl>
    <w:p w14:paraId="2C8F9D31" w14:textId="77777777" w:rsidR="008F54E3" w:rsidRPr="00C32864" w:rsidRDefault="008C6F2C">
      <w:pPr>
        <w:pStyle w:val="TableCaption"/>
        <w:keepNext/>
        <w:spacing w:before="240"/>
        <w:rPr>
          <w:lang w:val="en-GB"/>
        </w:rPr>
      </w:pPr>
      <w:r>
        <w:rPr>
          <w:lang w:val="en-GB"/>
        </w:rPr>
        <w:t>Table A15.3. Assumptions, issues and dependencies</w:t>
      </w:r>
    </w:p>
    <w:tbl>
      <w:tblPr>
        <w:tblStyle w:val="TableGrid"/>
        <w:tblW w:w="8640" w:type="dxa"/>
        <w:tblLook w:val="04A0" w:firstRow="1" w:lastRow="0" w:firstColumn="1" w:lastColumn="0" w:noHBand="0" w:noVBand="1"/>
      </w:tblPr>
      <w:tblGrid>
        <w:gridCol w:w="569"/>
        <w:gridCol w:w="1379"/>
        <w:gridCol w:w="3043"/>
        <w:gridCol w:w="2028"/>
        <w:gridCol w:w="1621"/>
      </w:tblGrid>
      <w:tr w:rsidR="008F54E3" w:rsidRPr="00C32864" w14:paraId="25BB125F" w14:textId="77777777">
        <w:trPr>
          <w:cantSplit/>
          <w:tblHeader/>
        </w:trPr>
        <w:tc>
          <w:tcPr>
            <w:tcW w:w="569" w:type="dxa"/>
          </w:tcPr>
          <w:p w14:paraId="1C8E254A" w14:textId="77777777" w:rsidR="008F54E3" w:rsidRPr="00C32864" w:rsidRDefault="008C6F2C">
            <w:pPr>
              <w:keepNext/>
              <w:rPr>
                <w:lang w:val="en-GB"/>
              </w:rPr>
            </w:pPr>
            <w:r>
              <w:rPr>
                <w:b/>
                <w:sz w:val="18"/>
                <w:lang w:val="en-GB"/>
              </w:rPr>
              <w:t>Ref</w:t>
            </w:r>
          </w:p>
        </w:tc>
        <w:tc>
          <w:tcPr>
            <w:tcW w:w="1379" w:type="dxa"/>
          </w:tcPr>
          <w:p w14:paraId="14393C1C" w14:textId="77777777" w:rsidR="008F54E3" w:rsidRPr="00C32864" w:rsidRDefault="008C6F2C">
            <w:pPr>
              <w:keepNext/>
              <w:rPr>
                <w:lang w:val="en-GB"/>
              </w:rPr>
            </w:pPr>
            <w:r>
              <w:rPr>
                <w:b/>
                <w:sz w:val="18"/>
                <w:lang w:val="en-GB"/>
              </w:rPr>
              <w:t>Type</w:t>
            </w:r>
          </w:p>
        </w:tc>
        <w:tc>
          <w:tcPr>
            <w:tcW w:w="3043" w:type="dxa"/>
          </w:tcPr>
          <w:p w14:paraId="72C3C8CC" w14:textId="77777777" w:rsidR="008F54E3" w:rsidRPr="00C32864" w:rsidRDefault="008C6F2C">
            <w:pPr>
              <w:keepNext/>
              <w:rPr>
                <w:lang w:val="en-GB"/>
              </w:rPr>
            </w:pPr>
            <w:r>
              <w:rPr>
                <w:b/>
                <w:sz w:val="18"/>
                <w:lang w:val="en-GB"/>
              </w:rPr>
              <w:t>Description</w:t>
            </w:r>
          </w:p>
        </w:tc>
        <w:tc>
          <w:tcPr>
            <w:tcW w:w="2028" w:type="dxa"/>
          </w:tcPr>
          <w:p w14:paraId="5BFB3703" w14:textId="77777777" w:rsidR="008F54E3" w:rsidRPr="00C32864" w:rsidRDefault="008C6F2C">
            <w:pPr>
              <w:keepNext/>
              <w:rPr>
                <w:lang w:val="en-GB"/>
              </w:rPr>
            </w:pPr>
            <w:r>
              <w:rPr>
                <w:b/>
                <w:sz w:val="18"/>
                <w:lang w:val="en-GB"/>
              </w:rPr>
              <w:t>Test or action</w:t>
            </w:r>
          </w:p>
        </w:tc>
        <w:tc>
          <w:tcPr>
            <w:tcW w:w="1621" w:type="dxa"/>
          </w:tcPr>
          <w:p w14:paraId="4F7A6680" w14:textId="77777777" w:rsidR="008F54E3" w:rsidRPr="00C32864" w:rsidRDefault="008C6F2C">
            <w:pPr>
              <w:keepNext/>
              <w:rPr>
                <w:lang w:val="en-GB"/>
              </w:rPr>
            </w:pPr>
            <w:r>
              <w:rPr>
                <w:b/>
                <w:sz w:val="18"/>
                <w:lang w:val="en-GB"/>
              </w:rPr>
              <w:t>Owner</w:t>
            </w:r>
          </w:p>
        </w:tc>
      </w:tr>
      <w:tr w:rsidR="008F54E3" w:rsidRPr="00C32864" w14:paraId="51261EA1" w14:textId="77777777">
        <w:trPr>
          <w:cantSplit/>
        </w:trPr>
        <w:tc>
          <w:tcPr>
            <w:tcW w:w="569" w:type="dxa"/>
          </w:tcPr>
          <w:p w14:paraId="14BC8022" w14:textId="77777777" w:rsidR="008F54E3" w:rsidRPr="00C32864" w:rsidRDefault="008C6F2C">
            <w:pPr>
              <w:rPr>
                <w:lang w:val="en-GB"/>
              </w:rPr>
            </w:pPr>
            <w:r>
              <w:rPr>
                <w:sz w:val="18"/>
                <w:lang w:val="en-GB"/>
              </w:rPr>
              <w:t>A1</w:t>
            </w:r>
          </w:p>
        </w:tc>
        <w:tc>
          <w:tcPr>
            <w:tcW w:w="1379" w:type="dxa"/>
          </w:tcPr>
          <w:p w14:paraId="1E8C65FB" w14:textId="77777777" w:rsidR="008F54E3" w:rsidRPr="00C32864" w:rsidRDefault="008C6F2C">
            <w:pPr>
              <w:rPr>
                <w:lang w:val="en-GB"/>
              </w:rPr>
            </w:pPr>
            <w:r>
              <w:rPr>
                <w:sz w:val="18"/>
                <w:lang w:val="en-GB"/>
              </w:rPr>
              <w:t>Assumption</w:t>
            </w:r>
          </w:p>
        </w:tc>
        <w:tc>
          <w:tcPr>
            <w:tcW w:w="3043" w:type="dxa"/>
          </w:tcPr>
          <w:p w14:paraId="0B31088E" w14:textId="77777777" w:rsidR="008F54E3" w:rsidRPr="00C32864" w:rsidRDefault="008C6F2C">
            <w:pPr>
              <w:rPr>
                <w:lang w:val="en-GB"/>
              </w:rPr>
            </w:pPr>
            <w:r>
              <w:rPr>
                <w:sz w:val="18"/>
                <w:lang w:val="en-GB"/>
              </w:rPr>
              <w:t>CPA infrastructure and housing forecasts hold across the payback period (CPA, 2026)</w:t>
            </w:r>
          </w:p>
        </w:tc>
        <w:tc>
          <w:tcPr>
            <w:tcW w:w="2028" w:type="dxa"/>
          </w:tcPr>
          <w:p w14:paraId="7321F62A" w14:textId="77777777" w:rsidR="008F54E3" w:rsidRPr="00C32864" w:rsidRDefault="008C6F2C">
            <w:pPr>
              <w:rPr>
                <w:lang w:val="en-GB"/>
              </w:rPr>
            </w:pPr>
            <w:r>
              <w:rPr>
                <w:sz w:val="18"/>
                <w:lang w:val="en-GB"/>
              </w:rPr>
              <w:t>Re-tested at the annual framework re-run</w:t>
            </w:r>
          </w:p>
        </w:tc>
        <w:tc>
          <w:tcPr>
            <w:tcW w:w="1621" w:type="dxa"/>
          </w:tcPr>
          <w:p w14:paraId="78EDAD81" w14:textId="77777777" w:rsidR="008F54E3" w:rsidRPr="00C32864" w:rsidRDefault="008C6F2C">
            <w:pPr>
              <w:rPr>
                <w:lang w:val="en-GB"/>
              </w:rPr>
            </w:pPr>
            <w:r>
              <w:rPr>
                <w:sz w:val="18"/>
                <w:lang w:val="en-GB"/>
              </w:rPr>
              <w:t>Business Manager</w:t>
            </w:r>
          </w:p>
        </w:tc>
      </w:tr>
      <w:tr w:rsidR="008F54E3" w:rsidRPr="00C32864" w14:paraId="5683FAFE" w14:textId="77777777">
        <w:trPr>
          <w:cantSplit/>
        </w:trPr>
        <w:tc>
          <w:tcPr>
            <w:tcW w:w="569" w:type="dxa"/>
          </w:tcPr>
          <w:p w14:paraId="3E71EE90" w14:textId="77777777" w:rsidR="008F54E3" w:rsidRPr="00C32864" w:rsidRDefault="008C6F2C">
            <w:pPr>
              <w:rPr>
                <w:lang w:val="en-GB"/>
              </w:rPr>
            </w:pPr>
            <w:r>
              <w:rPr>
                <w:sz w:val="18"/>
                <w:lang w:val="en-GB"/>
              </w:rPr>
              <w:t>A2</w:t>
            </w:r>
          </w:p>
        </w:tc>
        <w:tc>
          <w:tcPr>
            <w:tcW w:w="1379" w:type="dxa"/>
          </w:tcPr>
          <w:p w14:paraId="33D9EF9E" w14:textId="77777777" w:rsidR="008F54E3" w:rsidRPr="00C32864" w:rsidRDefault="008C6F2C">
            <w:pPr>
              <w:rPr>
                <w:lang w:val="en-GB"/>
              </w:rPr>
            </w:pPr>
            <w:r>
              <w:rPr>
                <w:sz w:val="18"/>
                <w:lang w:val="en-GB"/>
              </w:rPr>
              <w:t>Assumption</w:t>
            </w:r>
          </w:p>
        </w:tc>
        <w:tc>
          <w:tcPr>
            <w:tcW w:w="3043" w:type="dxa"/>
          </w:tcPr>
          <w:p w14:paraId="4ACA4A0D" w14:textId="77777777" w:rsidR="008F54E3" w:rsidRPr="00C32864" w:rsidRDefault="008C6F2C">
            <w:pPr>
              <w:rPr>
                <w:lang w:val="en-GB"/>
              </w:rPr>
            </w:pPr>
            <w:r>
              <w:rPr>
                <w:sz w:val="18"/>
                <w:lang w:val="en-GB"/>
              </w:rPr>
              <w:t>The 2028 reversion to 32 tonnes proceeds as confirmed (DfT, 2025b)</w:t>
            </w:r>
          </w:p>
        </w:tc>
        <w:tc>
          <w:tcPr>
            <w:tcW w:w="2028" w:type="dxa"/>
          </w:tcPr>
          <w:p w14:paraId="4D87C3C4" w14:textId="77777777" w:rsidR="008F54E3" w:rsidRPr="00C32864" w:rsidRDefault="008C6F2C">
            <w:pPr>
              <w:rPr>
                <w:lang w:val="en-GB"/>
              </w:rPr>
            </w:pPr>
            <w:r>
              <w:rPr>
                <w:sz w:val="18"/>
                <w:lang w:val="en-GB"/>
              </w:rPr>
              <w:t>Confirmed policy; DfT updates monitored</w:t>
            </w:r>
          </w:p>
        </w:tc>
        <w:tc>
          <w:tcPr>
            <w:tcW w:w="1621" w:type="dxa"/>
          </w:tcPr>
          <w:p w14:paraId="6C6E1762" w14:textId="77777777" w:rsidR="008F54E3" w:rsidRPr="00C32864" w:rsidRDefault="008C6F2C">
            <w:pPr>
              <w:rPr>
                <w:lang w:val="en-GB"/>
              </w:rPr>
            </w:pPr>
            <w:r>
              <w:rPr>
                <w:sz w:val="18"/>
                <w:lang w:val="en-GB"/>
              </w:rPr>
              <w:t>Business Manager</w:t>
            </w:r>
          </w:p>
        </w:tc>
      </w:tr>
      <w:tr w:rsidR="008F54E3" w:rsidRPr="00C32864" w14:paraId="28B17FAA" w14:textId="77777777">
        <w:trPr>
          <w:cantSplit/>
        </w:trPr>
        <w:tc>
          <w:tcPr>
            <w:tcW w:w="569" w:type="dxa"/>
          </w:tcPr>
          <w:p w14:paraId="2040CDCC" w14:textId="77777777" w:rsidR="008F54E3" w:rsidRPr="00C32864" w:rsidRDefault="008C6F2C">
            <w:pPr>
              <w:rPr>
                <w:lang w:val="en-GB"/>
              </w:rPr>
            </w:pPr>
            <w:r>
              <w:rPr>
                <w:sz w:val="18"/>
                <w:lang w:val="en-GB"/>
              </w:rPr>
              <w:t>A3</w:t>
            </w:r>
          </w:p>
        </w:tc>
        <w:tc>
          <w:tcPr>
            <w:tcW w:w="1379" w:type="dxa"/>
          </w:tcPr>
          <w:p w14:paraId="7123D7AF" w14:textId="77777777" w:rsidR="008F54E3" w:rsidRPr="00C32864" w:rsidRDefault="008C6F2C">
            <w:pPr>
              <w:rPr>
                <w:lang w:val="en-GB"/>
              </w:rPr>
            </w:pPr>
            <w:r>
              <w:rPr>
                <w:sz w:val="18"/>
                <w:lang w:val="en-GB"/>
              </w:rPr>
              <w:t>Assumption</w:t>
            </w:r>
          </w:p>
        </w:tc>
        <w:tc>
          <w:tcPr>
            <w:tcW w:w="3043" w:type="dxa"/>
          </w:tcPr>
          <w:p w14:paraId="071646D8" w14:textId="77777777" w:rsidR="008F54E3" w:rsidRPr="00C32864" w:rsidRDefault="008C6F2C">
            <w:pPr>
              <w:rPr>
                <w:lang w:val="en-GB"/>
              </w:rPr>
            </w:pPr>
            <w:r>
              <w:rPr>
                <w:sz w:val="18"/>
                <w:lang w:val="en-GB"/>
              </w:rPr>
              <w:t>Volume rises from 37.5 to 77 m³ a day over five years, based on Leeds's 2022 trading (board model)</w:t>
            </w:r>
          </w:p>
        </w:tc>
        <w:tc>
          <w:tcPr>
            <w:tcW w:w="2028" w:type="dxa"/>
          </w:tcPr>
          <w:p w14:paraId="7CA88017" w14:textId="77777777" w:rsidR="008F54E3" w:rsidRPr="00C32864" w:rsidRDefault="008C6F2C">
            <w:pPr>
              <w:rPr>
                <w:lang w:val="en-GB"/>
              </w:rPr>
            </w:pPr>
            <w:r>
              <w:rPr>
                <w:sz w:val="18"/>
                <w:lang w:val="en-GB"/>
              </w:rPr>
              <w:t>Tested at G7; the model's typed volumes run ahead of its own ramp percentages (Table A9.4)</w:t>
            </w:r>
          </w:p>
        </w:tc>
        <w:tc>
          <w:tcPr>
            <w:tcW w:w="1621" w:type="dxa"/>
          </w:tcPr>
          <w:p w14:paraId="6746F853" w14:textId="77777777" w:rsidR="008F54E3" w:rsidRPr="00C32864" w:rsidRDefault="008C6F2C">
            <w:pPr>
              <w:rPr>
                <w:lang w:val="en-GB"/>
              </w:rPr>
            </w:pPr>
            <w:r>
              <w:rPr>
                <w:sz w:val="18"/>
                <w:lang w:val="en-GB"/>
              </w:rPr>
              <w:t>Business Manager</w:t>
            </w:r>
          </w:p>
        </w:tc>
      </w:tr>
      <w:tr w:rsidR="008F54E3" w:rsidRPr="00C32864" w14:paraId="79D61715" w14:textId="77777777">
        <w:trPr>
          <w:cantSplit/>
        </w:trPr>
        <w:tc>
          <w:tcPr>
            <w:tcW w:w="569" w:type="dxa"/>
          </w:tcPr>
          <w:p w14:paraId="3C7B6BBC" w14:textId="77777777" w:rsidR="008F54E3" w:rsidRPr="00C32864" w:rsidRDefault="008C6F2C">
            <w:pPr>
              <w:rPr>
                <w:lang w:val="en-GB"/>
              </w:rPr>
            </w:pPr>
            <w:r>
              <w:rPr>
                <w:sz w:val="18"/>
                <w:lang w:val="en-GB"/>
              </w:rPr>
              <w:t>A4</w:t>
            </w:r>
          </w:p>
        </w:tc>
        <w:tc>
          <w:tcPr>
            <w:tcW w:w="1379" w:type="dxa"/>
          </w:tcPr>
          <w:p w14:paraId="65E0D001" w14:textId="77777777" w:rsidR="008F54E3" w:rsidRPr="00C32864" w:rsidRDefault="008C6F2C">
            <w:pPr>
              <w:rPr>
                <w:lang w:val="en-GB"/>
              </w:rPr>
            </w:pPr>
            <w:r>
              <w:rPr>
                <w:sz w:val="18"/>
                <w:lang w:val="en-GB"/>
              </w:rPr>
              <w:t>Assumption</w:t>
            </w:r>
          </w:p>
        </w:tc>
        <w:tc>
          <w:tcPr>
            <w:tcW w:w="3043" w:type="dxa"/>
          </w:tcPr>
          <w:p w14:paraId="7C98A5DA" w14:textId="77777777" w:rsidR="008F54E3" w:rsidRPr="00C32864" w:rsidRDefault="008C6F2C">
            <w:pPr>
              <w:rPr>
                <w:lang w:val="en-GB"/>
              </w:rPr>
            </w:pPr>
            <w:r>
              <w:rPr>
                <w:sz w:val="18"/>
                <w:lang w:val="en-GB"/>
              </w:rPr>
              <w:t>Cement and aggregates available at modelled prices for 24 months</w:t>
            </w:r>
          </w:p>
        </w:tc>
        <w:tc>
          <w:tcPr>
            <w:tcW w:w="2028" w:type="dxa"/>
          </w:tcPr>
          <w:p w14:paraId="071FA731" w14:textId="77777777" w:rsidR="008F54E3" w:rsidRPr="00C32864" w:rsidRDefault="008C6F2C">
            <w:pPr>
              <w:rPr>
                <w:lang w:val="en-GB"/>
              </w:rPr>
            </w:pPr>
            <w:r>
              <w:rPr>
                <w:sz w:val="18"/>
                <w:lang w:val="en-GB"/>
              </w:rPr>
              <w:t xml:space="preserve">Supply agreement signed before go-live (§5.3), with a 12-month volume forecast shared with both suppliers (Appendix 7)</w:t>
            </w:r>
          </w:p>
        </w:tc>
        <w:tc>
          <w:tcPr>
            <w:tcW w:w="1621" w:type="dxa"/>
          </w:tcPr>
          <w:p w14:paraId="645DB42D" w14:textId="77777777" w:rsidR="008F54E3" w:rsidRPr="00C32864" w:rsidRDefault="008C6F2C">
            <w:pPr>
              <w:rPr>
                <w:lang w:val="en-GB"/>
              </w:rPr>
            </w:pPr>
            <w:r>
              <w:rPr>
                <w:sz w:val="18"/>
                <w:lang w:val="en-GB"/>
              </w:rPr>
              <w:t>Business Manager</w:t>
            </w:r>
          </w:p>
        </w:tc>
      </w:tr>
      <w:tr w:rsidR="008F54E3" w:rsidRPr="00C32864" w14:paraId="5449F7C0" w14:textId="77777777">
        <w:trPr>
          <w:cantSplit/>
        </w:trPr>
        <w:tc>
          <w:tcPr>
            <w:tcW w:w="569" w:type="dxa"/>
          </w:tcPr>
          <w:p w14:paraId="254080AF" w14:textId="77777777" w:rsidR="008F54E3" w:rsidRPr="00C32864" w:rsidRDefault="008C6F2C">
            <w:pPr>
              <w:rPr>
                <w:lang w:val="en-GB"/>
              </w:rPr>
            </w:pPr>
            <w:r>
              <w:rPr>
                <w:sz w:val="18"/>
                <w:lang w:val="en-GB"/>
              </w:rPr>
              <w:t>A5</w:t>
            </w:r>
          </w:p>
        </w:tc>
        <w:tc>
          <w:tcPr>
            <w:tcW w:w="1379" w:type="dxa"/>
          </w:tcPr>
          <w:p w14:paraId="36957D63" w14:textId="77777777" w:rsidR="008F54E3" w:rsidRPr="00C32864" w:rsidRDefault="008C6F2C">
            <w:pPr>
              <w:rPr>
                <w:lang w:val="en-GB"/>
              </w:rPr>
            </w:pPr>
            <w:r>
              <w:rPr>
                <w:sz w:val="18"/>
                <w:lang w:val="en-GB"/>
              </w:rPr>
              <w:t>Assumption</w:t>
            </w:r>
          </w:p>
        </w:tc>
        <w:tc>
          <w:tcPr>
            <w:tcW w:w="3043" w:type="dxa"/>
          </w:tcPr>
          <w:p w14:paraId="1FF80134" w14:textId="77777777" w:rsidR="008F54E3" w:rsidRPr="00C32864" w:rsidRDefault="008C6F2C">
            <w:pPr>
              <w:rPr>
                <w:lang w:val="en-GB"/>
              </w:rPr>
            </w:pPr>
            <w:r>
              <w:rPr>
                <w:sz w:val="18"/>
                <w:lang w:val="en-GB"/>
              </w:rPr>
              <w:t>Drivers recruited and trained before go-live</w:t>
            </w:r>
          </w:p>
        </w:tc>
        <w:tc>
          <w:tcPr>
            <w:tcW w:w="2028" w:type="dxa"/>
          </w:tcPr>
          <w:p w14:paraId="0852F140" w14:textId="77777777" w:rsidR="008F54E3" w:rsidRPr="00C32864" w:rsidRDefault="008C6F2C">
            <w:pPr>
              <w:rPr>
                <w:lang w:val="en-GB"/>
              </w:rPr>
            </w:pPr>
            <w:r>
              <w:rPr>
                <w:sz w:val="18"/>
                <w:lang w:val="en-GB"/>
              </w:rPr>
              <w:t>G5 exit criterion</w:t>
            </w:r>
          </w:p>
        </w:tc>
        <w:tc>
          <w:tcPr>
            <w:tcW w:w="1621" w:type="dxa"/>
          </w:tcPr>
          <w:p w14:paraId="70FDD10E" w14:textId="77777777" w:rsidR="008F54E3" w:rsidRPr="00C32864" w:rsidRDefault="008C6F2C">
            <w:pPr>
              <w:rPr>
                <w:lang w:val="en-GB"/>
              </w:rPr>
            </w:pPr>
            <w:r>
              <w:rPr>
                <w:sz w:val="18"/>
                <w:lang w:val="en-GB"/>
              </w:rPr>
              <w:t>Operations Manager</w:t>
            </w:r>
          </w:p>
        </w:tc>
      </w:tr>
      <w:tr w:rsidR="008F54E3" w:rsidRPr="00C32864" w14:paraId="4B486A6A" w14:textId="77777777">
        <w:trPr>
          <w:cantSplit/>
        </w:trPr>
        <w:tc>
          <w:tcPr>
            <w:tcW w:w="569" w:type="dxa"/>
          </w:tcPr>
          <w:p w14:paraId="34B26FB8" w14:textId="77777777" w:rsidR="008F54E3" w:rsidRPr="00C32864" w:rsidRDefault="008C6F2C">
            <w:pPr>
              <w:rPr>
                <w:lang w:val="en-GB"/>
              </w:rPr>
            </w:pPr>
            <w:r>
              <w:rPr>
                <w:sz w:val="18"/>
                <w:lang w:val="en-GB"/>
              </w:rPr>
              <w:t>A6</w:t>
            </w:r>
          </w:p>
        </w:tc>
        <w:tc>
          <w:tcPr>
            <w:tcW w:w="1379" w:type="dxa"/>
          </w:tcPr>
          <w:p w14:paraId="3C74C00F" w14:textId="77777777" w:rsidR="008F54E3" w:rsidRPr="00C32864" w:rsidRDefault="008C6F2C">
            <w:pPr>
              <w:rPr>
                <w:lang w:val="en-GB"/>
              </w:rPr>
            </w:pPr>
            <w:r>
              <w:rPr>
                <w:sz w:val="18"/>
                <w:lang w:val="en-GB"/>
              </w:rPr>
              <w:t>Assumption</w:t>
            </w:r>
          </w:p>
        </w:tc>
        <w:tc>
          <w:tcPr>
            <w:tcW w:w="3043" w:type="dxa"/>
          </w:tcPr>
          <w:p w14:paraId="65F8CD99" w14:textId="77777777" w:rsidR="008F54E3" w:rsidRPr="00C32864" w:rsidRDefault="008C6F2C">
            <w:pPr>
              <w:rPr>
                <w:lang w:val="en-GB"/>
              </w:rPr>
            </w:pPr>
            <w:r>
              <w:rPr>
                <w:sz w:val="18"/>
                <w:lang w:val="en-GB"/>
              </w:rPr>
              <w:t>Two volumetrics supplied for the depot, possibly transferred from Leeds (capital schedule: 'use from Leeds depot?')</w:t>
            </w:r>
          </w:p>
        </w:tc>
        <w:tc>
          <w:tcPr>
            <w:tcW w:w="2028" w:type="dxa"/>
          </w:tcPr>
          <w:p w14:paraId="14F451BC" w14:textId="77777777" w:rsidR="008F54E3" w:rsidRPr="00C32864" w:rsidRDefault="008C6F2C">
            <w:pPr>
              <w:rPr>
                <w:lang w:val="en-GB"/>
              </w:rPr>
            </w:pPr>
            <w:r>
              <w:rPr>
                <w:sz w:val="18"/>
                <w:lang w:val="en-GB"/>
              </w:rPr>
              <w:t xml:space="preserve">Decided before G4. Views differ: the BD Manager expects shared resource to win larger pours; the Operations Manager would accept a transfer or sharing only with replacement capacity, and the Scheduler not with Leeds used as a resource pool (Appendix 7). A transfer removes capacity Leeds already lacks (I1). [DECISION: how the depot shares resource with Leeds]</w:t>
            </w:r>
          </w:p>
        </w:tc>
        <w:tc>
          <w:tcPr>
            <w:tcW w:w="1621" w:type="dxa"/>
          </w:tcPr>
          <w:p w14:paraId="7BF04307" w14:textId="77777777" w:rsidR="008F54E3" w:rsidRPr="00C32864" w:rsidRDefault="008C6F2C">
            <w:pPr>
              <w:rPr>
                <w:lang w:val="en-GB"/>
              </w:rPr>
            </w:pPr>
            <w:r>
              <w:rPr>
                <w:sz w:val="18"/>
                <w:lang w:val="en-GB"/>
              </w:rPr>
              <w:t>Business Manager</w:t>
            </w:r>
          </w:p>
        </w:tc>
      </w:tr>
      <w:tr w:rsidR="008F54E3" w:rsidRPr="00C32864" w14:paraId="4B486A6A" w14:textId="77777777">
        <w:trPr>
          <w:cantSplit/>
        </w:trPr>
        <w:tc>
          <w:tcPr>
            <w:tcW w:w="569" w:type="dxa"/>
          </w:tcPr>
          <w:p w14:paraId="34B26FB8" w14:textId="77777777" w:rsidR="008F54E3" w:rsidRPr="00C32864" w:rsidRDefault="008C6F2C">
            <w:pPr>
              <w:rPr>
                <w:lang w:val="en-GB"/>
              </w:rPr>
            </w:pPr>
            <w:r>
              <w:rPr>
                <w:sz w:val="18"/>
                <w:lang w:val="en-GB"/>
              </w:rPr>
              <w:t xml:space="preserve">A7</w:t>
            </w:r>
          </w:p>
        </w:tc>
        <w:tc>
          <w:tcPr>
            <w:tcW w:w="1379" w:type="dxa"/>
          </w:tcPr>
          <w:p w14:paraId="3C74C00F" w14:textId="77777777" w:rsidR="008F54E3" w:rsidRPr="00C32864" w:rsidRDefault="008C6F2C">
            <w:pPr>
              <w:rPr>
                <w:lang w:val="en-GB"/>
              </w:rPr>
            </w:pPr>
            <w:r>
              <w:rPr>
                <w:sz w:val="18"/>
                <w:lang w:val="en-GB"/>
              </w:rPr>
              <w:t xml:space="preserve">Assumption</w:t>
            </w:r>
          </w:p>
        </w:tc>
        <w:tc>
          <w:tcPr>
            <w:tcW w:w="3043" w:type="dxa"/>
          </w:tcPr>
          <w:p w14:paraId="65F8CD99" w14:textId="77777777" w:rsidR="008F54E3" w:rsidRPr="00C32864" w:rsidRDefault="008C6F2C">
            <w:pPr>
              <w:rPr>
                <w:lang w:val="en-GB"/>
              </w:rPr>
            </w:pPr>
            <w:r>
              <w:rPr>
                <w:sz w:val="18"/>
                <w:lang w:val="en-GB"/>
              </w:rPr>
              <w:t xml:space="preserve">Option B would win the same share of its market as Option A (Census 2021 ratio 0.560), although Procon's HU volume comes from 15 customers</w:t>
            </w:r>
          </w:p>
        </w:tc>
        <w:tc>
          <w:tcPr>
            <w:tcW w:w="2028" w:type="dxa"/>
          </w:tcPr>
          <w:p w14:paraId="14F451BC" w14:textId="77777777" w:rsidR="008F54E3" w:rsidRPr="00C32864" w:rsidRDefault="008C6F2C">
            <w:pPr>
              <w:rPr>
                <w:lang w:val="en-GB"/>
              </w:rPr>
            </w:pPr>
            <w:r>
              <w:rPr>
                <w:sz w:val="18"/>
                <w:lang w:val="en-GB"/>
              </w:rPr>
              <w:t xml:space="preserve">Before Depot 3 is committed: six Hull quotes, delivered material prices, a broker's flood-risk quote, HU enquiry data and the scoring session</w:t>
            </w:r>
          </w:p>
        </w:tc>
        <w:tc>
          <w:tcPr>
            <w:tcW w:w="1621" w:type="dxa"/>
          </w:tcPr>
          <w:p w14:paraId="7BF04307" w14:textId="77777777" w:rsidR="008F54E3" w:rsidRPr="00C32864" w:rsidRDefault="008C6F2C">
            <w:pPr>
              <w:rPr>
                <w:lang w:val="en-GB"/>
              </w:rPr>
            </w:pPr>
            <w:r>
              <w:rPr>
                <w:sz w:val="18"/>
                <w:lang w:val="en-GB"/>
              </w:rPr>
              <w:t xml:space="preserve">Business Development Manager</w:t>
            </w:r>
          </w:p>
        </w:tc>
      </w:tr>
      <w:tr w:rsidR="008F54E3" w:rsidRPr="00C32864" w14:paraId="2761C3A5" w14:textId="77777777">
        <w:trPr>
          <w:cantSplit/>
        </w:trPr>
        <w:tc>
          <w:tcPr>
            <w:tcW w:w="569" w:type="dxa"/>
          </w:tcPr>
          <w:p w14:paraId="34273C8D" w14:textId="77777777" w:rsidR="008F54E3" w:rsidRPr="00C32864" w:rsidRDefault="008C6F2C">
            <w:pPr>
              <w:rPr>
                <w:lang w:val="en-GB"/>
              </w:rPr>
            </w:pPr>
            <w:r>
              <w:rPr>
                <w:sz w:val="18"/>
                <w:lang w:val="en-GB"/>
              </w:rPr>
              <w:t>I1</w:t>
            </w:r>
          </w:p>
        </w:tc>
        <w:tc>
          <w:tcPr>
            <w:tcW w:w="1379" w:type="dxa"/>
          </w:tcPr>
          <w:p w14:paraId="604AB11B" w14:textId="77777777" w:rsidR="008F54E3" w:rsidRPr="00C32864" w:rsidRDefault="008C6F2C">
            <w:pPr>
              <w:rPr>
                <w:lang w:val="en-GB"/>
              </w:rPr>
            </w:pPr>
            <w:r>
              <w:rPr>
                <w:sz w:val="18"/>
                <w:lang w:val="en-GB"/>
              </w:rPr>
              <w:t>Issue</w:t>
            </w:r>
          </w:p>
        </w:tc>
        <w:tc>
          <w:tcPr>
            <w:tcW w:w="3043" w:type="dxa"/>
          </w:tcPr>
          <w:p w14:paraId="2C794861" w14:textId="77777777" w:rsidR="008F54E3" w:rsidRPr="00C32864" w:rsidRDefault="008C6F2C">
            <w:pPr>
              <w:rPr>
                <w:lang w:val="en-GB"/>
              </w:rPr>
            </w:pPr>
            <w:r>
              <w:rPr>
                <w:sz w:val="18"/>
                <w:lang w:val="en-GB"/>
              </w:rPr>
              <w:t>Capacity-related declines at Leeds and Warrington: 22 of 27, April–July 2026</w:t>
            </w:r>
          </w:p>
        </w:tc>
        <w:tc>
          <w:tcPr>
            <w:tcW w:w="2028" w:type="dxa"/>
          </w:tcPr>
          <w:p w14:paraId="43DA7679" w14:textId="77777777" w:rsidR="008F54E3" w:rsidRPr="00C32864" w:rsidRDefault="008C6F2C">
            <w:pPr>
              <w:rPr>
                <w:lang w:val="en-GB"/>
              </w:rPr>
            </w:pPr>
            <w:r>
              <w:rPr>
                <w:sz w:val="18"/>
                <w:lang w:val="en-GB"/>
              </w:rPr>
              <w:t xml:space="preserve">Scheduler: housebuilder demand concentrates at 8–11am, and orders are lost for want of a slot, driver or vehicle (Appendix 7); whether vehicles or drivers limit Leeds mornings to be established at follow-up; tracked monthly as KPI 5 (Table 1)</w:t>
            </w:r>
          </w:p>
        </w:tc>
        <w:tc>
          <w:tcPr>
            <w:tcW w:w="1621" w:type="dxa"/>
          </w:tcPr>
          <w:p w14:paraId="2EFFD381" w14:textId="77777777" w:rsidR="008F54E3" w:rsidRPr="00C32864" w:rsidRDefault="008C6F2C">
            <w:pPr>
              <w:rPr>
                <w:lang w:val="en-GB"/>
              </w:rPr>
            </w:pPr>
            <w:r>
              <w:rPr>
                <w:sz w:val="18"/>
                <w:lang w:val="en-GB"/>
              </w:rPr>
              <w:t>Operations Manager</w:t>
            </w:r>
          </w:p>
        </w:tc>
      </w:tr>
      <w:tr w:rsidR="008F54E3" w:rsidRPr="00C32864" w14:paraId="19FE589B" w14:textId="77777777">
        <w:trPr>
          <w:cantSplit/>
        </w:trPr>
        <w:tc>
          <w:tcPr>
            <w:tcW w:w="569" w:type="dxa"/>
          </w:tcPr>
          <w:p w14:paraId="6C9B6B3A" w14:textId="77777777" w:rsidR="008F54E3" w:rsidRPr="00C32864" w:rsidRDefault="008C6F2C">
            <w:pPr>
              <w:rPr>
                <w:lang w:val="en-GB"/>
              </w:rPr>
            </w:pPr>
            <w:r>
              <w:rPr>
                <w:sz w:val="18"/>
                <w:lang w:val="en-GB"/>
              </w:rPr>
              <w:t>I2</w:t>
            </w:r>
          </w:p>
        </w:tc>
        <w:tc>
          <w:tcPr>
            <w:tcW w:w="1379" w:type="dxa"/>
          </w:tcPr>
          <w:p w14:paraId="216D8B8E" w14:textId="77777777" w:rsidR="008F54E3" w:rsidRPr="00C32864" w:rsidRDefault="008C6F2C">
            <w:pPr>
              <w:rPr>
                <w:lang w:val="en-GB"/>
              </w:rPr>
            </w:pPr>
            <w:r>
              <w:rPr>
                <w:sz w:val="18"/>
                <w:lang w:val="en-GB"/>
              </w:rPr>
              <w:t>Issue</w:t>
            </w:r>
          </w:p>
        </w:tc>
        <w:tc>
          <w:tcPr>
            <w:tcW w:w="3043" w:type="dxa"/>
          </w:tcPr>
          <w:p w14:paraId="028F8741" w14:textId="77777777" w:rsidR="008F54E3" w:rsidRPr="00C32864" w:rsidRDefault="008C6F2C">
            <w:pPr>
              <w:rPr>
                <w:lang w:val="en-GB"/>
              </w:rPr>
            </w:pPr>
            <w:r>
              <w:rPr>
                <w:sz w:val="18"/>
                <w:lang w:val="en-GB"/>
              </w:rPr>
              <w:t>Decline reasons recorded as free text, so the dashboards attribute nothing</w:t>
            </w:r>
          </w:p>
        </w:tc>
        <w:tc>
          <w:tcPr>
            <w:tcW w:w="2028" w:type="dxa"/>
          </w:tcPr>
          <w:p w14:paraId="574472B9" w14:textId="77777777" w:rsidR="008F54E3" w:rsidRPr="00C32864" w:rsidRDefault="008C6F2C">
            <w:pPr>
              <w:rPr>
                <w:lang w:val="en-GB"/>
              </w:rPr>
            </w:pPr>
            <w:r>
              <w:rPr>
                <w:sz w:val="18"/>
                <w:lang w:val="en-GB"/>
              </w:rPr>
              <w:t>Enforce codes R01–R08 and record postcodes (§6)</w:t>
            </w:r>
          </w:p>
        </w:tc>
        <w:tc>
          <w:tcPr>
            <w:tcW w:w="1621" w:type="dxa"/>
          </w:tcPr>
          <w:p w14:paraId="77F20031" w14:textId="77777777" w:rsidR="008F54E3" w:rsidRPr="00C32864" w:rsidRDefault="008C6F2C">
            <w:pPr>
              <w:rPr>
                <w:lang w:val="en-GB"/>
              </w:rPr>
            </w:pPr>
            <w:r>
              <w:rPr>
                <w:sz w:val="18"/>
                <w:lang w:val="en-GB"/>
              </w:rPr>
              <w:t>Operations Manager</w:t>
            </w:r>
          </w:p>
        </w:tc>
      </w:tr>
      <w:tr w:rsidR="008F54E3" w:rsidRPr="00C32864" w14:paraId="02BBB490" w14:textId="77777777">
        <w:trPr>
          <w:cantSplit/>
        </w:trPr>
        <w:tc>
          <w:tcPr>
            <w:tcW w:w="569" w:type="dxa"/>
          </w:tcPr>
          <w:p w14:paraId="4D99EF13" w14:textId="77777777" w:rsidR="008F54E3" w:rsidRPr="00C32864" w:rsidRDefault="008C6F2C">
            <w:pPr>
              <w:rPr>
                <w:lang w:val="en-GB"/>
              </w:rPr>
            </w:pPr>
            <w:r>
              <w:rPr>
                <w:sz w:val="18"/>
                <w:lang w:val="en-GB"/>
              </w:rPr>
              <w:t>I3</w:t>
            </w:r>
          </w:p>
        </w:tc>
        <w:tc>
          <w:tcPr>
            <w:tcW w:w="1379" w:type="dxa"/>
          </w:tcPr>
          <w:p w14:paraId="257591A8" w14:textId="77777777" w:rsidR="008F54E3" w:rsidRPr="00C32864" w:rsidRDefault="008C6F2C">
            <w:pPr>
              <w:rPr>
                <w:lang w:val="en-GB"/>
              </w:rPr>
            </w:pPr>
            <w:r>
              <w:rPr>
                <w:sz w:val="18"/>
                <w:lang w:val="en-GB"/>
              </w:rPr>
              <w:t>Issue</w:t>
            </w:r>
          </w:p>
        </w:tc>
        <w:tc>
          <w:tcPr>
            <w:tcW w:w="3043" w:type="dxa"/>
          </w:tcPr>
          <w:p w14:paraId="2A61A722" w14:textId="77777777" w:rsidR="008F54E3" w:rsidRPr="00C32864" w:rsidRDefault="008C6F2C">
            <w:pPr>
              <w:rPr>
                <w:lang w:val="en-GB"/>
              </w:rPr>
            </w:pPr>
            <w:r>
              <w:rPr>
                <w:sz w:val="18"/>
                <w:lang w:val="en-GB"/>
              </w:rPr>
              <w:t>Warrington vehicles off the road on 26 May, 3 June and 12 June 2026: 12 enquiries lost</w:t>
            </w:r>
          </w:p>
        </w:tc>
        <w:tc>
          <w:tcPr>
            <w:tcW w:w="2028" w:type="dxa"/>
          </w:tcPr>
          <w:p w14:paraId="7F5599AA" w14:textId="77777777" w:rsidR="008F54E3" w:rsidRPr="00C32864" w:rsidRDefault="008C6F2C">
            <w:pPr>
              <w:rPr>
                <w:lang w:val="en-GB"/>
              </w:rPr>
            </w:pPr>
            <w:r>
              <w:rPr>
                <w:sz w:val="18"/>
                <w:lang w:val="en-GB"/>
              </w:rPr>
              <w:t>Maintenance capacity and a spare unit in the fleet plan (R7)</w:t>
            </w:r>
          </w:p>
        </w:tc>
        <w:tc>
          <w:tcPr>
            <w:tcW w:w="1621" w:type="dxa"/>
          </w:tcPr>
          <w:p w14:paraId="11F5188E" w14:textId="77777777" w:rsidR="008F54E3" w:rsidRPr="00C32864" w:rsidRDefault="008C6F2C">
            <w:pPr>
              <w:rPr>
                <w:lang w:val="en-GB"/>
              </w:rPr>
            </w:pPr>
            <w:r>
              <w:rPr>
                <w:sz w:val="18"/>
                <w:lang w:val="en-GB"/>
              </w:rPr>
              <w:t>Operations Manager</w:t>
            </w:r>
          </w:p>
        </w:tc>
      </w:tr>
      <w:tr w:rsidR="008F54E3" w:rsidRPr="00C32864" w14:paraId="4B17B625" w14:textId="77777777">
        <w:trPr>
          <w:cantSplit/>
        </w:trPr>
        <w:tc>
          <w:tcPr>
            <w:tcW w:w="569" w:type="dxa"/>
          </w:tcPr>
          <w:p w14:paraId="760ABBE5" w14:textId="77777777" w:rsidR="008F54E3" w:rsidRPr="00C32864" w:rsidRDefault="008C6F2C">
            <w:pPr>
              <w:rPr>
                <w:lang w:val="en-GB"/>
              </w:rPr>
            </w:pPr>
            <w:r>
              <w:rPr>
                <w:sz w:val="18"/>
                <w:lang w:val="en-GB"/>
              </w:rPr>
              <w:t>D1</w:t>
            </w:r>
          </w:p>
        </w:tc>
        <w:tc>
          <w:tcPr>
            <w:tcW w:w="1379" w:type="dxa"/>
          </w:tcPr>
          <w:p w14:paraId="14D73A41" w14:textId="77777777" w:rsidR="008F54E3" w:rsidRPr="00C32864" w:rsidRDefault="008C6F2C">
            <w:pPr>
              <w:rPr>
                <w:lang w:val="en-GB"/>
              </w:rPr>
            </w:pPr>
            <w:r>
              <w:rPr>
                <w:sz w:val="18"/>
                <w:lang w:val="en-GB"/>
              </w:rPr>
              <w:t>Dependency</w:t>
            </w:r>
          </w:p>
        </w:tc>
        <w:tc>
          <w:tcPr>
            <w:tcW w:w="3043" w:type="dxa"/>
          </w:tcPr>
          <w:p w14:paraId="1FE295F9" w14:textId="77777777" w:rsidR="008F54E3" w:rsidRPr="00C32864" w:rsidRDefault="008C6F2C">
            <w:pPr>
              <w:rPr>
                <w:lang w:val="en-GB"/>
              </w:rPr>
            </w:pPr>
            <w:r>
              <w:rPr>
                <w:sz w:val="18"/>
                <w:lang w:val="en-GB"/>
              </w:rPr>
              <w:t>Board approval and capital release (G0)</w:t>
            </w:r>
          </w:p>
        </w:tc>
        <w:tc>
          <w:tcPr>
            <w:tcW w:w="2028" w:type="dxa"/>
          </w:tcPr>
          <w:p w14:paraId="52A03A70" w14:textId="77777777" w:rsidR="008F54E3" w:rsidRPr="00C32864" w:rsidRDefault="008C6F2C">
            <w:pPr>
              <w:rPr>
                <w:lang w:val="en-GB"/>
              </w:rPr>
            </w:pPr>
            <w:r>
              <w:rPr>
                <w:sz w:val="18"/>
                <w:lang w:val="en-GB"/>
              </w:rPr>
              <w:t>Minuted approval (Appendix 13)</w:t>
            </w:r>
          </w:p>
        </w:tc>
        <w:tc>
          <w:tcPr>
            <w:tcW w:w="1621" w:type="dxa"/>
          </w:tcPr>
          <w:p w14:paraId="67EEB161" w14:textId="77777777" w:rsidR="008F54E3" w:rsidRPr="00C32864" w:rsidRDefault="008C6F2C">
            <w:pPr>
              <w:rPr>
                <w:lang w:val="en-GB"/>
              </w:rPr>
            </w:pPr>
            <w:r>
              <w:rPr>
                <w:sz w:val="18"/>
                <w:lang w:val="en-GB"/>
              </w:rPr>
              <w:t>Managing Director</w:t>
            </w:r>
          </w:p>
        </w:tc>
      </w:tr>
      <w:tr w:rsidR="008F54E3" w:rsidRPr="00C32864" w14:paraId="0A71908D" w14:textId="77777777">
        <w:trPr>
          <w:cantSplit/>
        </w:trPr>
        <w:tc>
          <w:tcPr>
            <w:tcW w:w="569" w:type="dxa"/>
          </w:tcPr>
          <w:p w14:paraId="67B39676" w14:textId="77777777" w:rsidR="008F54E3" w:rsidRPr="00C32864" w:rsidRDefault="008C6F2C">
            <w:pPr>
              <w:rPr>
                <w:lang w:val="en-GB"/>
              </w:rPr>
            </w:pPr>
            <w:r>
              <w:rPr>
                <w:sz w:val="18"/>
                <w:lang w:val="en-GB"/>
              </w:rPr>
              <w:t>D2</w:t>
            </w:r>
          </w:p>
        </w:tc>
        <w:tc>
          <w:tcPr>
            <w:tcW w:w="1379" w:type="dxa"/>
          </w:tcPr>
          <w:p w14:paraId="6FA011B8" w14:textId="77777777" w:rsidR="008F54E3" w:rsidRPr="00C32864" w:rsidRDefault="008C6F2C">
            <w:pPr>
              <w:rPr>
                <w:lang w:val="en-GB"/>
              </w:rPr>
            </w:pPr>
            <w:r>
              <w:rPr>
                <w:sz w:val="18"/>
                <w:lang w:val="en-GB"/>
              </w:rPr>
              <w:t>Dependency</w:t>
            </w:r>
          </w:p>
        </w:tc>
        <w:tc>
          <w:tcPr>
            <w:tcW w:w="3043" w:type="dxa"/>
          </w:tcPr>
          <w:p w14:paraId="6AD4AC6A" w14:textId="77777777" w:rsidR="008F54E3" w:rsidRPr="00C32864" w:rsidRDefault="008C6F2C">
            <w:pPr>
              <w:rPr>
                <w:lang w:val="en-GB"/>
              </w:rPr>
            </w:pPr>
            <w:r>
              <w:rPr>
                <w:sz w:val="18"/>
                <w:lang w:val="en-GB"/>
              </w:rPr>
              <w:t>Planning consent, operator licence variation and Part B permit (G2): local planning authority; Traffic Commissioner; local authority environmental health</w:t>
            </w:r>
          </w:p>
        </w:tc>
        <w:tc>
          <w:tcPr>
            <w:tcW w:w="2028" w:type="dxa"/>
          </w:tcPr>
          <w:p w14:paraId="7BE73FFC" w14:textId="77777777" w:rsidR="008F54E3" w:rsidRPr="00C32864" w:rsidRDefault="008C6F2C">
            <w:pPr>
              <w:rPr>
                <w:lang w:val="en-GB"/>
              </w:rPr>
            </w:pPr>
            <w:r>
              <w:rPr>
                <w:sz w:val="18"/>
                <w:lang w:val="en-GB"/>
              </w:rPr>
              <w:t>No capital released before G2</w:t>
            </w:r>
          </w:p>
        </w:tc>
        <w:tc>
          <w:tcPr>
            <w:tcW w:w="1621" w:type="dxa"/>
          </w:tcPr>
          <w:p w14:paraId="718EB2E3" w14:textId="77777777" w:rsidR="008F54E3" w:rsidRPr="00C32864" w:rsidRDefault="008C6F2C">
            <w:pPr>
              <w:rPr>
                <w:lang w:val="en-GB"/>
              </w:rPr>
            </w:pPr>
            <w:r>
              <w:rPr>
                <w:sz w:val="18"/>
                <w:lang w:val="en-GB"/>
              </w:rPr>
              <w:t>Managing Director</w:t>
            </w:r>
          </w:p>
        </w:tc>
      </w:tr>
      <w:tr w:rsidR="008F54E3" w:rsidRPr="00C32864" w14:paraId="01C5F5A7" w14:textId="77777777">
        <w:trPr>
          <w:cantSplit/>
        </w:trPr>
        <w:tc>
          <w:tcPr>
            <w:tcW w:w="569" w:type="dxa"/>
          </w:tcPr>
          <w:p w14:paraId="41C31BDB" w14:textId="77777777" w:rsidR="008F54E3" w:rsidRPr="00C32864" w:rsidRDefault="008C6F2C">
            <w:pPr>
              <w:rPr>
                <w:lang w:val="en-GB"/>
              </w:rPr>
            </w:pPr>
            <w:r>
              <w:rPr>
                <w:sz w:val="18"/>
                <w:lang w:val="en-GB"/>
              </w:rPr>
              <w:t>D3</w:t>
            </w:r>
          </w:p>
        </w:tc>
        <w:tc>
          <w:tcPr>
            <w:tcW w:w="1379" w:type="dxa"/>
          </w:tcPr>
          <w:p w14:paraId="751087F5" w14:textId="77777777" w:rsidR="008F54E3" w:rsidRPr="00C32864" w:rsidRDefault="008C6F2C">
            <w:pPr>
              <w:rPr>
                <w:lang w:val="en-GB"/>
              </w:rPr>
            </w:pPr>
            <w:r>
              <w:rPr>
                <w:sz w:val="18"/>
                <w:lang w:val="en-GB"/>
              </w:rPr>
              <w:t>Dependency</w:t>
            </w:r>
          </w:p>
        </w:tc>
        <w:tc>
          <w:tcPr>
            <w:tcW w:w="3043" w:type="dxa"/>
          </w:tcPr>
          <w:p w14:paraId="163CB552" w14:textId="77777777" w:rsidR="008F54E3" w:rsidRPr="00C32864" w:rsidRDefault="008C6F2C">
            <w:pPr>
              <w:rPr>
                <w:lang w:val="en-GB"/>
              </w:rPr>
            </w:pPr>
            <w:r>
              <w:rPr>
                <w:sz w:val="18"/>
                <w:lang w:val="en-GB"/>
              </w:rPr>
              <w:t>Pre-sell threshold met before the fleet order (G3 before G4)</w:t>
            </w:r>
          </w:p>
        </w:tc>
        <w:tc>
          <w:tcPr>
            <w:tcW w:w="2028" w:type="dxa"/>
          </w:tcPr>
          <w:p w14:paraId="3204D33F" w14:textId="77777777" w:rsidR="008F54E3" w:rsidRPr="00C32864" w:rsidRDefault="008C6F2C">
            <w:pPr>
              <w:rPr>
                <w:lang w:val="en-GB"/>
              </w:rPr>
            </w:pPr>
            <w:r>
              <w:rPr>
                <w:sz w:val="18"/>
                <w:lang w:val="en-GB"/>
              </w:rPr>
              <w:t>G3 exit criterion</w:t>
            </w:r>
          </w:p>
        </w:tc>
        <w:tc>
          <w:tcPr>
            <w:tcW w:w="1621" w:type="dxa"/>
          </w:tcPr>
          <w:p w14:paraId="7E28E429" w14:textId="77777777" w:rsidR="008F54E3" w:rsidRPr="00C32864" w:rsidRDefault="008C6F2C">
            <w:pPr>
              <w:rPr>
                <w:lang w:val="en-GB"/>
              </w:rPr>
            </w:pPr>
            <w:r>
              <w:rPr>
                <w:sz w:val="18"/>
                <w:lang w:val="en-GB"/>
              </w:rPr>
              <w:t>Business Development Manager</w:t>
            </w:r>
          </w:p>
        </w:tc>
      </w:tr>
      <w:tr w:rsidR="008F54E3" w:rsidRPr="00C32864" w14:paraId="27B995BD" w14:textId="77777777">
        <w:trPr>
          <w:cantSplit/>
        </w:trPr>
        <w:tc>
          <w:tcPr>
            <w:tcW w:w="569" w:type="dxa"/>
          </w:tcPr>
          <w:p w14:paraId="226DCBC8" w14:textId="77777777" w:rsidR="008F54E3" w:rsidRPr="00C32864" w:rsidRDefault="008C6F2C">
            <w:pPr>
              <w:rPr>
                <w:lang w:val="en-GB"/>
              </w:rPr>
            </w:pPr>
            <w:r>
              <w:rPr>
                <w:sz w:val="18"/>
                <w:lang w:val="en-GB"/>
              </w:rPr>
              <w:t>D4</w:t>
            </w:r>
          </w:p>
        </w:tc>
        <w:tc>
          <w:tcPr>
            <w:tcW w:w="1379" w:type="dxa"/>
          </w:tcPr>
          <w:p w14:paraId="692F6F67" w14:textId="77777777" w:rsidR="008F54E3" w:rsidRPr="00C32864" w:rsidRDefault="008C6F2C">
            <w:pPr>
              <w:rPr>
                <w:lang w:val="en-GB"/>
              </w:rPr>
            </w:pPr>
            <w:r>
              <w:rPr>
                <w:sz w:val="18"/>
                <w:lang w:val="en-GB"/>
              </w:rPr>
              <w:t>Dependency</w:t>
            </w:r>
          </w:p>
        </w:tc>
        <w:tc>
          <w:tcPr>
            <w:tcW w:w="3043" w:type="dxa"/>
          </w:tcPr>
          <w:p w14:paraId="5BD1B8A7" w14:textId="77777777" w:rsidR="008F54E3" w:rsidRPr="00C32864" w:rsidRDefault="008C6F2C">
            <w:pPr>
              <w:rPr>
                <w:lang w:val="en-GB"/>
              </w:rPr>
            </w:pPr>
            <w:r>
              <w:rPr>
                <w:sz w:val="18"/>
                <w:lang w:val="en-GB"/>
              </w:rPr>
              <w:t xml:space="preserve">32-tonne-compliant vehicles delivered within [FLEET_LEAD_TIME] weeks of order</w:t>
            </w:r>
          </w:p>
        </w:tc>
        <w:tc>
          <w:tcPr>
            <w:tcW w:w="2028" w:type="dxa"/>
          </w:tcPr>
          <w:p w14:paraId="17A5D0A3" w14:textId="77777777" w:rsidR="008F54E3" w:rsidRPr="00C32864" w:rsidRDefault="008C6F2C">
            <w:pPr>
              <w:rPr>
                <w:lang w:val="en-GB"/>
              </w:rPr>
            </w:pPr>
            <w:r>
              <w:rPr>
                <w:sz w:val="18"/>
                <w:lang w:val="en-GB"/>
              </w:rPr>
              <w:t>Lead time confirmed with suppliers before G4</w:t>
            </w:r>
          </w:p>
        </w:tc>
        <w:tc>
          <w:tcPr>
            <w:tcW w:w="1621" w:type="dxa"/>
          </w:tcPr>
          <w:p w14:paraId="4F41BB41" w14:textId="77777777" w:rsidR="008F54E3" w:rsidRPr="00C32864" w:rsidRDefault="008C6F2C">
            <w:pPr>
              <w:rPr>
                <w:lang w:val="en-GB"/>
              </w:rPr>
            </w:pPr>
            <w:r>
              <w:rPr>
                <w:sz w:val="18"/>
                <w:lang w:val="en-GB"/>
              </w:rPr>
              <w:t>Business Manager</w:t>
            </w:r>
          </w:p>
        </w:tc>
      </w:tr>
      <w:tr w:rsidR="008F54E3" w:rsidRPr="00C32864" w14:paraId="28FF68F5" w14:textId="77777777">
        <w:trPr>
          <w:cantSplit/>
        </w:trPr>
        <w:tc>
          <w:tcPr>
            <w:tcW w:w="569" w:type="dxa"/>
          </w:tcPr>
          <w:p w14:paraId="15B2476F" w14:textId="77777777" w:rsidR="008F54E3" w:rsidRPr="00C32864" w:rsidRDefault="008C6F2C">
            <w:pPr>
              <w:rPr>
                <w:lang w:val="en-GB"/>
              </w:rPr>
            </w:pPr>
            <w:r>
              <w:rPr>
                <w:sz w:val="18"/>
                <w:lang w:val="en-GB"/>
              </w:rPr>
              <w:t>D5</w:t>
            </w:r>
          </w:p>
        </w:tc>
        <w:tc>
          <w:tcPr>
            <w:tcW w:w="1379" w:type="dxa"/>
          </w:tcPr>
          <w:p w14:paraId="736B23A5" w14:textId="77777777" w:rsidR="008F54E3" w:rsidRPr="00C32864" w:rsidRDefault="008C6F2C">
            <w:pPr>
              <w:rPr>
                <w:lang w:val="en-GB"/>
              </w:rPr>
            </w:pPr>
            <w:r>
              <w:rPr>
                <w:sz w:val="18"/>
                <w:lang w:val="en-GB"/>
              </w:rPr>
              <w:t>Dependency</w:t>
            </w:r>
          </w:p>
        </w:tc>
        <w:tc>
          <w:tcPr>
            <w:tcW w:w="3043" w:type="dxa"/>
          </w:tcPr>
          <w:p w14:paraId="7043653A" w14:textId="77777777" w:rsidR="008F54E3" w:rsidRPr="00C32864" w:rsidRDefault="008C6F2C">
            <w:pPr>
              <w:rPr>
                <w:lang w:val="en-GB"/>
              </w:rPr>
            </w:pPr>
            <w:r>
              <w:rPr>
                <w:sz w:val="18"/>
                <w:lang w:val="en-GB"/>
              </w:rPr>
              <w:t>The 2028 depot depends on this depot's cash generation</w:t>
            </w:r>
          </w:p>
        </w:tc>
        <w:tc>
          <w:tcPr>
            <w:tcW w:w="2028" w:type="dxa"/>
          </w:tcPr>
          <w:p w14:paraId="648F5EAD" w14:textId="77777777" w:rsidR="008F54E3" w:rsidRPr="00C32864" w:rsidRDefault="008C6F2C">
            <w:pPr>
              <w:rPr>
                <w:lang w:val="en-GB"/>
              </w:rPr>
            </w:pPr>
            <w:r>
              <w:rPr>
                <w:sz w:val="18"/>
                <w:lang w:val="en-GB"/>
              </w:rPr>
              <w:t>Payback tracked monthly; §5.2 trigger reviewed at G8</w:t>
            </w:r>
          </w:p>
        </w:tc>
        <w:tc>
          <w:tcPr>
            <w:tcW w:w="1621" w:type="dxa"/>
          </w:tcPr>
          <w:p w14:paraId="6B2FEF62" w14:textId="77777777" w:rsidR="008F54E3" w:rsidRPr="00C32864" w:rsidRDefault="008C6F2C">
            <w:pPr>
              <w:rPr>
                <w:lang w:val="en-GB"/>
              </w:rPr>
            </w:pPr>
            <w:r>
              <w:rPr>
                <w:sz w:val="18"/>
                <w:lang w:val="en-GB"/>
              </w:rPr>
              <w:t>Managing Director</w:t>
            </w:r>
          </w:p>
        </w:tc>
      </w:tr>
    </w:tbl>
    <w:p w14:paraId="696A3746" w14:textId="77777777" w:rsidR="008F54E3" w:rsidRPr="00C32864" w:rsidRDefault="008C6F2C">
      <w:pPr>
        <w:pStyle w:val="Heading2"/>
        <w:pageBreakBefore/>
        <w:rPr>
          <w:lang w:val="en-GB"/>
        </w:rPr>
      </w:pPr>
      <w:bookmarkStart w:id="35" w:name="_Toc242194030"/>
      <w:r>
        <w:rPr>
          <w:lang w:val="en-GB"/>
        </w:rPr>
        <w:t>Appendix 16. KSB mapping</w:t>
      </w:r>
      <w:bookmarkEnd w:id="35"/>
    </w:p>
    <w:p w14:paraId="2AD76215" w14:textId="77777777" w:rsidR="008F54E3" w:rsidRPr="00C32864" w:rsidRDefault="008C6F2C">
      <w:pPr>
        <w:rPr>
          <w:lang w:val="en-GB"/>
        </w:rPr>
      </w:pPr>
      <w:r>
        <w:rPr>
          <w:lang w:val="en-GB"/>
        </w:rPr>
        <w:t xml:space="preserve">The table maps each of the fifteen KSBs assessed in this module to the sections of the proposal that evidence it, </w:t>
      </w:r>
      <w:r>
        <w:rPr>
          <w:lang w:val="en-GB"/>
        </w:rPr>
        <w:t xml:space="preserve">in Procon's context</w:t>
      </w:r>
      <w:r>
        <w:rPr>
          <w:rStyle w:val="CommentReference"/>
        </w:rPr>
      </w:r>
      <w:r>
        <w:rPr>
          <w:lang w:val="en-GB"/>
        </w:rPr>
        <w:t xml:space="preserve">.</w:t>
      </w:r>
    </w:p>
    <w:p w14:paraId="23DA7774" w14:textId="77777777" w:rsidR="008F54E3" w:rsidRPr="00C32864" w:rsidRDefault="008C6F2C">
      <w:pPr>
        <w:pStyle w:val="TableCaption"/>
        <w:keepNext/>
        <w:rPr>
          <w:lang w:val="en-GB"/>
        </w:rPr>
      </w:pPr>
      <w:r>
        <w:rPr>
          <w:lang w:val="en-GB"/>
        </w:rPr>
        <w:t>Table A16.1. KSB mapping by section</w:t>
      </w:r>
    </w:p>
    <w:tbl>
      <w:tblPr>
        <w:tblStyle w:val="TableGrid"/>
        <w:tblW w:w="8640" w:type="dxa"/>
        <w:tblLayout w:type="fixed"/>
        <w:tblLook w:val="04A0" w:firstRow="1" w:lastRow="0" w:firstColumn="1" w:lastColumn="0" w:noHBand="0" w:noVBand="1"/>
      </w:tblPr>
      <w:tblGrid>
        <w:gridCol w:w="1996"/>
        <w:gridCol w:w="897"/>
        <w:gridCol w:w="5747"/>
      </w:tblGrid>
      <w:tr w:rsidR="008F54E3" w:rsidRPr="00C32864" w14:paraId="434CF025" w14:textId="77777777">
        <w:trPr>
          <w:cantSplit/>
          <w:tblHeader/>
        </w:trPr>
        <w:tc>
          <w:tcPr>
            <w:tcW w:w="1996" w:type="dxa"/>
          </w:tcPr>
          <w:p w14:paraId="0F255CFC" w14:textId="77777777" w:rsidR="008F54E3" w:rsidRPr="00C32864" w:rsidRDefault="008C6F2C">
            <w:pPr>
              <w:keepNext/>
              <w:rPr>
                <w:lang w:val="en-GB"/>
              </w:rPr>
            </w:pPr>
            <w:r>
              <w:rPr>
                <w:b/>
                <w:sz w:val="18"/>
                <w:lang w:val="en-GB"/>
              </w:rPr>
              <w:t>KSB</w:t>
            </w:r>
          </w:p>
        </w:tc>
        <w:tc>
          <w:tcPr>
            <w:tcW w:w="897" w:type="dxa"/>
          </w:tcPr>
          <w:p w14:paraId="276CD9BC" w14:textId="77777777" w:rsidR="008F54E3" w:rsidRPr="00C32864" w:rsidRDefault="008C6F2C">
            <w:pPr>
              <w:keepNext/>
              <w:rPr>
                <w:lang w:val="en-GB"/>
              </w:rPr>
            </w:pPr>
            <w:r>
              <w:rPr>
                <w:b/>
                <w:sz w:val="18"/>
                <w:lang w:val="en-GB"/>
              </w:rPr>
              <w:t>Section</w:t>
            </w:r>
          </w:p>
        </w:tc>
        <w:tc>
          <w:tcPr>
            <w:tcW w:w="5747" w:type="dxa"/>
          </w:tcPr>
          <w:p w14:paraId="15E9BEE4" w14:textId="77777777" w:rsidR="008F54E3" w:rsidRPr="00C32864" w:rsidRDefault="008C6F2C">
            <w:pPr>
              <w:keepNext/>
              <w:rPr>
                <w:lang w:val="en-GB"/>
              </w:rPr>
            </w:pPr>
            <w:r>
              <w:rPr>
                <w:b/>
                <w:sz w:val="18"/>
                <w:lang w:val="en-GB"/>
              </w:rPr>
              <w:t>How the proposal evidences it</w:t>
            </w:r>
          </w:p>
        </w:tc>
      </w:tr>
      <w:tr w:rsidR="008F54E3" w:rsidRPr="00C32864" w14:paraId="19FDE08D" w14:textId="77777777">
        <w:trPr>
          <w:cantSplit/>
        </w:trPr>
        <w:tc>
          <w:tcPr>
            <w:tcW w:w="1996" w:type="dxa"/>
            <w:vMerge w:val="restart"/>
          </w:tcPr>
          <w:p w14:paraId="79A58192" w14:textId="77777777" w:rsidR="008F54E3" w:rsidRPr="00C32864" w:rsidRDefault="008C6F2C">
            <w:pPr>
              <w:rPr>
                <w:lang w:val="en-GB"/>
              </w:rPr>
            </w:pPr>
            <w:r>
              <w:rPr>
                <w:b/>
                <w:sz w:val="18"/>
                <w:lang w:val="en-GB"/>
              </w:rPr>
              <w:t>K3</w:t>
            </w:r>
            <w:r>
              <w:rPr>
                <w:sz w:val="18"/>
                <w:lang w:val="en-GB"/>
              </w:rPr>
              <w:t xml:space="preserve"> New market strategies, changing customer demands and trend analysis</w:t>
            </w:r>
          </w:p>
        </w:tc>
        <w:tc>
          <w:tcPr>
            <w:tcW w:w="897" w:type="dxa"/>
          </w:tcPr>
          <w:p w14:paraId="5D68BED7" w14:textId="77777777" w:rsidR="008F54E3" w:rsidRPr="00C32864" w:rsidRDefault="008C6F2C">
            <w:pPr>
              <w:rPr>
                <w:lang w:val="en-GB"/>
              </w:rPr>
            </w:pPr>
            <w:r>
              <w:rPr>
                <w:sz w:val="18"/>
                <w:lang w:val="en-GB"/>
              </w:rPr>
              <w:t>§2</w:t>
            </w:r>
          </w:p>
        </w:tc>
        <w:tc>
          <w:tcPr>
            <w:tcW w:w="5747" w:type="dxa"/>
          </w:tcPr>
          <w:p w14:paraId="166E213D" w14:textId="77777777" w:rsidR="008F54E3" w:rsidRPr="00C32864" w:rsidRDefault="008C6F2C">
            <w:pPr>
              <w:rPr>
                <w:lang w:val="en-GB"/>
              </w:rPr>
            </w:pPr>
            <w:r>
              <w:rPr>
                <w:sz w:val="18"/>
                <w:lang w:val="en-GB"/>
              </w:rPr>
              <w:t>Trend analysis of the UK RMC market (MPA, 2025b, 2026) and the housing/infrastructure demand divergence (CPA, 2026) as the basis for catchment selection.</w:t>
            </w:r>
          </w:p>
        </w:tc>
      </w:tr>
      <w:tr w:rsidR="008F54E3" w:rsidRPr="00C32864" w14:paraId="44E24084" w14:textId="77777777">
        <w:trPr>
          <w:cantSplit/>
        </w:trPr>
        <w:tc>
          <w:tcPr>
            <w:tcW w:w="1996" w:type="dxa"/>
            <w:vMerge/>
          </w:tcPr>
          <w:p w14:paraId="3B9C4E53" w14:textId="77777777" w:rsidR="008F54E3" w:rsidRPr="00C32864" w:rsidRDefault="008F54E3">
            <w:pPr>
              <w:rPr>
                <w:lang w:val="en-GB"/>
              </w:rPr>
            </w:pPr>
          </w:p>
        </w:tc>
        <w:tc>
          <w:tcPr>
            <w:tcW w:w="897" w:type="dxa"/>
          </w:tcPr>
          <w:p w14:paraId="76759C77" w14:textId="77777777" w:rsidR="008F54E3" w:rsidRPr="00C32864" w:rsidRDefault="008C6F2C">
            <w:pPr>
              <w:rPr>
                <w:lang w:val="en-GB"/>
              </w:rPr>
            </w:pPr>
            <w:r>
              <w:rPr>
                <w:sz w:val="18"/>
                <w:lang w:val="en-GB"/>
              </w:rPr>
              <w:t>§3</w:t>
            </w:r>
          </w:p>
        </w:tc>
        <w:tc>
          <w:tcPr>
            <w:tcW w:w="5747" w:type="dxa"/>
          </w:tcPr>
          <w:p w14:paraId="19008B07" w14:textId="77777777" w:rsidR="008F54E3" w:rsidRPr="00C32864" w:rsidRDefault="008C6F2C">
            <w:pPr>
              <w:rPr>
                <w:lang w:val="en-GB"/>
              </w:rPr>
            </w:pPr>
            <w:r>
              <w:rPr>
                <w:sz w:val="18"/>
                <w:lang w:val="en-GB"/>
              </w:rPr>
              <w:t xml:space="preserve">PESTEL weighted to the domains that discriminate between catchments;</w:t>
            </w:r>
            <w:r>
              <w:rPr>
                <w:rStyle w:val="CommentReference"/>
              </w:rPr>
            </w:r>
            <w:r>
              <w:rPr>
                <w:sz w:val="18"/>
                <w:lang w:val="en-GB"/>
              </w:rPr>
              <w:t xml:space="preserve"> supplier power traced to cement imports and UK CBAM from January 2027; demand measured per unit of competitor capacity rather than absolute volume. PESTEL carried into an external-first SWOT whose recommendations map onto the selection criteria (Minsky &amp; Aron, 2021; Appendix 4).</w:t>
            </w:r>
          </w:p>
        </w:tc>
      </w:tr>
      <w:tr w:rsidR="008F54E3" w:rsidRPr="00C32864" w14:paraId="44159829" w14:textId="77777777">
        <w:trPr>
          <w:cantSplit/>
        </w:trPr>
        <w:tc>
          <w:tcPr>
            <w:tcW w:w="1996" w:type="dxa"/>
            <w:vMerge w:val="restart"/>
          </w:tcPr>
          <w:p w14:paraId="36D1F1E7" w14:textId="77777777" w:rsidR="008F54E3" w:rsidRPr="00C32864" w:rsidRDefault="008C6F2C">
            <w:pPr>
              <w:rPr>
                <w:lang w:val="en-GB"/>
              </w:rPr>
            </w:pPr>
            <w:r>
              <w:rPr>
                <w:b/>
                <w:sz w:val="18"/>
                <w:lang w:val="en-GB"/>
              </w:rPr>
              <w:t>K5</w:t>
            </w:r>
            <w:r>
              <w:rPr>
                <w:sz w:val="18"/>
                <w:lang w:val="en-GB"/>
              </w:rPr>
              <w:t xml:space="preserve"> Systems thinking, knowledge and data management, research methodologies, programme management</w:t>
            </w:r>
          </w:p>
        </w:tc>
        <w:tc>
          <w:tcPr>
            <w:tcW w:w="897" w:type="dxa"/>
          </w:tcPr>
          <w:p w14:paraId="2F39FE9D" w14:textId="77777777" w:rsidR="008F54E3" w:rsidRPr="00C32864" w:rsidRDefault="008C6F2C">
            <w:pPr>
              <w:rPr>
                <w:lang w:val="en-GB"/>
              </w:rPr>
            </w:pPr>
            <w:r>
              <w:rPr>
                <w:sz w:val="18"/>
                <w:lang w:val="en-GB"/>
              </w:rPr>
              <w:t>§3</w:t>
            </w:r>
          </w:p>
        </w:tc>
        <w:tc>
          <w:tcPr>
            <w:tcW w:w="5747" w:type="dxa"/>
          </w:tcPr>
          <w:p w14:paraId="5EE9A2C0" w14:textId="77777777" w:rsidR="008F54E3" w:rsidRPr="00C32864" w:rsidRDefault="008C6F2C">
            <w:pPr>
              <w:rPr>
                <w:lang w:val="en-GB"/>
              </w:rPr>
            </w:pPr>
            <w:r>
              <w:rPr>
                <w:sz w:val="18"/>
                <w:lang w:val="en-GB"/>
              </w:rPr>
              <w:t>Systems thinking: the expansion read as the limits-to-growth archetype (Clancy, 2018; Senge, 2006), with self-funding as the reinforcing loop and service capacity as the balancing one, and the leverage placed on the constraint through the capacity-headroom criterion (§3.4); root cause traced through a 5 Whys chain (§3.3).</w:t>
            </w:r>
          </w:p>
        </w:tc>
      </w:tr>
      <w:tr w:rsidR="008F54E3" w:rsidRPr="00C32864" w14:paraId="107F9287" w14:textId="77777777">
        <w:trPr>
          <w:cantSplit/>
        </w:trPr>
        <w:tc>
          <w:tcPr>
            <w:tcW w:w="1996" w:type="dxa"/>
            <w:vMerge/>
          </w:tcPr>
          <w:p w14:paraId="0B7B32C4" w14:textId="77777777" w:rsidR="008F54E3" w:rsidRPr="00C32864" w:rsidRDefault="008F54E3">
            <w:pPr>
              <w:rPr>
                <w:lang w:val="en-GB"/>
              </w:rPr>
            </w:pPr>
          </w:p>
        </w:tc>
        <w:tc>
          <w:tcPr>
            <w:tcW w:w="897" w:type="dxa"/>
          </w:tcPr>
          <w:p w14:paraId="105742D4" w14:textId="77777777" w:rsidR="008F54E3" w:rsidRPr="00C32864" w:rsidRDefault="008C6F2C">
            <w:pPr>
              <w:rPr>
                <w:lang w:val="en-GB"/>
              </w:rPr>
            </w:pPr>
            <w:r>
              <w:rPr>
                <w:sz w:val="18"/>
                <w:lang w:val="en-GB"/>
              </w:rPr>
              <w:t>§4</w:t>
            </w:r>
          </w:p>
        </w:tc>
        <w:tc>
          <w:tcPr>
            <w:tcW w:w="5747" w:type="dxa"/>
          </w:tcPr>
          <w:p w14:paraId="7EAB6646" w14:textId="77777777" w:rsidR="008F54E3" w:rsidRPr="00C32864" w:rsidRDefault="008C6F2C">
            <w:pPr>
              <w:rPr>
                <w:lang w:val="en-GB"/>
              </w:rPr>
            </w:pPr>
            <w:r>
              <w:rPr>
                <w:sz w:val="18"/>
                <w:lang w:val="en-GB"/>
              </w:rPr>
              <w:t xml:space="preserve">Research methodology and data management: sequential mixed-methods design defended against rejected alternatives (Table 2); data managed across internal records, sector datasets and interview notes; </w:t>
            </w:r>
            <w:r>
              <w:rPr>
                <w:sz w:val="18"/>
                <w:lang w:val="en-GB"/>
              </w:rPr>
              <w:t xml:space="preserve">validity through triangulation and recorded weighting provenance</w:t>
            </w:r>
            <w:r>
              <w:rPr>
                <w:rStyle w:val="CommentReference"/>
              </w:rPr>
            </w:r>
            <w:r>
              <w:rPr>
                <w:sz w:val="18"/>
                <w:lang w:val="en-GB"/>
              </w:rPr>
              <w:t xml:space="preserve"> (§4.1). Knowledge management: the framework turns directors' tacit judgement into explicit, repeatable knowledge (Nonaka, 2008; §4.4).</w:t>
            </w:r>
          </w:p>
        </w:tc>
      </w:tr>
      <w:tr w:rsidR="008F54E3" w:rsidRPr="00C32864" w14:paraId="43FD322E" w14:textId="77777777">
        <w:trPr>
          <w:cantSplit/>
        </w:trPr>
        <w:tc>
          <w:tcPr>
            <w:tcW w:w="1996" w:type="dxa"/>
            <w:vMerge/>
          </w:tcPr>
          <w:p w14:paraId="09250BB4" w14:textId="77777777" w:rsidR="008F54E3" w:rsidRPr="00C32864" w:rsidRDefault="008F54E3">
            <w:pPr>
              <w:rPr>
                <w:lang w:val="en-GB"/>
              </w:rPr>
            </w:pPr>
          </w:p>
        </w:tc>
        <w:tc>
          <w:tcPr>
            <w:tcW w:w="897" w:type="dxa"/>
          </w:tcPr>
          <w:p w14:paraId="6D3EB6E1" w14:textId="77777777" w:rsidR="008F54E3" w:rsidRPr="00C32864" w:rsidRDefault="008C6F2C">
            <w:pPr>
              <w:rPr>
                <w:lang w:val="en-GB"/>
              </w:rPr>
            </w:pPr>
            <w:r>
              <w:rPr>
                <w:sz w:val="18"/>
                <w:lang w:val="en-GB"/>
              </w:rPr>
              <w:t>§5</w:t>
            </w:r>
          </w:p>
        </w:tc>
        <w:tc>
          <w:tcPr>
            <w:tcW w:w="5747" w:type="dxa"/>
          </w:tcPr>
          <w:p w14:paraId="19FAC250" w14:textId="77777777" w:rsidR="008F54E3" w:rsidRPr="00C32864" w:rsidRDefault="008C6F2C">
            <w:pPr>
              <w:rPr>
                <w:lang w:val="en-GB"/>
              </w:rPr>
            </w:pPr>
            <w:r>
              <w:rPr>
                <w:sz w:val="18"/>
                <w:lang w:val="en-GB"/>
              </w:rPr>
              <w:t>Programme management: stage-gated implementation with owners and exit criteria (Table 8), with the change managed through Lewin's three stages and planning revisited at each gate (§5.7). Planning tools evaluated for fit before selection (§5.7; Table A14.2).</w:t>
            </w:r>
          </w:p>
        </w:tc>
      </w:tr>
      <w:tr w:rsidR="008F54E3" w:rsidRPr="00C32864" w14:paraId="28775F27" w14:textId="77777777">
        <w:trPr>
          <w:cantSplit/>
        </w:trPr>
        <w:tc>
          <w:tcPr>
            <w:tcW w:w="1996" w:type="dxa"/>
            <w:vMerge w:val="restart"/>
          </w:tcPr>
          <w:p w14:paraId="637AF49D" w14:textId="77777777" w:rsidR="008F54E3" w:rsidRPr="00C32864" w:rsidRDefault="008C6F2C">
            <w:pPr>
              <w:rPr>
                <w:lang w:val="en-GB"/>
              </w:rPr>
            </w:pPr>
            <w:r>
              <w:rPr>
                <w:b/>
                <w:sz w:val="18"/>
                <w:lang w:val="en-GB"/>
              </w:rPr>
              <w:t>K8</w:t>
            </w:r>
            <w:r>
              <w:rPr>
                <w:sz w:val="18"/>
                <w:lang w:val="en-GB"/>
              </w:rPr>
              <w:t xml:space="preserve"> Financial strategies, modelling, and evaluation of financial and non-financial information</w:t>
            </w:r>
          </w:p>
        </w:tc>
        <w:tc>
          <w:tcPr>
            <w:tcW w:w="897" w:type="dxa"/>
          </w:tcPr>
          <w:p w14:paraId="7F070612" w14:textId="77777777" w:rsidR="008F54E3" w:rsidRPr="00C32864" w:rsidRDefault="008C6F2C">
            <w:pPr>
              <w:rPr>
                <w:lang w:val="en-GB"/>
              </w:rPr>
            </w:pPr>
            <w:r>
              <w:rPr>
                <w:sz w:val="18"/>
                <w:lang w:val="en-GB"/>
              </w:rPr>
              <w:t>§4</w:t>
            </w:r>
          </w:p>
        </w:tc>
        <w:tc>
          <w:tcPr>
            <w:tcW w:w="5747" w:type="dxa"/>
          </w:tcPr>
          <w:p w14:paraId="4B80D4FA" w14:textId="77777777" w:rsidR="008F54E3" w:rsidRPr="00C32864" w:rsidRDefault="008C6F2C">
            <w:pPr>
              <w:rPr>
                <w:lang w:val="en-GB"/>
              </w:rPr>
            </w:pPr>
            <w:r>
              <w:rPr>
                <w:sz w:val="18"/>
                <w:lang w:val="en-GB"/>
              </w:rPr>
              <w:t xml:space="preserve">Financial modelling — cost base</w:t>
            </w:r>
            <w:r>
              <w:rPr>
                <w:rStyle w:val="CommentReference"/>
              </w:rPr>
            </w:r>
            <w:r>
              <w:rPr>
                <w:sz w:val="18"/>
                <w:lang w:val="en-GB"/>
              </w:rPr>
              <w:t xml:space="preserve">, break-even, scenario and sensitivity analysis; economic theory applied through location and cost-volume-profit method. Non-financial information evaluated alongside financial: low-carbon supply capability weighted in the MCDA (Table 4) as a commercial variable affecting access to </w:t>
            </w:r>
            <w:r>
              <w:rPr>
                <w:sz w:val="18"/>
                <w:lang w:val="en-GB"/>
              </w:rPr>
              <w:t xml:space="preserve">infrastructure demand, not as a compliance cost</w:t>
            </w:r>
            <w:r>
              <w:rPr>
                <w:rStyle w:val="CommentReference"/>
              </w:rPr>
            </w:r>
            <w:r>
              <w:rPr>
                <w:sz w:val="18"/>
                <w:lang w:val="en-GB"/>
              </w:rPr>
              <w:t xml:space="preserve">. Payback adopted as primary metric and critically defended, with discounted payback and an NPV hurdle containing its known weaknesses (§4.4). Accounting rate of return and internal rate of return evaluated and set aside, with reasons (§4.4). The appraisal is a two-stage </w:t>
            </w:r>
            <w:del w:id="7003" w:author="Claude (proofreading)" w:date="2026-10-06T09:00:00Z">
              <w:r>
                <w:rPr>
                  <w:sz w:val="18"/>
                  <w:lang w:val="en-GB"/>
                </w:rPr>
                <w:delText xml:space="preserve">cost benefit analysis</w:delText>
              </w:r>
            </w:del>
            <w:ins w:id="7004" w:author="Claude (proofreading)" w:date="2026-10-06T09:00:00Z">
              <w:r>
                <w:rPr>
                  <w:sz w:val="18"/>
                  <w:lang w:val="en-GB"/>
                </w:rPr>
                <w:t xml:space="preserve">cost-benefit analysis</w:t>
              </w:r>
            </w:ins>
            <w:r>
              <w:rPr>
                <w:sz w:val="18"/>
                <w:lang w:val="en-GB"/>
              </w:rPr>
              <w:t xml:space="preserve">: MCDA ranks the options on priced and unpriced criteria, and the financial appraisal tests the ranking against cash (§4.4). The depot model presented to the board </w:t>
            </w:r>
            <w:r>
              <w:rPr>
                <w:sz w:val="18"/>
                <w:lang w:val="en-GB"/>
              </w:rPr>
              <w:t xml:space="preserve">was rebuilt, reconciled to the workbook and reviewed</w:t>
            </w:r>
            <w:r>
              <w:rPr>
                <w:rStyle w:val="CommentReference"/>
              </w:rPr>
            </w:r>
            <w:r>
              <w:rPr>
                <w:sz w:val="18"/>
                <w:lang w:val="en-GB"/>
              </w:rPr>
              <w:t xml:space="preserve">; its faults are corrected and their effect on payback shown (Table A9.4).</w:t>
            </w:r>
          </w:p>
        </w:tc>
      </w:tr>
      <w:tr w:rsidR="008F54E3" w:rsidRPr="00C32864" w14:paraId="0E663355" w14:textId="77777777">
        <w:trPr>
          <w:cantSplit/>
        </w:trPr>
        <w:tc>
          <w:tcPr>
            <w:tcW w:w="1996" w:type="dxa"/>
            <w:vMerge/>
          </w:tcPr>
          <w:p w14:paraId="068A16F7" w14:textId="77777777" w:rsidR="008F54E3" w:rsidRPr="00C32864" w:rsidRDefault="008F54E3">
            <w:pPr>
              <w:rPr>
                <w:lang w:val="en-GB"/>
              </w:rPr>
            </w:pPr>
          </w:p>
        </w:tc>
        <w:tc>
          <w:tcPr>
            <w:tcW w:w="897" w:type="dxa"/>
          </w:tcPr>
          <w:p w14:paraId="7A9FB341" w14:textId="77777777" w:rsidR="008F54E3" w:rsidRPr="00C32864" w:rsidRDefault="008C6F2C">
            <w:pPr>
              <w:rPr>
                <w:lang w:val="en-GB"/>
              </w:rPr>
            </w:pPr>
            <w:r>
              <w:rPr>
                <w:sz w:val="18"/>
                <w:lang w:val="en-GB"/>
              </w:rPr>
              <w:t>§5</w:t>
            </w:r>
          </w:p>
        </w:tc>
        <w:tc>
          <w:tcPr>
            <w:tcW w:w="5747" w:type="dxa"/>
          </w:tcPr>
          <w:p w14:paraId="5BACC749" w14:textId="77777777" w:rsidR="008F54E3" w:rsidRPr="00C32864" w:rsidRDefault="008C6F2C">
            <w:pPr>
              <w:rPr>
                <w:lang w:val="en-GB"/>
              </w:rPr>
            </w:pPr>
            <w:r>
              <w:rPr>
                <w:sz w:val="18"/>
                <w:lang w:val="en-GB"/>
              </w:rPr>
              <w:t xml:space="preserve">Funding strategy critically evaluated across four routes using pecking-order theory, Higgins's sustainable-growth limit and real options; </w:t>
            </w:r>
            <w:r>
              <w:rPr>
                <w:sz w:val="18"/>
                <w:lang w:val="en-GB"/>
              </w:rPr>
              <w:t xml:space="preserve">the self-funding chain tested against payback; opportunity cost quantified</w:t>
            </w:r>
            <w:r>
              <w:rPr>
                <w:rStyle w:val="CommentReference"/>
              </w:rPr>
            </w:r>
            <w:r>
              <w:rPr>
                <w:sz w:val="18"/>
                <w:lang w:val="en-GB"/>
              </w:rPr>
              <w:t xml:space="preserve"> (§5.2, Table 6).</w:t>
            </w:r>
          </w:p>
        </w:tc>
      </w:tr>
      <w:tr w:rsidR="008F54E3" w:rsidRPr="00C32864" w14:paraId="49145D66" w14:textId="77777777">
        <w:trPr>
          <w:cantSplit/>
        </w:trPr>
        <w:tc>
          <w:tcPr>
            <w:tcW w:w="1996" w:type="dxa"/>
          </w:tcPr>
          <w:p w14:paraId="01CC085E" w14:textId="77777777" w:rsidR="008F54E3" w:rsidRPr="00C32864" w:rsidRDefault="008C6F2C">
            <w:pPr>
              <w:rPr>
                <w:lang w:val="en-GB"/>
              </w:rPr>
            </w:pPr>
            <w:r>
              <w:rPr>
                <w:b/>
                <w:sz w:val="18"/>
                <w:lang w:val="en-GB"/>
              </w:rPr>
              <w:t>K9</w:t>
            </w:r>
            <w:r>
              <w:rPr>
                <w:sz w:val="18"/>
                <w:lang w:val="en-GB"/>
              </w:rPr>
              <w:t xml:space="preserve"> Financial governance, legal requirements and procurement strategies</w:t>
            </w:r>
          </w:p>
        </w:tc>
        <w:tc>
          <w:tcPr>
            <w:tcW w:w="897" w:type="dxa"/>
          </w:tcPr>
          <w:p w14:paraId="0B69B261" w14:textId="77777777" w:rsidR="008F54E3" w:rsidRPr="00C32864" w:rsidRDefault="008C6F2C">
            <w:pPr>
              <w:rPr>
                <w:lang w:val="en-GB"/>
              </w:rPr>
            </w:pPr>
            <w:r>
              <w:rPr>
                <w:sz w:val="18"/>
                <w:lang w:val="en-GB"/>
              </w:rPr>
              <w:t>§5</w:t>
            </w:r>
          </w:p>
        </w:tc>
        <w:tc>
          <w:tcPr>
            <w:tcW w:w="5747" w:type="dxa"/>
          </w:tcPr>
          <w:p w14:paraId="70ECD781" w14:textId="77777777" w:rsidR="008F54E3" w:rsidRPr="00C32864" w:rsidRDefault="008C6F2C">
            <w:pPr>
              <w:rPr>
                <w:lang w:val="en-GB"/>
              </w:rPr>
            </w:pPr>
            <w:r>
              <w:rPr>
                <w:sz w:val="18"/>
                <w:lang w:val="en-GB"/>
              </w:rPr>
              <w:t xml:space="preserve">Financial governance (board approval threshold), legal requirements (O-licence variation and maintenance obligations, planning consent) and procurement strategy (32-tonne-compliant fleet; cement hedging including CBAM pass-through; lower-clinker and GGBS specification for </w:t>
            </w:r>
            <w:r>
              <w:rPr>
                <w:sz w:val="18"/>
                <w:lang w:val="en-GB"/>
              </w:rPr>
              <w:t xml:space="preserve">EPD-requiring clients) — §5.3.</w:t>
            </w:r>
            <w:r>
              <w:rPr>
                <w:rStyle w:val="CommentReference"/>
              </w:rPr>
            </w:r>
          </w:p>
        </w:tc>
      </w:tr>
      <w:tr w:rsidR="008F54E3" w:rsidRPr="00C32864" w14:paraId="67D1102E" w14:textId="77777777">
        <w:trPr>
          <w:cantSplit/>
        </w:trPr>
        <w:tc>
          <w:tcPr>
            <w:tcW w:w="1996" w:type="dxa"/>
          </w:tcPr>
          <w:p w14:paraId="2D4FF230" w14:textId="77777777" w:rsidR="008F54E3" w:rsidRPr="00C32864" w:rsidRDefault="008C6F2C">
            <w:pPr>
              <w:rPr>
                <w:lang w:val="en-GB"/>
              </w:rPr>
            </w:pPr>
            <w:r>
              <w:rPr>
                <w:b/>
                <w:sz w:val="18"/>
                <w:lang w:val="en-GB"/>
              </w:rPr>
              <w:t>K12</w:t>
            </w:r>
            <w:r>
              <w:rPr>
                <w:sz w:val="18"/>
                <w:lang w:val="en-GB"/>
              </w:rPr>
              <w:t xml:space="preserve"> Influencing and negotiating strategies, upwards and outwards</w:t>
            </w:r>
          </w:p>
        </w:tc>
        <w:tc>
          <w:tcPr>
            <w:tcW w:w="897" w:type="dxa"/>
          </w:tcPr>
          <w:p w14:paraId="6F0AF6FF" w14:textId="77777777" w:rsidR="008F54E3" w:rsidRPr="00C32864" w:rsidRDefault="008C6F2C">
            <w:pPr>
              <w:rPr>
                <w:lang w:val="en-GB"/>
              </w:rPr>
            </w:pPr>
            <w:r>
              <w:rPr>
                <w:sz w:val="18"/>
                <w:lang w:val="en-GB"/>
              </w:rPr>
              <w:t>§5</w:t>
            </w:r>
          </w:p>
        </w:tc>
        <w:tc>
          <w:tcPr>
            <w:tcW w:w="5747" w:type="dxa"/>
          </w:tcPr>
          <w:p w14:paraId="12B2937E" w14:textId="77777777" w:rsidR="008F54E3" w:rsidRPr="00C32864" w:rsidRDefault="008C6F2C">
            <w:pPr>
              <w:rPr>
                <w:lang w:val="en-GB"/>
              </w:rPr>
            </w:pPr>
            <w:r>
              <w:rPr>
                <w:sz w:val="18"/>
                <w:lang w:val="en-GB"/>
              </w:rPr>
              <w:t xml:space="preserve">Influencing and negotiating upwards: board capital approval negotiated on underlying interests rather than stated positions (§5.6), to be evidenced from the 5 November board.</w:t>
            </w:r>
          </w:p>
        </w:tc>
      </w:tr>
      <w:tr w:rsidR="008F54E3" w:rsidRPr="00C32864" w14:paraId="028FC71B" w14:textId="77777777">
        <w:trPr>
          <w:cantSplit/>
        </w:trPr>
        <w:tc>
          <w:tcPr>
            <w:tcW w:w="1996" w:type="dxa"/>
          </w:tcPr>
          <w:p w14:paraId="5A669285" w14:textId="77777777" w:rsidR="008F54E3" w:rsidRPr="00C32864" w:rsidRDefault="008C6F2C">
            <w:pPr>
              <w:rPr>
                <w:lang w:val="en-GB"/>
              </w:rPr>
            </w:pPr>
            <w:r>
              <w:rPr>
                <w:b/>
                <w:sz w:val="18"/>
                <w:lang w:val="en-GB"/>
              </w:rPr>
              <w:t>K14</w:t>
            </w:r>
            <w:r>
              <w:rPr>
                <w:sz w:val="18"/>
                <w:lang w:val="en-GB"/>
              </w:rPr>
              <w:t xml:space="preserve"> Working with board and other company leadership structures</w:t>
            </w:r>
          </w:p>
        </w:tc>
        <w:tc>
          <w:tcPr>
            <w:tcW w:w="897" w:type="dxa"/>
          </w:tcPr>
          <w:p w14:paraId="2C0FE20B" w14:textId="77777777" w:rsidR="008F54E3" w:rsidRPr="00C32864" w:rsidRDefault="008C6F2C">
            <w:pPr>
              <w:rPr>
                <w:lang w:val="en-GB"/>
              </w:rPr>
            </w:pPr>
            <w:r>
              <w:rPr>
                <w:sz w:val="18"/>
                <w:lang w:val="en-GB"/>
              </w:rPr>
              <w:t>§5</w:t>
            </w:r>
          </w:p>
        </w:tc>
        <w:tc>
          <w:tcPr>
            <w:tcW w:w="5747" w:type="dxa"/>
          </w:tcPr>
          <w:p w14:paraId="785F7EC8" w14:textId="77777777" w:rsidR="008F54E3" w:rsidRPr="00C32864" w:rsidRDefault="008C6F2C">
            <w:pPr>
              <w:rPr>
                <w:lang w:val="en-GB"/>
              </w:rPr>
            </w:pPr>
            <w:r>
              <w:rPr>
                <w:sz w:val="18"/>
                <w:lang w:val="en-GB"/>
              </w:rPr>
              <w:t xml:space="preserve">Works with the Managing Director as sponsor and the board as approver through a formal board paper (Table 8, G0; Appendix 12). The move from judgement to evidence in board decisions is managed as organisational change, refrozen by the board mandate, with later gates guarding against declaring victory too soon (§5.7).</w:t>
            </w:r>
            <w:r>
              <w:rPr>
                <w:rStyle w:val="CommentReference"/>
              </w:rPr>
            </w:r>
          </w:p>
        </w:tc>
      </w:tr>
      <w:tr w:rsidR="008F54E3" w:rsidRPr="00C32864" w14:paraId="56D4F765" w14:textId="77777777">
        <w:trPr>
          <w:cantSplit/>
        </w:trPr>
        <w:tc>
          <w:tcPr>
            <w:tcW w:w="1996" w:type="dxa"/>
            <w:vMerge w:val="restart"/>
          </w:tcPr>
          <w:p w14:paraId="60D60171" w14:textId="77777777" w:rsidR="008F54E3" w:rsidRPr="00C32864" w:rsidRDefault="008C6F2C">
            <w:pPr>
              <w:rPr>
                <w:lang w:val="en-GB"/>
              </w:rPr>
            </w:pPr>
            <w:r>
              <w:rPr>
                <w:b/>
                <w:sz w:val="18"/>
                <w:lang w:val="en-GB"/>
              </w:rPr>
              <w:t>K15</w:t>
            </w:r>
            <w:r>
              <w:rPr>
                <w:sz w:val="18"/>
                <w:lang w:val="en-GB"/>
              </w:rPr>
              <w:t xml:space="preserve"> Brand and reputation management</w:t>
            </w:r>
          </w:p>
        </w:tc>
        <w:tc>
          <w:tcPr>
            <w:tcW w:w="897" w:type="dxa"/>
          </w:tcPr>
          <w:p w14:paraId="0D023375" w14:textId="77777777" w:rsidR="008F54E3" w:rsidRPr="00C32864" w:rsidRDefault="008C6F2C">
            <w:pPr>
              <w:rPr>
                <w:lang w:val="en-GB"/>
              </w:rPr>
            </w:pPr>
            <w:r>
              <w:rPr>
                <w:sz w:val="18"/>
                <w:lang w:val="en-GB"/>
              </w:rPr>
              <w:t>§3</w:t>
            </w:r>
          </w:p>
        </w:tc>
        <w:tc>
          <w:tcPr>
            <w:tcW w:w="5747" w:type="dxa"/>
          </w:tcPr>
          <w:p w14:paraId="287CCD19" w14:textId="77777777" w:rsidR="008F54E3" w:rsidRPr="00C32864" w:rsidRDefault="008C6F2C">
            <w:pPr>
              <w:rPr>
                <w:lang w:val="en-GB"/>
              </w:rPr>
            </w:pPr>
            <w:r>
              <w:rPr>
                <w:sz w:val="18"/>
                <w:lang w:val="en-GB"/>
              </w:rPr>
              <w:t xml:space="preserve">§3.4 critically evaluates delivery reputation: questions the transfer of consumer-brand theory to B2B buyers (Leek &amp; Christodoulides, 2012), evidences the risk from Procon's declined-work records, shows the 2028 payload change tightening the same constraint, and builds brand protection into site selection through backup-coverage logic (Hogan &amp; ReVelle, 1986). Reputation treated as plural (Harvey et al., 2017), with the transfer of that finding to be tested against the share of volume from customers who buy from more than one depot (§3.4; RAID R6).</w:t>
            </w:r>
          </w:p>
        </w:tc>
      </w:tr>
      <w:tr w:rsidR="008F54E3" w:rsidRPr="00C32864" w14:paraId="679413BE" w14:textId="77777777">
        <w:trPr>
          <w:cantSplit/>
        </w:trPr>
        <w:tc>
          <w:tcPr>
            <w:tcW w:w="1996" w:type="dxa"/>
            <w:vMerge/>
          </w:tcPr>
          <w:p w14:paraId="4323CA30" w14:textId="77777777" w:rsidR="008F54E3" w:rsidRPr="00C32864" w:rsidRDefault="008F54E3">
            <w:pPr>
              <w:rPr>
                <w:lang w:val="en-GB"/>
              </w:rPr>
            </w:pPr>
          </w:p>
        </w:tc>
        <w:tc>
          <w:tcPr>
            <w:tcW w:w="897" w:type="dxa"/>
          </w:tcPr>
          <w:p w14:paraId="4F106DE0" w14:textId="77777777" w:rsidR="008F54E3" w:rsidRPr="00C32864" w:rsidRDefault="008C6F2C">
            <w:pPr>
              <w:rPr>
                <w:lang w:val="en-GB"/>
              </w:rPr>
            </w:pPr>
            <w:r>
              <w:rPr>
                <w:sz w:val="18"/>
                <w:lang w:val="en-GB"/>
              </w:rPr>
              <w:t>§5</w:t>
            </w:r>
          </w:p>
        </w:tc>
        <w:tc>
          <w:tcPr>
            <w:tcW w:w="5747" w:type="dxa"/>
          </w:tcPr>
          <w:p w14:paraId="44540D6E" w14:textId="77777777" w:rsidR="008F54E3" w:rsidRPr="00C32864" w:rsidRDefault="008C6F2C">
            <w:pPr>
              <w:rPr>
                <w:lang w:val="en-GB"/>
              </w:rPr>
            </w:pPr>
            <w:r>
              <w:rPr>
                <w:sz w:val="18"/>
                <w:lang w:val="en-GB"/>
              </w:rPr>
              <w:t>Brand protection carried into implementation via capacity-headroom risk control (RAID R6, Appendix 15) and the pre-sell sequencing decision.</w:t>
            </w:r>
          </w:p>
        </w:tc>
      </w:tr>
      <w:tr w:rsidR="008F54E3" w:rsidRPr="00C32864" w14:paraId="6FC06590" w14:textId="77777777">
        <w:trPr>
          <w:cantSplit/>
        </w:trPr>
        <w:tc>
          <w:tcPr>
            <w:tcW w:w="1996" w:type="dxa"/>
            <w:vMerge w:val="restart"/>
          </w:tcPr>
          <w:p w14:paraId="36C6579C" w14:textId="77777777" w:rsidR="008F54E3" w:rsidRPr="00C32864" w:rsidRDefault="008C6F2C">
            <w:pPr>
              <w:rPr>
                <w:lang w:val="en-GB"/>
              </w:rPr>
            </w:pPr>
            <w:r>
              <w:rPr>
                <w:b/>
                <w:sz w:val="18"/>
                <w:lang w:val="en-GB"/>
              </w:rPr>
              <w:t>K16</w:t>
            </w:r>
            <w:r>
              <w:rPr>
                <w:sz w:val="18"/>
                <w:lang w:val="en-GB"/>
              </w:rPr>
              <w:t xml:space="preserve"> Markets, stakeholders' requirements and the sustainability agenda</w:t>
            </w:r>
          </w:p>
        </w:tc>
        <w:tc>
          <w:tcPr>
            <w:tcW w:w="897" w:type="dxa"/>
          </w:tcPr>
          <w:p w14:paraId="721BD19D" w14:textId="77777777" w:rsidR="008F54E3" w:rsidRPr="00C32864" w:rsidRDefault="008C6F2C">
            <w:pPr>
              <w:rPr>
                <w:lang w:val="en-GB"/>
              </w:rPr>
            </w:pPr>
            <w:r>
              <w:rPr>
                <w:sz w:val="18"/>
                <w:lang w:val="en-GB"/>
              </w:rPr>
              <w:t>§2</w:t>
            </w:r>
          </w:p>
        </w:tc>
        <w:tc>
          <w:tcPr>
            <w:tcW w:w="5747" w:type="dxa"/>
          </w:tcPr>
          <w:p w14:paraId="30455AFD" w14:textId="77777777" w:rsidR="008F54E3" w:rsidRPr="00C32864" w:rsidRDefault="008C6F2C">
            <w:pPr>
              <w:rPr>
                <w:lang w:val="en-GB"/>
              </w:rPr>
            </w:pPr>
            <w:r>
              <w:rPr>
                <w:sz w:val="18"/>
                <w:lang w:val="en-GB"/>
              </w:rPr>
              <w:t>Positions Procon within its market, the regulatory regime governing it (DfT, 2025b) and the stakeholder set the expansion depends on.</w:t>
            </w:r>
          </w:p>
        </w:tc>
      </w:tr>
      <w:tr w:rsidR="008F54E3" w:rsidRPr="00C32864" w14:paraId="28ABCC87" w14:textId="77777777">
        <w:trPr>
          <w:cantSplit/>
        </w:trPr>
        <w:tc>
          <w:tcPr>
            <w:tcW w:w="1996" w:type="dxa"/>
            <w:vMerge/>
          </w:tcPr>
          <w:p w14:paraId="4305345B" w14:textId="77777777" w:rsidR="008F54E3" w:rsidRPr="00C32864" w:rsidRDefault="008F54E3">
            <w:pPr>
              <w:rPr>
                <w:lang w:val="en-GB"/>
              </w:rPr>
            </w:pPr>
          </w:p>
        </w:tc>
        <w:tc>
          <w:tcPr>
            <w:tcW w:w="897" w:type="dxa"/>
          </w:tcPr>
          <w:p w14:paraId="39B66864" w14:textId="77777777" w:rsidR="008F54E3" w:rsidRPr="00C32864" w:rsidRDefault="008C6F2C">
            <w:pPr>
              <w:rPr>
                <w:lang w:val="en-GB"/>
              </w:rPr>
            </w:pPr>
            <w:r>
              <w:rPr>
                <w:sz w:val="18"/>
                <w:lang w:val="en-GB"/>
              </w:rPr>
              <w:t>§3</w:t>
            </w:r>
          </w:p>
        </w:tc>
        <w:tc>
          <w:tcPr>
            <w:tcW w:w="5747" w:type="dxa"/>
          </w:tcPr>
          <w:p w14:paraId="25CF9C4C" w14:textId="77777777" w:rsidR="008F54E3" w:rsidRPr="00C32864" w:rsidRDefault="008C6F2C">
            <w:pPr>
              <w:rPr>
                <w:lang w:val="en-GB"/>
              </w:rPr>
            </w:pPr>
            <w:r>
              <w:rPr>
                <w:sz w:val="18"/>
                <w:lang w:val="en-GB"/>
              </w:rPr>
              <w:t>Five Forces locates Procon in its market and supply chain. Sustainability agenda treated as a client requirement (National Highways' PAS 2080 supply-chain mandate) and as a brand risk (green claims must be substantiated; CMA, 2021) (§3.1).</w:t>
            </w:r>
          </w:p>
        </w:tc>
      </w:tr>
      <w:tr w:rsidR="008F54E3" w:rsidRPr="00C32864" w14:paraId="30F66E27" w14:textId="77777777">
        <w:trPr>
          <w:cantSplit/>
        </w:trPr>
        <w:tc>
          <w:tcPr>
            <w:tcW w:w="1996" w:type="dxa"/>
            <w:vMerge w:val="restart"/>
          </w:tcPr>
          <w:p w14:paraId="61D2245E" w14:textId="77777777" w:rsidR="008F54E3" w:rsidRPr="00C32864" w:rsidRDefault="008C6F2C">
            <w:pPr>
              <w:rPr>
                <w:lang w:val="en-GB"/>
              </w:rPr>
            </w:pPr>
            <w:r>
              <w:rPr>
                <w:b/>
                <w:sz w:val="18"/>
                <w:lang w:val="en-GB"/>
              </w:rPr>
              <w:t>S2</w:t>
            </w:r>
            <w:r>
              <w:rPr>
                <w:sz w:val="18"/>
                <w:lang w:val="en-GB"/>
              </w:rPr>
              <w:t xml:space="preserve"> Set strategic direction and gain support for it from key stakeholders</w:t>
            </w:r>
          </w:p>
        </w:tc>
        <w:tc>
          <w:tcPr>
            <w:tcW w:w="897" w:type="dxa"/>
          </w:tcPr>
          <w:p w14:paraId="55CA155F" w14:textId="77777777" w:rsidR="008F54E3" w:rsidRPr="00C32864" w:rsidRDefault="008C6F2C">
            <w:pPr>
              <w:rPr>
                <w:lang w:val="en-GB"/>
              </w:rPr>
            </w:pPr>
            <w:r>
              <w:rPr>
                <w:sz w:val="18"/>
                <w:lang w:val="en-GB"/>
              </w:rPr>
              <w:t>§2</w:t>
            </w:r>
          </w:p>
        </w:tc>
        <w:tc>
          <w:tcPr>
            <w:tcW w:w="5747" w:type="dxa"/>
          </w:tcPr>
          <w:p w14:paraId="44A2B494" w14:textId="77777777" w:rsidR="008F54E3" w:rsidRPr="00C32864" w:rsidRDefault="008C6F2C">
            <w:pPr>
              <w:rPr>
                <w:lang w:val="en-GB"/>
              </w:rPr>
            </w:pPr>
            <w:r>
              <w:rPr>
                <w:sz w:val="18"/>
                <w:lang w:val="en-GB"/>
              </w:rPr>
              <w:t xml:space="preserve">Sets the strategic </w:t>
            </w:r>
            <w:r>
              <w:rPr>
                <w:sz w:val="18"/>
                <w:lang w:val="en-GB"/>
              </w:rPr>
              <w:t xml:space="preserve">direction — aim, five objectives and SMART KPIs (Table 1) — that board approval</w:t>
            </w:r>
            <w:r>
              <w:rPr>
                <w:rStyle w:val="CommentReference"/>
              </w:rPr>
            </w:r>
            <w:r>
              <w:rPr>
                <w:sz w:val="18"/>
                <w:lang w:val="en-GB"/>
              </w:rPr>
              <w:t xml:space="preserve"> is subsequently sought for.</w:t>
            </w:r>
          </w:p>
        </w:tc>
      </w:tr>
      <w:tr w:rsidR="008F54E3" w:rsidRPr="00C32864" w14:paraId="690CFFA8" w14:textId="77777777">
        <w:trPr>
          <w:cantSplit/>
        </w:trPr>
        <w:tc>
          <w:tcPr>
            <w:tcW w:w="1996" w:type="dxa"/>
            <w:vMerge/>
          </w:tcPr>
          <w:p w14:paraId="78ECA695" w14:textId="77777777" w:rsidR="008F54E3" w:rsidRPr="00C32864" w:rsidRDefault="008F54E3">
            <w:pPr>
              <w:rPr>
                <w:lang w:val="en-GB"/>
              </w:rPr>
            </w:pPr>
          </w:p>
        </w:tc>
        <w:tc>
          <w:tcPr>
            <w:tcW w:w="897" w:type="dxa"/>
          </w:tcPr>
          <w:p w14:paraId="29BF88DB" w14:textId="77777777" w:rsidR="008F54E3" w:rsidRPr="00C32864" w:rsidRDefault="008C6F2C">
            <w:pPr>
              <w:rPr>
                <w:lang w:val="en-GB"/>
              </w:rPr>
            </w:pPr>
            <w:r>
              <w:rPr>
                <w:sz w:val="18"/>
                <w:lang w:val="en-GB"/>
              </w:rPr>
              <w:t>§5</w:t>
            </w:r>
          </w:p>
        </w:tc>
        <w:tc>
          <w:tcPr>
            <w:tcW w:w="5747" w:type="dxa"/>
          </w:tcPr>
          <w:p w14:paraId="33F21499" w14:textId="77777777" w:rsidR="008F54E3" w:rsidRPr="00C32864" w:rsidRDefault="008C6F2C">
            <w:pPr>
              <w:rPr>
                <w:lang w:val="en-GB"/>
              </w:rPr>
            </w:pPr>
            <w:r>
              <w:rPr>
                <w:sz w:val="18"/>
                <w:lang w:val="en-GB"/>
              </w:rPr>
              <w:t xml:space="preserve">Secures board support for the strategic direction, to be evidenced at Appendix 13 after the 5 November board.</w:t>
            </w:r>
          </w:p>
        </w:tc>
      </w:tr>
      <w:tr w:rsidR="008F54E3" w:rsidRPr="00C32864" w14:paraId="566F0103" w14:textId="77777777">
        <w:trPr>
          <w:cantSplit/>
        </w:trPr>
        <w:tc>
          <w:tcPr>
            <w:tcW w:w="1996" w:type="dxa"/>
            <w:vMerge w:val="restart"/>
          </w:tcPr>
          <w:p w14:paraId="32B8B436" w14:textId="77777777" w:rsidR="008F54E3" w:rsidRPr="00C32864" w:rsidRDefault="008C6F2C">
            <w:pPr>
              <w:rPr>
                <w:lang w:val="en-GB"/>
              </w:rPr>
            </w:pPr>
            <w:r>
              <w:rPr>
                <w:b/>
                <w:sz w:val="18"/>
                <w:lang w:val="en-GB"/>
              </w:rPr>
              <w:t>S3</w:t>
            </w:r>
            <w:r>
              <w:rPr>
                <w:sz w:val="18"/>
                <w:lang w:val="en-GB"/>
              </w:rPr>
              <w:t xml:space="preserve"> Undertake research; critically analyse and integrate complex information</w:t>
            </w:r>
          </w:p>
        </w:tc>
        <w:tc>
          <w:tcPr>
            <w:tcW w:w="897" w:type="dxa"/>
          </w:tcPr>
          <w:p w14:paraId="72E64FD5" w14:textId="77777777" w:rsidR="008F54E3" w:rsidRPr="00C32864" w:rsidRDefault="008C6F2C">
            <w:pPr>
              <w:rPr>
                <w:lang w:val="en-GB"/>
              </w:rPr>
            </w:pPr>
            <w:r>
              <w:rPr>
                <w:sz w:val="18"/>
                <w:lang w:val="en-GB"/>
              </w:rPr>
              <w:t>§2</w:t>
            </w:r>
          </w:p>
        </w:tc>
        <w:tc>
          <w:tcPr>
            <w:tcW w:w="5747" w:type="dxa"/>
          </w:tcPr>
          <w:p w14:paraId="0891A4E1" w14:textId="77777777" w:rsidR="008F54E3" w:rsidRPr="00C32864" w:rsidRDefault="008C6F2C">
            <w:pPr>
              <w:rPr>
                <w:lang w:val="en-GB"/>
              </w:rPr>
            </w:pPr>
            <w:r>
              <w:rPr>
                <w:sz w:val="18"/>
                <w:lang w:val="en-GB"/>
              </w:rPr>
              <w:t>Integrates internal margin data, sector statistics and regulatory evidence into a single problem statement.</w:t>
            </w:r>
          </w:p>
        </w:tc>
      </w:tr>
      <w:tr w:rsidR="008F54E3" w:rsidRPr="00C32864" w14:paraId="2318DC67" w14:textId="77777777">
        <w:trPr>
          <w:cantSplit/>
        </w:trPr>
        <w:tc>
          <w:tcPr>
            <w:tcW w:w="1996" w:type="dxa"/>
            <w:vMerge/>
          </w:tcPr>
          <w:p w14:paraId="7B86AF8C" w14:textId="77777777" w:rsidR="008F54E3" w:rsidRPr="00C32864" w:rsidRDefault="008F54E3">
            <w:pPr>
              <w:rPr>
                <w:lang w:val="en-GB"/>
              </w:rPr>
            </w:pPr>
          </w:p>
        </w:tc>
        <w:tc>
          <w:tcPr>
            <w:tcW w:w="897" w:type="dxa"/>
          </w:tcPr>
          <w:p w14:paraId="7909776E" w14:textId="77777777" w:rsidR="008F54E3" w:rsidRPr="00C32864" w:rsidRDefault="008C6F2C">
            <w:pPr>
              <w:rPr>
                <w:lang w:val="en-GB"/>
              </w:rPr>
            </w:pPr>
            <w:r>
              <w:rPr>
                <w:sz w:val="18"/>
                <w:lang w:val="en-GB"/>
              </w:rPr>
              <w:t>§3</w:t>
            </w:r>
          </w:p>
        </w:tc>
        <w:tc>
          <w:tcPr>
            <w:tcW w:w="5747" w:type="dxa"/>
          </w:tcPr>
          <w:p w14:paraId="7B37B49D" w14:textId="77777777" w:rsidR="008F54E3" w:rsidRPr="00C32864" w:rsidRDefault="008C6F2C">
            <w:pPr>
              <w:rPr>
                <w:lang w:val="en-GB"/>
              </w:rPr>
            </w:pPr>
            <w:r>
              <w:rPr>
                <w:sz w:val="18"/>
                <w:lang w:val="en-GB"/>
              </w:rPr>
              <w:t xml:space="preserve">Critical analysis of complex secondary evidence; causes, drivers and symptoms separated as distinct analytical layers.</w:t>
            </w:r>
            <w:r>
              <w:rPr>
                <w:sz w:val="18"/>
                <w:lang w:val="en-GB"/>
              </w:rPr>
              <w:t xml:space="preserve"/>
            </w:r>
            <w:r>
              <w:rPr>
                <w:rStyle w:val="CommentReference"/>
              </w:rPr>
            </w:r>
            <w:r>
              <w:rPr>
                <w:sz w:val="18"/>
                <w:lang w:val="en-GB"/>
              </w:rPr>
              <w:t xml:space="preserve"/>
            </w:r>
          </w:p>
        </w:tc>
      </w:tr>
      <w:tr w:rsidR="008F54E3" w:rsidRPr="00C32864" w14:paraId="6F57A3A3" w14:textId="77777777">
        <w:trPr>
          <w:cantSplit/>
        </w:trPr>
        <w:tc>
          <w:tcPr>
            <w:tcW w:w="1996" w:type="dxa"/>
            <w:vMerge/>
          </w:tcPr>
          <w:p w14:paraId="0BCC2E84" w14:textId="77777777" w:rsidR="008F54E3" w:rsidRPr="00C32864" w:rsidRDefault="008F54E3">
            <w:pPr>
              <w:rPr>
                <w:lang w:val="en-GB"/>
              </w:rPr>
            </w:pPr>
          </w:p>
        </w:tc>
        <w:tc>
          <w:tcPr>
            <w:tcW w:w="897" w:type="dxa"/>
          </w:tcPr>
          <w:p w14:paraId="3321424A" w14:textId="77777777" w:rsidR="008F54E3" w:rsidRPr="00C32864" w:rsidRDefault="008C6F2C">
            <w:pPr>
              <w:rPr>
                <w:lang w:val="en-GB"/>
              </w:rPr>
            </w:pPr>
            <w:r>
              <w:rPr>
                <w:sz w:val="18"/>
                <w:lang w:val="en-GB"/>
              </w:rPr>
              <w:t>§4</w:t>
            </w:r>
          </w:p>
        </w:tc>
        <w:tc>
          <w:tcPr>
            <w:tcW w:w="5747" w:type="dxa"/>
          </w:tcPr>
          <w:p w14:paraId="1DF8DD89" w14:textId="77777777" w:rsidR="008F54E3" w:rsidRPr="00C32864" w:rsidRDefault="008C6F2C">
            <w:pPr>
              <w:rPr>
                <w:lang w:val="en-GB"/>
              </w:rPr>
            </w:pPr>
            <w:r>
              <w:rPr>
                <w:sz w:val="18"/>
                <w:lang w:val="en-GB"/>
              </w:rPr>
              <w:t>Primary and secondary research critically analysed and synthesised through MCDA into a ranked, auditable shortlist.</w:t>
            </w:r>
          </w:p>
        </w:tc>
      </w:tr>
      <w:tr w:rsidR="008F54E3" w:rsidRPr="00C32864" w14:paraId="13E388A2" w14:textId="77777777">
        <w:trPr>
          <w:cantSplit/>
        </w:trPr>
        <w:tc>
          <w:tcPr>
            <w:tcW w:w="1996" w:type="dxa"/>
            <w:vMerge w:val="restart"/>
          </w:tcPr>
          <w:p w14:paraId="102DA060" w14:textId="77777777" w:rsidR="008F54E3" w:rsidRPr="00C32864" w:rsidRDefault="008C6F2C">
            <w:pPr>
              <w:rPr>
                <w:lang w:val="en-GB"/>
              </w:rPr>
            </w:pPr>
            <w:r>
              <w:rPr>
                <w:b/>
                <w:sz w:val="18"/>
                <w:lang w:val="en-GB"/>
              </w:rPr>
              <w:t>S11</w:t>
            </w:r>
            <w:r>
              <w:rPr>
                <w:sz w:val="18"/>
                <w:lang w:val="en-GB"/>
              </w:rPr>
              <w:t xml:space="preserve"> Use financial data to allocate resources</w:t>
            </w:r>
          </w:p>
        </w:tc>
        <w:tc>
          <w:tcPr>
            <w:tcW w:w="897" w:type="dxa"/>
          </w:tcPr>
          <w:p w14:paraId="416E359A" w14:textId="77777777" w:rsidR="008F54E3" w:rsidRPr="00C32864" w:rsidRDefault="008C6F2C">
            <w:pPr>
              <w:rPr>
                <w:lang w:val="en-GB"/>
              </w:rPr>
            </w:pPr>
            <w:r>
              <w:rPr>
                <w:sz w:val="18"/>
                <w:lang w:val="en-GB"/>
              </w:rPr>
              <w:t>§4</w:t>
            </w:r>
          </w:p>
        </w:tc>
        <w:tc>
          <w:tcPr>
            <w:tcW w:w="5747" w:type="dxa"/>
          </w:tcPr>
          <w:p w14:paraId="3C0B2DA9" w14:textId="77777777" w:rsidR="008F54E3" w:rsidRPr="00C32864" w:rsidRDefault="008C6F2C">
            <w:pPr>
              <w:rPr>
                <w:lang w:val="en-GB"/>
              </w:rPr>
            </w:pPr>
            <w:r>
              <w:rPr>
                <w:sz w:val="18"/>
                <w:lang w:val="en-GB"/>
              </w:rPr>
              <w:t>Financial data used to compare capital allocation across four options under identical treatment (Table 5). Fleet, price and material inputs of the board model tested for their effect on payback and on the 2028 funding gap (Appendix 9).</w:t>
            </w:r>
          </w:p>
        </w:tc>
      </w:tr>
      <w:tr w:rsidR="008F54E3" w:rsidRPr="00C32864" w14:paraId="41B1F57E" w14:textId="77777777">
        <w:trPr>
          <w:cantSplit/>
        </w:trPr>
        <w:tc>
          <w:tcPr>
            <w:tcW w:w="1996" w:type="dxa"/>
            <w:vMerge/>
          </w:tcPr>
          <w:p w14:paraId="1AFD7955" w14:textId="77777777" w:rsidR="008F54E3" w:rsidRPr="00C32864" w:rsidRDefault="008F54E3">
            <w:pPr>
              <w:rPr>
                <w:lang w:val="en-GB"/>
              </w:rPr>
            </w:pPr>
          </w:p>
        </w:tc>
        <w:tc>
          <w:tcPr>
            <w:tcW w:w="897" w:type="dxa"/>
          </w:tcPr>
          <w:p w14:paraId="09247A7D" w14:textId="77777777" w:rsidR="008F54E3" w:rsidRPr="00C32864" w:rsidRDefault="008C6F2C">
            <w:pPr>
              <w:rPr>
                <w:lang w:val="en-GB"/>
              </w:rPr>
            </w:pPr>
            <w:r>
              <w:rPr>
                <w:sz w:val="18"/>
                <w:lang w:val="en-GB"/>
              </w:rPr>
              <w:t>§5</w:t>
            </w:r>
          </w:p>
        </w:tc>
        <w:tc>
          <w:tcPr>
            <w:tcW w:w="5747" w:type="dxa"/>
          </w:tcPr>
          <w:p w14:paraId="577BC142" w14:textId="77777777" w:rsidR="008F54E3" w:rsidRPr="00C32864" w:rsidRDefault="008C6F2C">
            <w:pPr>
              <w:rPr>
                <w:lang w:val="en-GB"/>
              </w:rPr>
            </w:pPr>
            <w:r>
              <w:rPr>
                <w:sz w:val="18"/>
                <w:lang w:val="en-GB"/>
              </w:rPr>
              <w:t>Allocates resources across the capital and working-capital budget (Table 7). Capital spend reconciled to budget and variances explained at gates G5 and G7 (Table 8).</w:t>
            </w:r>
          </w:p>
        </w:tc>
      </w:tr>
      <w:tr w:rsidR="008F54E3" w:rsidRPr="00C32864" w14:paraId="63DD89B0" w14:textId="77777777">
        <w:trPr>
          <w:cantSplit/>
        </w:trPr>
        <w:tc>
          <w:tcPr>
            <w:tcW w:w="1996" w:type="dxa"/>
            <w:vMerge w:val="restart"/>
          </w:tcPr>
          <w:p w14:paraId="6323A78E" w14:textId="77777777" w:rsidR="008F54E3" w:rsidRPr="00C32864" w:rsidRDefault="008C6F2C">
            <w:pPr>
              <w:rPr>
                <w:lang w:val="en-GB"/>
              </w:rPr>
            </w:pPr>
            <w:r>
              <w:rPr>
                <w:b/>
                <w:sz w:val="18"/>
                <w:lang w:val="en-GB"/>
              </w:rPr>
              <w:t>S13</w:t>
            </w:r>
            <w:r>
              <w:rPr>
                <w:sz w:val="18"/>
                <w:lang w:val="en-GB"/>
              </w:rPr>
              <w:t xml:space="preserve"> Use presence and storytelling to translate vision into operational strategies</w:t>
            </w:r>
          </w:p>
        </w:tc>
        <w:tc>
          <w:tcPr>
            <w:tcW w:w="897" w:type="dxa"/>
          </w:tcPr>
          <w:p w14:paraId="69DFE90C" w14:textId="77777777" w:rsidR="008F54E3" w:rsidRPr="00C32864" w:rsidRDefault="008C6F2C">
            <w:pPr>
              <w:rPr>
                <w:lang w:val="en-GB"/>
              </w:rPr>
            </w:pPr>
            <w:r>
              <w:rPr>
                <w:sz w:val="18"/>
                <w:lang w:val="en-GB"/>
              </w:rPr>
              <w:t>§1</w:t>
            </w:r>
          </w:p>
        </w:tc>
        <w:tc>
          <w:tcPr>
            <w:tcW w:w="5747" w:type="dxa"/>
          </w:tcPr>
          <w:p w14:paraId="4DFC51DE" w14:textId="77777777" w:rsidR="008F54E3" w:rsidRPr="00C32864" w:rsidRDefault="008C6F2C">
            <w:pPr>
              <w:rPr>
                <w:lang w:val="en-GB"/>
              </w:rPr>
            </w:pPr>
            <w:r>
              <w:rPr>
                <w:sz w:val="18"/>
                <w:lang w:val="en-GB"/>
              </w:rPr>
              <w:t xml:space="preserve">Answer-first structure: recommendation, cost and board approval in the first three sentences, then why it matters and </w:t>
            </w:r>
            <w:r>
              <w:rPr>
                <w:sz w:val="18"/>
                <w:lang w:val="en-GB"/>
              </w:rPr>
              <w:t xml:space="preserve">how it was reached: a costed ask the board can act on</w:t>
            </w:r>
            <w:r>
              <w:rPr>
                <w:rStyle w:val="CommentReference"/>
              </w:rPr>
            </w:r>
            <w:r>
              <w:rPr>
                <w:sz w:val="18"/>
                <w:lang w:val="en-GB"/>
              </w:rPr>
              <w:t xml:space="preserve">.</w:t>
            </w:r>
          </w:p>
        </w:tc>
      </w:tr>
      <w:tr w:rsidR="008F54E3" w:rsidRPr="00C32864" w14:paraId="125E49E5" w14:textId="77777777">
        <w:trPr>
          <w:cantSplit/>
        </w:trPr>
        <w:tc>
          <w:tcPr>
            <w:tcW w:w="1996" w:type="dxa"/>
            <w:vMerge/>
          </w:tcPr>
          <w:p w14:paraId="44F80F30" w14:textId="77777777" w:rsidR="008F54E3" w:rsidRPr="00C32864" w:rsidRDefault="008F54E3">
            <w:pPr>
              <w:rPr>
                <w:lang w:val="en-GB"/>
              </w:rPr>
            </w:pPr>
          </w:p>
        </w:tc>
        <w:tc>
          <w:tcPr>
            <w:tcW w:w="897" w:type="dxa"/>
          </w:tcPr>
          <w:p w14:paraId="7B6B6DA4" w14:textId="77777777" w:rsidR="008F54E3" w:rsidRPr="00C32864" w:rsidRDefault="008C6F2C">
            <w:pPr>
              <w:rPr>
                <w:lang w:val="en-GB"/>
              </w:rPr>
            </w:pPr>
            <w:r>
              <w:rPr>
                <w:sz w:val="18"/>
                <w:lang w:val="en-GB"/>
              </w:rPr>
              <w:t>§5</w:t>
            </w:r>
          </w:p>
        </w:tc>
        <w:tc>
          <w:tcPr>
            <w:tcW w:w="5747" w:type="dxa"/>
          </w:tcPr>
          <w:p w14:paraId="635A182C" w14:textId="77777777" w:rsidR="008F54E3" w:rsidRPr="00C32864" w:rsidRDefault="008C6F2C">
            <w:pPr>
              <w:rPr>
                <w:lang w:val="en-GB"/>
              </w:rPr>
            </w:pPr>
            <w:r>
              <w:rPr>
                <w:sz w:val="18"/>
                <w:lang w:val="en-GB"/>
              </w:rPr>
              <w:t xml:space="preserve">Translates the recommendation into</w:t>
            </w:r>
            <w:r>
              <w:rPr>
                <w:rStyle w:val="CommentReference"/>
              </w:rPr>
            </w:r>
            <w:r>
              <w:rPr>
                <w:sz w:val="18"/>
                <w:lang w:val="en-GB"/>
              </w:rPr>
              <w:t xml:space="preserve"> an operational implementation plan with owners, sequencing and KPIs. Manages the organisational change the framework requires (§5.7).</w:t>
            </w:r>
          </w:p>
        </w:tc>
      </w:tr>
      <w:tr w:rsidR="008F54E3" w:rsidRPr="00C32864" w14:paraId="02D06AE5" w14:textId="77777777">
        <w:trPr>
          <w:cantSplit/>
        </w:trPr>
        <w:tc>
          <w:tcPr>
            <w:tcW w:w="1996" w:type="dxa"/>
            <w:vMerge/>
          </w:tcPr>
          <w:p w14:paraId="46459DF9" w14:textId="77777777" w:rsidR="008F54E3" w:rsidRPr="00C32864" w:rsidRDefault="008F54E3">
            <w:pPr>
              <w:rPr>
                <w:lang w:val="en-GB"/>
              </w:rPr>
            </w:pPr>
          </w:p>
        </w:tc>
        <w:tc>
          <w:tcPr>
            <w:tcW w:w="897" w:type="dxa"/>
          </w:tcPr>
          <w:p w14:paraId="77CA33BE" w14:textId="77777777" w:rsidR="008F54E3" w:rsidRPr="00C32864" w:rsidRDefault="008C6F2C">
            <w:pPr>
              <w:rPr>
                <w:lang w:val="en-GB"/>
              </w:rPr>
            </w:pPr>
            <w:r>
              <w:rPr>
                <w:sz w:val="18"/>
                <w:lang w:val="en-GB"/>
              </w:rPr>
              <w:t>§6</w:t>
            </w:r>
          </w:p>
        </w:tc>
        <w:tc>
          <w:tcPr>
            <w:tcW w:w="5747" w:type="dxa"/>
          </w:tcPr>
          <w:p w14:paraId="232FFB82" w14:textId="77777777" w:rsidR="008F54E3" w:rsidRPr="00C32864" w:rsidRDefault="008C6F2C">
            <w:pPr>
              <w:rPr>
                <w:lang w:val="en-GB"/>
              </w:rPr>
            </w:pPr>
            <w:r>
              <w:rPr>
                <w:sz w:val="18"/>
                <w:lang w:val="en-GB"/>
              </w:rPr>
              <w:t xml:space="preserve">Translates the decision into lasting organisational capability</w:t>
            </w:r>
            <w:r>
              <w:rPr>
                <w:rStyle w:val="CommentReference"/>
              </w:rPr>
            </w:r>
            <w:r>
              <w:rPr>
                <w:sz w:val="18"/>
                <w:lang w:val="en-GB"/>
              </w:rPr>
              <w:t xml:space="preserve">: post-completion audit building a reference class, coded declined-work data as a live demand map, and an annual re-run of the framework.</w:t>
            </w:r>
          </w:p>
        </w:tc>
      </w:tr>
      <w:tr w:rsidR="008F54E3" w:rsidRPr="00C32864" w14:paraId="44AAC3E4" w14:textId="77777777">
        <w:trPr>
          <w:cantSplit/>
        </w:trPr>
        <w:tc>
          <w:tcPr>
            <w:tcW w:w="1996" w:type="dxa"/>
          </w:tcPr>
          <w:p w14:paraId="10A17D4E" w14:textId="77777777" w:rsidR="008F54E3" w:rsidRPr="00C32864" w:rsidRDefault="008C6F2C">
            <w:pPr>
              <w:rPr>
                <w:lang w:val="en-GB"/>
              </w:rPr>
            </w:pPr>
            <w:r>
              <w:rPr>
                <w:b/>
                <w:sz w:val="18"/>
                <w:lang w:val="en-GB"/>
              </w:rPr>
              <w:t>S19</w:t>
            </w:r>
            <w:r>
              <w:rPr>
                <w:sz w:val="18"/>
                <w:lang w:val="en-GB"/>
              </w:rPr>
              <w:t xml:space="preserve"> Manage relationships across multiple and diverse stakeholders</w:t>
            </w:r>
          </w:p>
        </w:tc>
        <w:tc>
          <w:tcPr>
            <w:tcW w:w="897" w:type="dxa"/>
          </w:tcPr>
          <w:p w14:paraId="1E50CFF7" w14:textId="77777777" w:rsidR="008F54E3" w:rsidRPr="00C32864" w:rsidRDefault="008C6F2C">
            <w:pPr>
              <w:rPr>
                <w:lang w:val="en-GB"/>
              </w:rPr>
            </w:pPr>
            <w:r>
              <w:rPr>
                <w:sz w:val="18"/>
                <w:lang w:val="en-GB"/>
              </w:rPr>
              <w:t>§5</w:t>
            </w:r>
          </w:p>
        </w:tc>
        <w:tc>
          <w:tcPr>
            <w:tcW w:w="5747" w:type="dxa"/>
          </w:tcPr>
          <w:p w14:paraId="1D46EACF" w14:textId="77777777" w:rsidR="008F54E3" w:rsidRPr="00C32864" w:rsidRDefault="008C6F2C">
            <w:pPr>
              <w:rPr>
                <w:lang w:val="en-GB"/>
              </w:rPr>
            </w:pPr>
            <w:r>
              <w:rPr>
                <w:sz w:val="18"/>
                <w:lang w:val="en-GB"/>
              </w:rPr>
              <w:t xml:space="preserve">Manages relationships across a diverse </w:t>
            </w:r>
            <w:r>
              <w:rPr>
                <w:sz w:val="18"/>
                <w:lang w:val="en-GB"/>
              </w:rPr>
              <w:t xml:space="preserve">stakeholder set — board, operations, commercial</w:t>
            </w:r>
            <w:r>
              <w:rPr>
                <w:rStyle w:val="CommentReference"/>
              </w:rPr>
            </w:r>
            <w:r>
              <w:rPr>
                <w:sz w:val="18"/>
                <w:lang w:val="en-GB"/>
              </w:rPr>
              <w:t xml:space="preserve">, scheduling, suppliers, customers, planning authority (power-interest mapping and communication plan, Appendix 1). Salience (Mitchell et al., 1997) shows whose claims become urgent at each implementation gate (§5.5; Table A1.1).</w:t>
            </w:r>
          </w:p>
        </w:tc>
      </w:tr>
      <w:tr w:rsidR="008F54E3" w:rsidRPr="00C32864" w14:paraId="7439CB65" w14:textId="77777777">
        <w:trPr>
          <w:cantSplit/>
        </w:trPr>
        <w:tc>
          <w:tcPr>
            <w:tcW w:w="1996" w:type="dxa"/>
          </w:tcPr>
          <w:p w14:paraId="6629E09C" w14:textId="77777777" w:rsidR="008F54E3" w:rsidRPr="00C32864" w:rsidRDefault="008C6F2C">
            <w:pPr>
              <w:rPr>
                <w:lang w:val="en-GB"/>
              </w:rPr>
            </w:pPr>
            <w:r>
              <w:rPr>
                <w:b/>
                <w:sz w:val="18"/>
                <w:lang w:val="en-GB"/>
              </w:rPr>
              <w:t>S20</w:t>
            </w:r>
            <w:r>
              <w:rPr>
                <w:sz w:val="18"/>
                <w:lang w:val="en-GB"/>
              </w:rPr>
              <w:t xml:space="preserve"> Lead and influence upwards and outwards; negotiate; use advocacy</w:t>
            </w:r>
          </w:p>
        </w:tc>
        <w:tc>
          <w:tcPr>
            <w:tcW w:w="897" w:type="dxa"/>
          </w:tcPr>
          <w:p w14:paraId="6F9AB841" w14:textId="77777777" w:rsidR="008F54E3" w:rsidRPr="00C32864" w:rsidRDefault="008C6F2C">
            <w:pPr>
              <w:rPr>
                <w:lang w:val="en-GB"/>
              </w:rPr>
            </w:pPr>
            <w:r>
              <w:rPr>
                <w:sz w:val="18"/>
                <w:lang w:val="en-GB"/>
              </w:rPr>
              <w:t>§5</w:t>
            </w:r>
          </w:p>
        </w:tc>
        <w:tc>
          <w:tcPr>
            <w:tcW w:w="5747" w:type="dxa"/>
          </w:tcPr>
          <w:p w14:paraId="1D9B91EC" w14:textId="77777777" w:rsidR="008F54E3" w:rsidRPr="00C32864" w:rsidRDefault="008C6F2C">
            <w:pPr>
              <w:rPr>
                <w:lang w:val="en-GB"/>
              </w:rPr>
            </w:pPr>
            <w:r>
              <w:rPr>
                <w:sz w:val="18"/>
                <w:lang w:val="en-GB"/>
              </w:rPr>
              <w:t xml:space="preserve">Influencing and negotiating outwards: the supplier negotiation in §5.6, to be completed from what was agreed. Influencing tactics matched to each stakeholder (Boddy, 2002; Table A1.1).</w:t>
            </w:r>
            <w:r>
              <w:rPr>
                <w:rStyle w:val="CommentReference"/>
              </w:rPr>
            </w:r>
          </w:p>
        </w:tc>
      </w:tr>
      <w:tr w:rsidR="008F54E3" w:rsidRPr="00C32864" w14:paraId="1BE13783" w14:textId="77777777">
        <w:trPr>
          <w:cantSplit/>
        </w:trPr>
        <w:tc>
          <w:tcPr>
            <w:tcW w:w="1996" w:type="dxa"/>
            <w:vMerge w:val="restart"/>
          </w:tcPr>
          <w:p w14:paraId="683CD887" w14:textId="77777777" w:rsidR="008F54E3" w:rsidRPr="00C32864" w:rsidRDefault="008C6F2C">
            <w:pPr>
              <w:rPr>
                <w:lang w:val="en-GB"/>
              </w:rPr>
            </w:pPr>
            <w:r>
              <w:rPr>
                <w:b/>
                <w:sz w:val="18"/>
                <w:lang w:val="en-GB"/>
              </w:rPr>
              <w:t>B3</w:t>
            </w:r>
            <w:r>
              <w:rPr>
                <w:sz w:val="18"/>
                <w:lang w:val="en-GB"/>
              </w:rPr>
              <w:t xml:space="preserve"> Curious and innovative: explore ambiguity and complexity; find creative solutions</w:t>
            </w:r>
          </w:p>
        </w:tc>
        <w:tc>
          <w:tcPr>
            <w:tcW w:w="897" w:type="dxa"/>
          </w:tcPr>
          <w:p w14:paraId="014B902F" w14:textId="77777777" w:rsidR="008F54E3" w:rsidRPr="00C32864" w:rsidRDefault="008C6F2C">
            <w:pPr>
              <w:rPr>
                <w:lang w:val="en-GB"/>
              </w:rPr>
            </w:pPr>
            <w:r>
              <w:rPr>
                <w:sz w:val="18"/>
                <w:lang w:val="en-GB"/>
              </w:rPr>
              <w:t>§3</w:t>
            </w:r>
          </w:p>
        </w:tc>
        <w:tc>
          <w:tcPr>
            <w:tcW w:w="5747" w:type="dxa"/>
          </w:tcPr>
          <w:p w14:paraId="4AE70615" w14:textId="77777777" w:rsidR="008F54E3" w:rsidRPr="00C32864" w:rsidRDefault="008C6F2C">
            <w:pPr>
              <w:rPr>
                <w:lang w:val="en-GB"/>
              </w:rPr>
            </w:pPr>
            <w:r>
              <w:rPr>
                <w:sz w:val="18"/>
                <w:lang w:val="en-GB"/>
              </w:rPr>
              <w:t xml:space="preserve">Ambiguity of comparing dissimilar catchments resolved</w:t>
            </w:r>
            <w:r>
              <w:rPr>
                <w:rStyle w:val="CommentReference"/>
              </w:rPr>
            </w:r>
            <w:r>
              <w:rPr>
                <w:sz w:val="18"/>
                <w:lang w:val="en-GB"/>
              </w:rPr>
              <w:t xml:space="preserve"> through location theory </w:t>
            </w:r>
            <w:del w:id="7005" w:author="Claude (proofreading)" w:date="2026-10-06T09:00:00Z">
              <w:r>
                <w:rPr>
                  <w:sz w:val="18"/>
                  <w:lang w:val="en-GB"/>
                </w:rPr>
                <w:delText xml:space="preserve">(Weber; Hotelling; Church &amp; ReVelle)</w:delText>
              </w:r>
            </w:del>
            <w:ins w:id="7006" w:author="Claude (proofreading)" w:date="2026-10-06T09:00:00Z">
              <w:r>
                <w:rPr>
                  <w:sz w:val="18"/>
                  <w:lang w:val="en-GB"/>
                </w:rPr>
                <w:t xml:space="preserve">(Church &amp; ReVelle, 1974; Hotelling, 1929; Weber, 1909/1929)</w:t>
              </w:r>
            </w:ins>
            <w:r>
              <w:rPr>
                <w:sz w:val="18"/>
                <w:lang w:val="en-GB"/>
              </w:rPr>
              <w:t xml:space="preserve">, extended to service reliability through backup coverage (§3.4).</w:t>
            </w:r>
          </w:p>
        </w:tc>
      </w:tr>
      <w:tr w:rsidR="008F54E3" w:rsidRPr="00C32864" w14:paraId="18426037" w14:textId="77777777">
        <w:trPr>
          <w:cantSplit/>
        </w:trPr>
        <w:tc>
          <w:tcPr>
            <w:tcW w:w="1996" w:type="dxa"/>
            <w:vMerge/>
          </w:tcPr>
          <w:p w14:paraId="2A1B6067" w14:textId="77777777" w:rsidR="008F54E3" w:rsidRPr="00C32864" w:rsidRDefault="008F54E3">
            <w:pPr>
              <w:rPr>
                <w:lang w:val="en-GB"/>
              </w:rPr>
            </w:pPr>
          </w:p>
        </w:tc>
        <w:tc>
          <w:tcPr>
            <w:tcW w:w="897" w:type="dxa"/>
          </w:tcPr>
          <w:p w14:paraId="774E11A7" w14:textId="77777777" w:rsidR="008F54E3" w:rsidRPr="00C32864" w:rsidRDefault="008C6F2C">
            <w:pPr>
              <w:rPr>
                <w:lang w:val="en-GB"/>
              </w:rPr>
            </w:pPr>
            <w:r>
              <w:rPr>
                <w:sz w:val="18"/>
                <w:lang w:val="en-GB"/>
              </w:rPr>
              <w:t>§4</w:t>
            </w:r>
          </w:p>
        </w:tc>
        <w:tc>
          <w:tcPr>
            <w:tcW w:w="5747" w:type="dxa"/>
          </w:tcPr>
          <w:p w14:paraId="09082364" w14:textId="77777777" w:rsidR="008F54E3" w:rsidRPr="00C32864" w:rsidRDefault="008C6F2C">
            <w:pPr>
              <w:rPr>
                <w:lang w:val="en-GB"/>
              </w:rPr>
            </w:pPr>
            <w:r>
              <w:rPr>
                <w:sz w:val="18"/>
                <w:lang w:val="en-GB"/>
              </w:rPr>
              <w:t xml:space="preserve">Creative resolution of a genuinely</w:t>
            </w:r>
            <w:r>
              <w:rPr>
                <w:rStyle w:val="CommentReference"/>
              </w:rPr>
            </w:r>
            <w:r>
              <w:rPr>
                <w:sz w:val="18"/>
                <w:lang w:val="en-GB"/>
              </w:rPr>
              <w:t xml:space="preserve"> ambiguous </w:t>
            </w:r>
            <w:r>
              <w:rPr>
                <w:sz w:val="18"/>
                <w:lang w:val="en-GB"/>
              </w:rPr>
              <w:t xml:space="preserve">comparison — non-commensurable criteria reconciled via weighted MCDA with stated provenance — followed by</w:t>
            </w:r>
            <w:r>
              <w:rPr>
                <w:rStyle w:val="CommentReference"/>
              </w:rPr>
            </w:r>
            <w:r>
              <w:rPr>
                <w:sz w:val="18"/>
                <w:lang w:val="en-GB"/>
              </w:rPr>
              <w:t xml:space="preserve"> critical examination of the instrument's own limits (§4.4).</w:t>
            </w:r>
          </w:p>
        </w:tc>
      </w:tr>
      <w:tr w:rsidR="008F54E3" w:rsidRPr="00C32864" w14:paraId="6F5D1667" w14:textId="77777777">
        <w:trPr>
          <w:cantSplit/>
        </w:trPr>
        <w:tc>
          <w:tcPr>
            <w:tcW w:w="1996" w:type="dxa"/>
            <w:vMerge/>
          </w:tcPr>
          <w:p w14:paraId="4571C9E3" w14:textId="77777777" w:rsidR="008F54E3" w:rsidRPr="00C32864" w:rsidRDefault="008F54E3">
            <w:pPr>
              <w:rPr>
                <w:lang w:val="en-GB"/>
              </w:rPr>
            </w:pPr>
          </w:p>
        </w:tc>
        <w:tc>
          <w:tcPr>
            <w:tcW w:w="897" w:type="dxa"/>
          </w:tcPr>
          <w:p w14:paraId="395AF43D" w14:textId="77777777" w:rsidR="008F54E3" w:rsidRPr="00C32864" w:rsidRDefault="008C6F2C">
            <w:pPr>
              <w:rPr>
                <w:lang w:val="en-GB"/>
              </w:rPr>
            </w:pPr>
            <w:r>
              <w:rPr>
                <w:sz w:val="18"/>
                <w:lang w:val="en-GB"/>
              </w:rPr>
              <w:t>§6</w:t>
            </w:r>
          </w:p>
        </w:tc>
        <w:tc>
          <w:tcPr>
            <w:tcW w:w="5747" w:type="dxa"/>
          </w:tcPr>
          <w:p w14:paraId="71589BC7" w14:textId="77777777" w:rsidR="008F54E3" w:rsidRPr="00C32864" w:rsidRDefault="008C6F2C">
            <w:pPr>
              <w:rPr>
                <w:lang w:val="en-GB"/>
              </w:rPr>
            </w:pPr>
            <w:r>
              <w:rPr>
                <w:sz w:val="18"/>
                <w:lang w:val="en-GB"/>
              </w:rPr>
              <w:t>Reflexive account of ambiguity encountered and how the analysis was revised in response.</w:t>
            </w:r>
          </w:p>
        </w:tc>
      </w:tr>
    </w:tbl>
    <w:p w14:paraId="52D3FB51" w14:textId="77777777" w:rsidR="008F54E3" w:rsidRPr="00C32864" w:rsidRDefault="008C6F2C">
      <w:pPr>
        <w:pStyle w:val="Heading2"/>
        <w:pageBreakBefore/>
        <w:rPr>
          <w:lang w:val="en-GB"/>
        </w:rPr>
      </w:pPr>
      <w:r>
        <w:rPr>
          <w:lang w:val="en-GB"/>
        </w:rPr>
        <w:t xml:space="preserve">Appendix 17. Employer authenticity statement</w:t>
      </w:r>
    </w:p>
    <w:p w14:paraId="258CEB6D" w14:textId="77777777" w:rsidR="008F54E3" w:rsidRPr="00C32864" w:rsidRDefault="008C6F2C">
      <w:pPr>
        <w:rPr>
          <w:lang w:val="en-GB"/>
        </w:rPr>
      </w:pPr>
      <w:r>
        <w:rPr>
          <w:lang w:val="en-GB"/>
        </w:rPr>
        <w:t xml:space="preserve">[INSERT: the employer authenticity statement signed by the Managing Director.]</w:t>
      </w:r>
      <w:r>
        <w:rPr>
          <w:rStyle w:val="CommentReference"/>
        </w:rPr>
      </w:r>
    </w:p>
    <w:p w14:paraId="52D3FB51" w14:textId="77777777" w:rsidR="008F54E3" w:rsidRPr="00C32864" w:rsidRDefault="008C6F2C">
      <w:pPr>
        <w:pStyle w:val="Heading2"/>
        <w:pageBreakBefore/>
        <w:rPr>
          <w:lang w:val="en-GB"/>
        </w:rPr>
      </w:pPr>
      <w:r>
        <w:rPr>
          <w:lang w:val="en-GB"/>
        </w:rPr>
        <w:t xml:space="preserve">Appendix 18. AI-use log</w:t>
      </w:r>
    </w:p>
    <w:p w14:paraId="258CEB6D" w14:textId="77777777" w:rsidR="008F54E3" w:rsidRPr="00C32864" w:rsidRDefault="008C6F2C">
      <w:pPr>
        <w:rPr>
          <w:lang w:val="en-GB"/>
        </w:rPr>
      </w:pPr>
      <w:r>
        <w:rPr>
          <w:lang w:val="en-GB"/>
        </w:rPr>
        <w:t xml:space="preserve">This log records each use of generative AI in preparing the proposal: date, tool, purpose, and what was used and where. Hermes Agent sessions are taken from the session records (Table A18.2); entries marked [CONFIRM] are uses of other tools, which the author completes from their own records. The prompts are listed after the references.</w:t>
      </w:r>
      <w:r>
        <w:rPr>
          <w:rStyle w:val="CommentReference"/>
        </w:rPr>
      </w:r>
    </w:p>
    <w:p w14:paraId="6EBFCCFF" w14:textId="77777777" w:rsidR="008F54E3" w:rsidRPr="00C32864" w:rsidRDefault="008C6F2C">
      <w:pPr>
        <w:pStyle w:val="TableCaption"/>
        <w:keepNext/>
        <w:rPr>
          <w:lang w:val="en-GB"/>
        </w:rPr>
      </w:pPr>
      <w:r>
        <w:rPr>
          <w:lang w:val="en-GB"/>
        </w:rPr>
        <w:t xml:space="preserve">Table A18.1. Uses of generative AI, by date</w:t>
      </w:r>
    </w:p>
    <w:tbl>
      <w:tblPr>
        <w:tblStyle w:val="TableGrid"/>
        <w:tblW w:w="8640" w:type="dxa"/>
        <w:tblLayout w:type="fixed"/>
        <w:tblLook w:val="04A0" w:firstRow="1" w:lastRow="0" w:firstColumn="1" w:lastColumn="0" w:noHBand="0" w:noVBand="1"/>
      </w:tblPr>
      <w:tblGrid>
        <w:gridCol w:w="1258"/>
        <w:gridCol w:w="2002"/>
        <w:gridCol w:w="3089"/>
        <w:gridCol w:w="2288"/>
      </w:tblGrid>
      <w:tr w:rsidR="008F54E3" w:rsidRPr="00C32864" w14:paraId="6BCAD8C6" w14:textId="77777777">
        <w:trPr>
          <w:cantSplit/>
          <w:tblHeader/>
        </w:trPr>
        <w:tc>
          <w:tcPr>
            <w:tcW w:w="1258" w:type="dxa"/>
          </w:tcPr>
          <w:p w14:paraId="4F283A1D" w14:textId="77777777" w:rsidR="008F54E3" w:rsidRPr="00C32864" w:rsidRDefault="008C6F2C">
            <w:pPr>
              <w:keepNext/>
              <w:rPr>
                <w:lang w:val="en-GB"/>
              </w:rPr>
            </w:pPr>
            <w:r>
              <w:rPr>
                <w:b/>
                <w:sz w:val="17"/>
                <w:szCs w:val="17"/>
                <w:lang w:val="en-GB"/>
              </w:rPr>
              <w:t xml:space="preserve">Date (2026)</w:t>
            </w:r>
          </w:p>
        </w:tc>
        <w:tc>
          <w:tcPr>
            <w:tcW w:w="2002" w:type="dxa"/>
          </w:tcPr>
          <w:p w14:paraId="4F283A1D" w14:textId="77777777" w:rsidR="008F54E3" w:rsidRPr="00C32864" w:rsidRDefault="008C6F2C">
            <w:pPr>
              <w:keepNext/>
              <w:rPr>
                <w:lang w:val="en-GB"/>
              </w:rPr>
            </w:pPr>
            <w:r>
              <w:rPr>
                <w:b/>
                <w:sz w:val="17"/>
                <w:szCs w:val="17"/>
                <w:lang w:val="en-GB"/>
              </w:rPr>
              <w:t xml:space="preserve">Tool</w:t>
            </w:r>
          </w:p>
        </w:tc>
        <w:tc>
          <w:tcPr>
            <w:tcW w:w="3089" w:type="dxa"/>
          </w:tcPr>
          <w:p w14:paraId="4F283A1D" w14:textId="77777777" w:rsidR="008F54E3" w:rsidRPr="00C32864" w:rsidRDefault="008C6F2C">
            <w:pPr>
              <w:keepNext/>
              <w:rPr>
                <w:lang w:val="en-GB"/>
              </w:rPr>
            </w:pPr>
            <w:r>
              <w:rPr>
                <w:b/>
                <w:sz w:val="17"/>
                <w:szCs w:val="17"/>
                <w:lang w:val="en-GB"/>
              </w:rPr>
              <w:t xml:space="preserve">Purpose</w:t>
            </w:r>
          </w:p>
        </w:tc>
        <w:tc>
          <w:tcPr>
            <w:tcW w:w="2288" w:type="dxa"/>
          </w:tcPr>
          <w:p w14:paraId="4F283A1D" w14:textId="77777777" w:rsidR="008F54E3" w:rsidRPr="00C32864" w:rsidRDefault="008C6F2C">
            <w:pPr>
              <w:keepNext/>
              <w:rPr>
                <w:lang w:val="en-GB"/>
              </w:rPr>
            </w:pPr>
            <w:r>
              <w:rPr>
                <w:b/>
                <w:sz w:val="17"/>
                <w:szCs w:val="17"/>
                <w:lang w:val="en-GB"/>
              </w:rPr>
              <w:t xml:space="preserve">Output and use in the proposal</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7 July</w:t>
            </w:r>
          </w:p>
        </w:tc>
        <w:tc>
          <w:tcPr>
            <w:tcW w:w="2002" w:type="dxa"/>
          </w:tcPr>
          <w:p w14:paraId="5FEB21A8" w14:textId="77777777" w:rsidR="008F54E3" w:rsidRPr="00C32864" w:rsidRDefault="008C6F2C">
            <w:pPr>
              <w:rPr>
                <w:lang w:val="en-GB"/>
              </w:rPr>
            </w:pPr>
            <w:r>
              <w:rPr>
                <w:sz w:val="17"/>
                <w:szCs w:val="17"/>
                <w:lang w:val="en-GB"/>
              </w:rPr>
              <w:t xml:space="preserve">[CONFIRM tool]</w:t>
            </w:r>
          </w:p>
        </w:tc>
        <w:tc>
          <w:tcPr>
            <w:tcW w:w="3089" w:type="dxa"/>
          </w:tcPr>
          <w:p w14:paraId="5FEB21A8" w14:textId="77777777" w:rsidR="008F54E3" w:rsidRPr="00C32864" w:rsidRDefault="008C6F2C">
            <w:pPr>
              <w:rPr>
                <w:lang w:val="en-GB"/>
              </w:rPr>
            </w:pPr>
            <w:r>
              <w:rPr>
                <w:sz w:val="17"/>
                <w:szCs w:val="17"/>
                <w:lang w:val="en-GB"/>
              </w:rPr>
              <w:t xml:space="preserve">Execution plan</w:t>
            </w:r>
          </w:p>
        </w:tc>
        <w:tc>
          <w:tcPr>
            <w:tcW w:w="2288" w:type="dxa"/>
          </w:tcPr>
          <w:p w14:paraId="5FEB21A8" w14:textId="77777777" w:rsidR="008F54E3" w:rsidRPr="00C32864" w:rsidRDefault="008C6F2C">
            <w:pPr>
              <w:rPr>
                <w:lang w:val="en-GB"/>
              </w:rPr>
            </w:pPr>
            <w:r>
              <w:rPr>
                <w:sz w:val="17"/>
                <w:szCs w:val="17"/>
                <w:lang w:val="en-GB"/>
              </w:rPr>
              <w:t xml:space="preserve">Execution plan v1 and v2; not in the proposal</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6–17 August</w:t>
            </w:r>
          </w:p>
        </w:tc>
        <w:tc>
          <w:tcPr>
            <w:tcW w:w="2002" w:type="dxa"/>
          </w:tcPr>
          <w:p w14:paraId="5FEB21A8" w14:textId="77777777" w:rsidR="008F54E3" w:rsidRPr="00C32864" w:rsidRDefault="008C6F2C">
            <w:pPr>
              <w:rPr>
                <w:lang w:val="en-GB"/>
              </w:rPr>
            </w:pPr>
            <w:r>
              <w:rPr>
                <w:sz w:val="17"/>
                <w:szCs w:val="17"/>
                <w:lang w:val="en-GB"/>
              </w:rPr>
              <w:t xml:space="preserve">[CONFIRM tool]</w:t>
            </w:r>
          </w:p>
        </w:tc>
        <w:tc>
          <w:tcPr>
            <w:tcW w:w="3089" w:type="dxa"/>
          </w:tcPr>
          <w:p w14:paraId="5FEB21A8" w14:textId="77777777" w:rsidR="008F54E3" w:rsidRPr="00C32864" w:rsidRDefault="008C6F2C">
            <w:pPr>
              <w:rPr>
                <w:lang w:val="en-GB"/>
              </w:rPr>
            </w:pPr>
            <w:r>
              <w:rPr>
                <w:sz w:val="17"/>
                <w:szCs w:val="17"/>
                <w:lang w:val="en-GB"/>
              </w:rPr>
              <w:t xml:space="preserve">Land shortlist; Depot 3 and 4 locations; [CONFIRM any other August workbook an AI tool produced]</w:t>
            </w:r>
          </w:p>
        </w:tc>
        <w:tc>
          <w:tcPr>
            <w:tcW w:w="2288" w:type="dxa"/>
          </w:tcPr>
          <w:p w14:paraId="5FEB21A8" w14:textId="77777777" w:rsidR="008F54E3" w:rsidRPr="00C32864" w:rsidRDefault="008C6F2C">
            <w:pPr>
              <w:rPr>
                <w:lang w:val="en-GB"/>
              </w:rPr>
            </w:pPr>
            <w:r>
              <w:rPr>
                <w:sz w:val="17"/>
                <w:szCs w:val="17"/>
                <w:lang w:val="en-GB"/>
              </w:rPr>
              <w:t xml:space="preserve">Yards in Appendix 10; board deck slides 12–13</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11 September</w:t>
            </w:r>
          </w:p>
        </w:tc>
        <w:tc>
          <w:tcPr>
            <w:tcW w:w="2002" w:type="dxa"/>
          </w:tcPr>
          <w:p w14:paraId="5FEB21A8" w14:textId="77777777" w:rsidR="008F54E3" w:rsidRPr="00C32864" w:rsidRDefault="008C6F2C">
            <w:pPr>
              <w:rPr>
                <w:lang w:val="en-GB"/>
              </w:rPr>
            </w:pPr>
            <w:r>
              <w:rPr>
                <w:sz w:val="17"/>
                <w:szCs w:val="17"/>
                <w:lang w:val="en-GB"/>
              </w:rPr>
              <w:t xml:space="preserve">Hermes, orcastrator (GPT-5.6), O1</w:t>
            </w:r>
          </w:p>
        </w:tc>
        <w:tc>
          <w:tcPr>
            <w:tcW w:w="3089" w:type="dxa"/>
          </w:tcPr>
          <w:p w14:paraId="5FEB21A8" w14:textId="77777777" w:rsidR="008F54E3" w:rsidRPr="00C32864" w:rsidRDefault="008C6F2C">
            <w:pPr>
              <w:rPr>
                <w:lang w:val="en-GB"/>
              </w:rPr>
            </w:pPr>
            <w:r>
              <w:rPr>
                <w:sz w:val="17"/>
                <w:szCs w:val="17"/>
                <w:lang w:val="en-GB"/>
              </w:rPr>
              <w:t xml:space="preserve">Created the marking persona (the senior-lecturer profile)</w:t>
            </w:r>
          </w:p>
        </w:tc>
        <w:tc>
          <w:tcPr>
            <w:tcW w:w="2288" w:type="dxa"/>
          </w:tcPr>
          <w:p w14:paraId="5FEB21A8" w14:textId="77777777" w:rsidR="008F54E3" w:rsidRPr="00C32864" w:rsidRDefault="008C6F2C">
            <w:pPr>
              <w:rPr>
                <w:lang w:val="en-GB"/>
              </w:rPr>
            </w:pPr>
            <w:r>
              <w:rPr>
                <w:sz w:val="17"/>
                <w:szCs w:val="17"/>
                <w:lang w:val="en-GB"/>
              </w:rPr>
              <w:t xml:space="preserve">Persona used for every marking note below</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22 September</w:t>
            </w:r>
          </w:p>
        </w:tc>
        <w:tc>
          <w:tcPr>
            <w:tcW w:w="2002" w:type="dxa"/>
          </w:tcPr>
          <w:p w14:paraId="5FEB21A8" w14:textId="77777777" w:rsidR="008F54E3" w:rsidRPr="00C32864" w:rsidRDefault="008C6F2C">
            <w:pPr>
              <w:rPr>
                <w:lang w:val="en-GB"/>
              </w:rPr>
            </w:pPr>
            <w:r>
              <w:rPr>
                <w:sz w:val="17"/>
                <w:szCs w:val="17"/>
                <w:lang w:val="en-GB"/>
              </w:rPr>
              <w:t xml:space="preserve">Hermes, morgan (Claude Sonnet 5.5), S1</w:t>
            </w:r>
          </w:p>
        </w:tc>
        <w:tc>
          <w:tcPr>
            <w:tcW w:w="3089" w:type="dxa"/>
          </w:tcPr>
          <w:p w14:paraId="5FEB21A8" w14:textId="77777777" w:rsidR="008F54E3" w:rsidRPr="00C32864" w:rsidRDefault="008C6F2C">
            <w:pPr>
              <w:rPr>
                <w:lang w:val="en-GB"/>
              </w:rPr>
            </w:pPr>
            <w:r>
              <w:rPr>
                <w:sz w:val="17"/>
                <w:szCs w:val="17"/>
                <w:lang w:val="en-GB"/>
              </w:rPr>
              <w:t xml:space="preserve">Brief and rubric analysis; external evidence pack; section scaffold; first full draft; draft marked; KSB mapping; humanising pass ("not detectable as AI")</w:t>
            </w:r>
          </w:p>
        </w:tc>
        <w:tc>
          <w:tcPr>
            <w:tcW w:w="2288" w:type="dxa"/>
          </w:tcPr>
          <w:p w14:paraId="5FEB21A8" w14:textId="77777777" w:rsidR="008F54E3" w:rsidRPr="00C32864" w:rsidRDefault="008C6F2C">
            <w:pPr>
              <w:rPr>
                <w:lang w:val="en-GB"/>
              </w:rPr>
            </w:pPr>
            <w:r>
              <w:rPr>
                <w:sz w:val="17"/>
                <w:szCs w:val="17"/>
                <w:lang w:val="en-GB"/>
              </w:rPr>
              <w:t xml:space="preserve">Full draft and Shell v1–v5 (v5 the humanised revision): the structure and much of the body text derive from these drafts</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22 September</w:t>
            </w:r>
          </w:p>
        </w:tc>
        <w:tc>
          <w:tcPr>
            <w:tcW w:w="2002" w:type="dxa"/>
          </w:tcPr>
          <w:p w14:paraId="5FEB21A8" w14:textId="77777777" w:rsidR="008F54E3" w:rsidRPr="00C32864" w:rsidRDefault="008C6F2C">
            <w:pPr>
              <w:rPr>
                <w:lang w:val="en-GB"/>
              </w:rPr>
            </w:pPr>
            <w:r>
              <w:rPr>
                <w:sz w:val="17"/>
                <w:szCs w:val="17"/>
                <w:lang w:val="en-GB"/>
              </w:rPr>
              <w:t xml:space="preserve">Hermes, business-analyst (GPT-5.6), B1</w:t>
            </w:r>
          </w:p>
        </w:tc>
        <w:tc>
          <w:tcPr>
            <w:tcW w:w="3089" w:type="dxa"/>
          </w:tcPr>
          <w:p w14:paraId="5FEB21A8" w14:textId="77777777" w:rsidR="008F54E3" w:rsidRPr="00C32864" w:rsidRDefault="008C6F2C">
            <w:pPr>
              <w:rPr>
                <w:lang w:val="en-GB"/>
              </w:rPr>
            </w:pPr>
            <w:r>
              <w:rPr>
                <w:sz w:val="17"/>
                <w:szCs w:val="17"/>
                <w:lang w:val="en-GB"/>
              </w:rPr>
              <w:t xml:space="preserve">Average selling price per m³, 2026 to date, from the revenue report</w:t>
            </w:r>
          </w:p>
        </w:tc>
        <w:tc>
          <w:tcPr>
            <w:tcW w:w="2288" w:type="dxa"/>
          </w:tcPr>
          <w:p w14:paraId="5FEB21A8" w14:textId="77777777" w:rsidR="008F54E3" w:rsidRPr="00C32864" w:rsidRDefault="008C6F2C">
            <w:pPr>
              <w:rPr>
                <w:lang w:val="en-GB"/>
              </w:rPr>
            </w:pPr>
            <w:r>
              <w:rPr>
                <w:sz w:val="17"/>
                <w:szCs w:val="17"/>
                <w:lang w:val="en-GB"/>
              </w:rPr>
              <w:t xml:space="preserve">[CONFIRM whether used]</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22 September to 21 October</w:t>
            </w:r>
          </w:p>
        </w:tc>
        <w:tc>
          <w:tcPr>
            <w:tcW w:w="2002" w:type="dxa"/>
          </w:tcPr>
          <w:p w14:paraId="5FEB21A8" w14:textId="77777777" w:rsidR="008F54E3" w:rsidRPr="00C32864" w:rsidRDefault="008C6F2C">
            <w:pPr>
              <w:rPr>
                <w:lang w:val="en-GB"/>
              </w:rPr>
            </w:pPr>
            <w:r>
              <w:rPr>
                <w:sz w:val="17"/>
                <w:szCs w:val="17"/>
                <w:lang w:val="en-GB"/>
              </w:rPr>
              <w:t xml:space="preserve">Hermes, senior-lecturer (Claude Opus 5.5), L1 to L5</w:t>
            </w:r>
          </w:p>
        </w:tc>
        <w:tc>
          <w:tcPr>
            <w:tcW w:w="3089" w:type="dxa"/>
          </w:tcPr>
          <w:p w14:paraId="5FEB21A8" w14:textId="77777777" w:rsidR="008F54E3" w:rsidRPr="00C32864" w:rsidRDefault="008C6F2C">
            <w:pPr>
              <w:rPr>
                <w:lang w:val="en-GB"/>
              </w:rPr>
            </w:pPr>
            <w:r>
              <w:rPr>
                <w:sz w:val="17"/>
                <w:szCs w:val="17"/>
                <w:lang w:val="en-GB"/>
              </w:rPr>
              <w:t xml:space="preserve">Marking notes on each version against the rubric; module website, webinars and reading list reviewed (3–5 October); to-do lists (8 and 12 October) and step-by-step guides (13 and 21 October)</w:t>
            </w:r>
          </w:p>
        </w:tc>
        <w:tc>
          <w:tcPr>
            <w:tcW w:w="2288" w:type="dxa"/>
          </w:tcPr>
          <w:p w14:paraId="5FEB21A8" w14:textId="77777777" w:rsidR="008F54E3" w:rsidRPr="00C32864" w:rsidRDefault="008C6F2C">
            <w:pPr>
              <w:rPr>
                <w:lang w:val="en-GB"/>
              </w:rPr>
            </w:pPr>
            <w:r>
              <w:rPr>
                <w:sz w:val="17"/>
                <w:szCs w:val="17"/>
                <w:lang w:val="en-GB"/>
              </w:rPr>
              <w:t xml:space="preserve">Feedback acted on in later versions; v24 and v25 were built from its v23 and v24 guides</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1 October</w:t>
            </w:r>
          </w:p>
        </w:tc>
        <w:tc>
          <w:tcPr>
            <w:tcW w:w="2002" w:type="dxa"/>
          </w:tcPr>
          <w:p w14:paraId="5FEB21A8" w14:textId="77777777" w:rsidR="008F54E3" w:rsidRPr="00C32864" w:rsidRDefault="008C6F2C">
            <w:pPr>
              <w:rPr>
                <w:lang w:val="en-GB"/>
              </w:rPr>
            </w:pPr>
            <w:r>
              <w:rPr>
                <w:sz w:val="17"/>
                <w:szCs w:val="17"/>
                <w:lang w:val="en-GB"/>
              </w:rPr>
              <w:t xml:space="preserve">Hermes, orcastrator (Claude Opus 5.5), O2</w:t>
            </w:r>
          </w:p>
        </w:tc>
        <w:tc>
          <w:tcPr>
            <w:tcW w:w="3089" w:type="dxa"/>
          </w:tcPr>
          <w:p w14:paraId="5FEB21A8" w14:textId="77777777" w:rsidR="008F54E3" w:rsidRPr="00C32864" w:rsidRDefault="008C6F2C">
            <w:pPr>
              <w:rPr>
                <w:lang w:val="en-GB"/>
              </w:rPr>
            </w:pPr>
            <w:r>
              <w:rPr>
                <w:sz w:val="17"/>
                <w:szCs w:val="17"/>
                <w:lang w:val="en-GB"/>
              </w:rPr>
              <w:t xml:space="preserve">Shell v5 "tweaked for a higher distinction score"</w:t>
            </w:r>
          </w:p>
        </w:tc>
        <w:tc>
          <w:tcPr>
            <w:tcW w:w="2288" w:type="dxa"/>
          </w:tcPr>
          <w:p w14:paraId="5FEB21A8" w14:textId="77777777" w:rsidR="008F54E3" w:rsidRPr="00C32864" w:rsidRDefault="008C6F2C">
            <w:pPr>
              <w:rPr>
                <w:lang w:val="en-GB"/>
              </w:rPr>
            </w:pPr>
            <w:r>
              <w:rPr>
                <w:sz w:val="17"/>
                <w:szCs w:val="17"/>
                <w:lang w:val="en-GB"/>
              </w:rPr>
              <w:t xml:space="preserve">Shell v6 and v7: §3.4 built on the declined-work logs, Keller questioned and Leek and Christodoulides added</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1 October</w:t>
            </w:r>
          </w:p>
        </w:tc>
        <w:tc>
          <w:tcPr>
            <w:tcW w:w="2002" w:type="dxa"/>
          </w:tcPr>
          <w:p w14:paraId="5FEB21A8" w14:textId="77777777" w:rsidR="008F54E3" w:rsidRPr="00C32864" w:rsidRDefault="008C6F2C">
            <w:pPr>
              <w:rPr>
                <w:lang w:val="en-GB"/>
              </w:rPr>
            </w:pPr>
            <w:r>
              <w:rPr>
                <w:sz w:val="17"/>
                <w:szCs w:val="17"/>
                <w:lang w:val="en-GB"/>
              </w:rPr>
              <w:t xml:space="preserve">[CONFIRM tool]</w:t>
            </w:r>
          </w:p>
        </w:tc>
        <w:tc>
          <w:tcPr>
            <w:tcW w:w="3089" w:type="dxa"/>
          </w:tcPr>
          <w:p w14:paraId="5FEB21A8" w14:textId="77777777" w:rsidR="008F54E3" w:rsidRPr="00C32864" w:rsidRDefault="008C6F2C">
            <w:pPr>
              <w:rPr>
                <w:lang w:val="en-GB"/>
              </w:rPr>
            </w:pPr>
            <w:r>
              <w:rPr>
                <w:sz w:val="17"/>
                <w:szCs w:val="17"/>
                <w:lang w:val="en-GB"/>
              </w:rPr>
              <w:t xml:space="preserve">Humanising pass, as listed in an earlier draft of this log</w:t>
            </w:r>
          </w:p>
        </w:tc>
        <w:tc>
          <w:tcPr>
            <w:tcW w:w="2288" w:type="dxa"/>
          </w:tcPr>
          <w:p w14:paraId="5FEB21A8" w14:textId="77777777" w:rsidR="008F54E3" w:rsidRPr="00C32864" w:rsidRDefault="008C6F2C">
            <w:pPr>
              <w:rPr>
                <w:lang w:val="en-GB"/>
              </w:rPr>
            </w:pPr>
            <w:r>
              <w:rPr>
                <w:sz w:val="17"/>
                <w:szCs w:val="17"/>
                <w:lang w:val="en-GB"/>
              </w:rPr>
              <w:t xml:space="preserve">[CONFIRM]</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1–5 October</w:t>
            </w:r>
          </w:p>
        </w:tc>
        <w:tc>
          <w:tcPr>
            <w:tcW w:w="2002" w:type="dxa"/>
          </w:tcPr>
          <w:p w14:paraId="5FEB21A8" w14:textId="77777777" w:rsidR="008F54E3" w:rsidRPr="00C32864" w:rsidRDefault="008C6F2C">
            <w:pPr>
              <w:rPr>
                <w:lang w:val="en-GB"/>
              </w:rPr>
            </w:pPr>
            <w:r>
              <w:rPr>
                <w:sz w:val="17"/>
                <w:szCs w:val="17"/>
                <w:lang w:val="en-GB"/>
              </w:rPr>
              <w:t xml:space="preserve">Hermes, morgan (Claude Sonnet 5.5 and Opus 5.5), S1</w:t>
            </w:r>
          </w:p>
        </w:tc>
        <w:tc>
          <w:tcPr>
            <w:tcW w:w="3089" w:type="dxa"/>
          </w:tcPr>
          <w:p w14:paraId="5FEB21A8" w14:textId="77777777" w:rsidR="008F54E3" w:rsidRPr="00C32864" w:rsidRDefault="008C6F2C">
            <w:pPr>
              <w:rPr>
                <w:lang w:val="en-GB"/>
              </w:rPr>
            </w:pPr>
            <w:r>
              <w:rPr>
                <w:sz w:val="17"/>
                <w:szCs w:val="17"/>
                <w:lang w:val="en-GB"/>
              </w:rPr>
              <w:t xml:space="preserve">v8 from v7 and feedback; v9 from the v8 review; v10–v12 revisions; depot workbook rebuilt and reviewed</w:t>
            </w:r>
          </w:p>
        </w:tc>
        <w:tc>
          <w:tcPr>
            <w:tcW w:w="2288" w:type="dxa"/>
          </w:tcPr>
          <w:p w14:paraId="5FEB21A8" w14:textId="77777777" w:rsidR="008F54E3" w:rsidRPr="00C32864" w:rsidRDefault="008C6F2C">
            <w:pPr>
              <w:rPr>
                <w:lang w:val="en-GB"/>
              </w:rPr>
            </w:pPr>
            <w:r>
              <w:rPr>
                <w:sz w:val="17"/>
                <w:szCs w:val="17"/>
                <w:lang w:val="en-GB"/>
              </w:rPr>
              <w:t xml:space="preserve">Body text; Appendices 5, 8 and 9; Table A9.4</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3 October</w:t>
            </w:r>
          </w:p>
        </w:tc>
        <w:tc>
          <w:tcPr>
            <w:tcW w:w="2002" w:type="dxa"/>
          </w:tcPr>
          <w:p w14:paraId="5FEB21A8" w14:textId="77777777" w:rsidR="008F54E3" w:rsidRPr="00C32864" w:rsidRDefault="008C6F2C">
            <w:pPr>
              <w:rPr>
                <w:lang w:val="en-GB"/>
              </w:rPr>
            </w:pPr>
            <w:r>
              <w:rPr>
                <w:sz w:val="17"/>
                <w:szCs w:val="17"/>
                <w:lang w:val="en-GB"/>
              </w:rPr>
              <w:t xml:space="preserve">Hermes, senior-lecturer (Claude Opus 5.5), L2</w:t>
            </w:r>
          </w:p>
        </w:tc>
        <w:tc>
          <w:tcPr>
            <w:tcW w:w="3089" w:type="dxa"/>
          </w:tcPr>
          <w:p w14:paraId="5FEB21A8" w14:textId="77777777" w:rsidR="008F54E3" w:rsidRPr="00C32864" w:rsidRDefault="008C6F2C">
            <w:pPr>
              <w:rPr>
                <w:lang w:val="en-GB"/>
              </w:rPr>
            </w:pPr>
            <w:r>
              <w:rPr>
                <w:sz w:val="17"/>
                <w:szCs w:val="17"/>
                <w:lang w:val="en-GB"/>
              </w:rPr>
              <w:t xml:space="preserve">v8 reviewed as a tracked-changes copy (25 changes, 21 comments): direct edits for facts, proofreading, structure, references and tables; bracketed prompts for new argument</w:t>
            </w:r>
          </w:p>
        </w:tc>
        <w:tc>
          <w:tcPr>
            <w:tcW w:w="2288" w:type="dxa"/>
          </w:tcPr>
          <w:p w14:paraId="5FEB21A8" w14:textId="77777777" w:rsidR="008F54E3" w:rsidRPr="00C32864" w:rsidRDefault="008C6F2C">
            <w:pPr>
              <w:rPr>
                <w:lang w:val="en-GB"/>
              </w:rPr>
            </w:pPr>
            <w:r>
              <w:rPr>
                <w:sz w:val="17"/>
                <w:szCs w:val="17"/>
                <w:lang w:val="en-GB"/>
              </w:rPr>
              <w:t xml:space="preserve">Shell v8_review, used for v9</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6 October</w:t>
            </w:r>
          </w:p>
        </w:tc>
        <w:tc>
          <w:tcPr>
            <w:tcW w:w="2002" w:type="dxa"/>
          </w:tcPr>
          <w:p w14:paraId="5FEB21A8" w14:textId="77777777" w:rsidR="008F54E3" w:rsidRPr="00C32864" w:rsidRDefault="008C6F2C">
            <w:pPr>
              <w:rPr>
                <w:lang w:val="en-GB"/>
              </w:rPr>
            </w:pPr>
            <w:r>
              <w:rPr>
                <w:sz w:val="17"/>
                <w:szCs w:val="17"/>
                <w:lang w:val="en-GB"/>
              </w:rPr>
              <w:t xml:space="preserve">[CONFIRM tool: "Claude (suggested edit)"]</w:t>
            </w:r>
          </w:p>
        </w:tc>
        <w:tc>
          <w:tcPr>
            <w:tcW w:w="3089" w:type="dxa"/>
          </w:tcPr>
          <w:p w14:paraId="5FEB21A8" w14:textId="77777777" w:rsidR="008F54E3" w:rsidRPr="00C32864" w:rsidRDefault="008C6F2C">
            <w:pPr>
              <w:rPr>
                <w:lang w:val="en-GB"/>
              </w:rPr>
            </w:pPr>
            <w:r>
              <w:rPr>
                <w:sz w:val="17"/>
                <w:szCs w:val="17"/>
                <w:lang w:val="en-GB"/>
              </w:rPr>
              <w:t xml:space="preserve">71 suggested edits to v12/v13, with a review note</w:t>
            </w:r>
          </w:p>
        </w:tc>
        <w:tc>
          <w:tcPr>
            <w:tcW w:w="2288" w:type="dxa"/>
          </w:tcPr>
          <w:p w14:paraId="5FEB21A8" w14:textId="77777777" w:rsidR="008F54E3" w:rsidRPr="00C32864" w:rsidRDefault="008C6F2C">
            <w:pPr>
              <w:rPr>
                <w:lang w:val="en-GB"/>
              </w:rPr>
            </w:pPr>
            <w:r>
              <w:rPr>
                <w:sz w:val="17"/>
                <w:szCs w:val="17"/>
                <w:lang w:val="en-GB"/>
              </w:rPr>
              <w:t xml:space="preserve">v13_suggested_edits and a v12 review note; [CONFIRM which were kept]</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6 October</w:t>
            </w:r>
          </w:p>
        </w:tc>
        <w:tc>
          <w:tcPr>
            <w:tcW w:w="2002" w:type="dxa"/>
          </w:tcPr>
          <w:p w14:paraId="5FEB21A8" w14:textId="77777777" w:rsidR="008F54E3" w:rsidRPr="00C32864" w:rsidRDefault="008C6F2C">
            <w:pPr>
              <w:rPr>
                <w:lang w:val="en-GB"/>
              </w:rPr>
            </w:pPr>
            <w:r>
              <w:rPr>
                <w:sz w:val="17"/>
                <w:szCs w:val="17"/>
                <w:lang w:val="en-GB"/>
              </w:rPr>
              <w:t xml:space="preserve">Hermes, senior-lecturer (Claude Opus 5.5), L1</w:t>
            </w:r>
          </w:p>
        </w:tc>
        <w:tc>
          <w:tcPr>
            <w:tcW w:w="3089" w:type="dxa"/>
          </w:tcPr>
          <w:p w14:paraId="5FEB21A8" w14:textId="77777777" w:rsidR="008F54E3" w:rsidRPr="00C32864" w:rsidRDefault="008C6F2C">
            <w:pPr>
              <w:rPr>
                <w:lang w:val="en-GB"/>
              </w:rPr>
            </w:pPr>
            <w:r>
              <w:rPr>
                <w:sz w:val="17"/>
                <w:szCs w:val="17"/>
                <w:lang w:val="en-GB"/>
              </w:rPr>
              <w:t xml:space="preserve">v13 marked; clean copy made</w:t>
            </w:r>
          </w:p>
        </w:tc>
        <w:tc>
          <w:tcPr>
            <w:tcW w:w="2288" w:type="dxa"/>
          </w:tcPr>
          <w:p w14:paraId="5FEB21A8" w14:textId="77777777" w:rsidR="008F54E3" w:rsidRPr="00C32864" w:rsidRDefault="008C6F2C">
            <w:pPr>
              <w:rPr>
                <w:lang w:val="en-GB"/>
              </w:rPr>
            </w:pPr>
            <w:r>
              <w:rPr>
                <w:sz w:val="17"/>
                <w:szCs w:val="17"/>
                <w:lang w:val="en-GB"/>
              </w:rPr>
              <w:t xml:space="preserve">Shell v13_clean</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6 October</w:t>
            </w:r>
          </w:p>
        </w:tc>
        <w:tc>
          <w:tcPr>
            <w:tcW w:w="2002" w:type="dxa"/>
          </w:tcPr>
          <w:p w14:paraId="5FEB21A8" w14:textId="77777777" w:rsidR="008F54E3" w:rsidRPr="00C32864" w:rsidRDefault="008C6F2C">
            <w:pPr>
              <w:rPr>
                <w:lang w:val="en-GB"/>
              </w:rPr>
            </w:pPr>
            <w:r>
              <w:rPr>
                <w:sz w:val="17"/>
                <w:szCs w:val="17"/>
                <w:lang w:val="en-GB"/>
              </w:rPr>
              <w:t xml:space="preserve">Hermes, morgan (Claude Sonnet 5.5), S1</w:t>
            </w:r>
          </w:p>
        </w:tc>
        <w:tc>
          <w:tcPr>
            <w:tcW w:w="3089" w:type="dxa"/>
          </w:tcPr>
          <w:p w14:paraId="5FEB21A8" w14:textId="77777777" w:rsidR="008F54E3" w:rsidRPr="00C32864" w:rsidRDefault="008C6F2C">
            <w:pPr>
              <w:rPr>
                <w:lang w:val="en-GB"/>
              </w:rPr>
            </w:pPr>
            <w:r>
              <w:rPr>
                <w:sz w:val="17"/>
                <w:szCs w:val="17"/>
                <w:lang w:val="en-GB"/>
              </w:rPr>
              <w:t xml:space="preserve">v13 review; v14–v17 drafts, including the v15 humanising pass; placeholders filled "to fit the narrative"</w:t>
            </w:r>
          </w:p>
        </w:tc>
        <w:tc>
          <w:tcPr>
            <w:tcW w:w="2288" w:type="dxa"/>
          </w:tcPr>
          <w:p w14:paraId="5FEB21A8" w14:textId="77777777" w:rsidR="008F54E3" w:rsidRPr="00C32864" w:rsidRDefault="008C6F2C">
            <w:pPr>
              <w:rPr>
                <w:lang w:val="en-GB"/>
              </w:rPr>
            </w:pPr>
            <w:r>
              <w:rPr>
                <w:sz w:val="17"/>
                <w:szCs w:val="17"/>
                <w:lang w:val="en-GB"/>
              </w:rPr>
              <w:t xml:space="preserve">§3.5 and §6 text first drafted here</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7 October</w:t>
            </w:r>
          </w:p>
        </w:tc>
        <w:tc>
          <w:tcPr>
            <w:tcW w:w="2002" w:type="dxa"/>
          </w:tcPr>
          <w:p w14:paraId="5FEB21A8" w14:textId="77777777" w:rsidR="008F54E3" w:rsidRPr="00C32864" w:rsidRDefault="008C6F2C">
            <w:pPr>
              <w:rPr>
                <w:lang w:val="en-GB"/>
              </w:rPr>
            </w:pPr>
            <w:r>
              <w:rPr>
                <w:sz w:val="17"/>
                <w:szCs w:val="17"/>
                <w:lang w:val="en-GB"/>
              </w:rPr>
              <w:t xml:space="preserve">Hermes, morgan (Claude Opus 5.5), S2</w:t>
            </w:r>
          </w:p>
        </w:tc>
        <w:tc>
          <w:tcPr>
            <w:tcW w:w="3089" w:type="dxa"/>
          </w:tcPr>
          <w:p w14:paraId="5FEB21A8" w14:textId="77777777" w:rsidR="008F54E3" w:rsidRPr="00C32864" w:rsidRDefault="008C6F2C">
            <w:pPr>
              <w:rPr>
                <w:lang w:val="en-GB"/>
              </w:rPr>
            </w:pPr>
            <w:r>
              <w:rPr>
                <w:sz w:val="17"/>
                <w:szCs w:val="17"/>
                <w:lang w:val="en-GB"/>
              </w:rPr>
              <w:t xml:space="preserve">Option B desk search and model run; v18 marking note applied (v19)</w:t>
            </w:r>
          </w:p>
        </w:tc>
        <w:tc>
          <w:tcPr>
            <w:tcW w:w="2288" w:type="dxa"/>
          </w:tcPr>
          <w:p w14:paraId="5FEB21A8" w14:textId="77777777" w:rsidR="008F54E3" w:rsidRPr="00C32864" w:rsidRDefault="008C6F2C">
            <w:pPr>
              <w:rPr>
                <w:lang w:val="en-GB"/>
              </w:rPr>
            </w:pPr>
            <w:r>
              <w:rPr>
                <w:sz w:val="17"/>
                <w:szCs w:val="17"/>
                <w:lang w:val="en-GB"/>
              </w:rPr>
              <w:t xml:space="preserve">Appendix 11; Option B figures in §4.4 and §5.2</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8 October</w:t>
            </w:r>
          </w:p>
        </w:tc>
        <w:tc>
          <w:tcPr>
            <w:tcW w:w="2002" w:type="dxa"/>
          </w:tcPr>
          <w:p w14:paraId="5FEB21A8" w14:textId="77777777" w:rsidR="008F54E3" w:rsidRPr="00C32864" w:rsidRDefault="008C6F2C">
            <w:pPr>
              <w:rPr>
                <w:lang w:val="en-GB"/>
              </w:rPr>
            </w:pPr>
            <w:r>
              <w:rPr>
                <w:sz w:val="17"/>
                <w:szCs w:val="17"/>
                <w:lang w:val="en-GB"/>
              </w:rPr>
              <w:t xml:space="preserve">Hermes, morgan, S2</w:t>
            </w:r>
          </w:p>
        </w:tc>
        <w:tc>
          <w:tcPr>
            <w:tcW w:w="3089" w:type="dxa"/>
          </w:tcPr>
          <w:p w14:paraId="5FEB21A8" w14:textId="77777777" w:rsidR="008F54E3" w:rsidRPr="00C32864" w:rsidRDefault="008C6F2C">
            <w:pPr>
              <w:rPr>
                <w:lang w:val="en-GB"/>
              </w:rPr>
            </w:pPr>
            <w:r>
              <w:rPr>
                <w:sz w:val="17"/>
                <w:szCs w:val="17"/>
                <w:lang w:val="en-GB"/>
              </w:rPr>
              <w:t xml:space="preserve">v19a corrections (humanising pass and agents declined); delivery aggregates by postcode area computed from the job records (a customer-level file was processed; only aggregates returned)</w:t>
            </w:r>
          </w:p>
        </w:tc>
        <w:tc>
          <w:tcPr>
            <w:tcW w:w="2288" w:type="dxa"/>
          </w:tcPr>
          <w:p w14:paraId="5FEB21A8" w14:textId="77777777" w:rsidR="008F54E3" w:rsidRPr="00C32864" w:rsidRDefault="008C6F2C">
            <w:pPr>
              <w:rPr>
                <w:lang w:val="en-GB"/>
              </w:rPr>
            </w:pPr>
            <w:r>
              <w:rPr>
                <w:sz w:val="17"/>
                <w:szCs w:val="17"/>
                <w:lang w:val="en-GB"/>
              </w:rPr>
              <w:t xml:space="preserve">Table A11.1; Table A3.2</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8 October</w:t>
            </w:r>
          </w:p>
        </w:tc>
        <w:tc>
          <w:tcPr>
            <w:tcW w:w="2002" w:type="dxa"/>
          </w:tcPr>
          <w:p w14:paraId="5FEB21A8" w14:textId="77777777" w:rsidR="008F54E3" w:rsidRPr="00C32864" w:rsidRDefault="008C6F2C">
            <w:pPr>
              <w:rPr>
                <w:lang w:val="en-GB"/>
              </w:rPr>
            </w:pPr>
            <w:r>
              <w:rPr>
                <w:sz w:val="17"/>
                <w:szCs w:val="17"/>
                <w:lang w:val="en-GB"/>
              </w:rPr>
              <w:t xml:space="preserve">[CONFIRM tool: "Claude (proofreading)"]</w:t>
            </w:r>
          </w:p>
        </w:tc>
        <w:tc>
          <w:tcPr>
            <w:tcW w:w="3089" w:type="dxa"/>
          </w:tcPr>
          <w:p w14:paraId="5FEB21A8" w14:textId="77777777" w:rsidR="008F54E3" w:rsidRPr="00C32864" w:rsidRDefault="008C6F2C">
            <w:pPr>
              <w:rPr>
                <w:lang w:val="en-GB"/>
              </w:rPr>
            </w:pPr>
            <w:r>
              <w:rPr>
                <w:sz w:val="17"/>
                <w:szCs w:val="17"/>
                <w:lang w:val="en-GB"/>
              </w:rPr>
              <w:t xml:space="preserve">AI-writing check of v19a, with six tracked proofreading changes</w:t>
            </w:r>
          </w:p>
        </w:tc>
        <w:tc>
          <w:tcPr>
            <w:tcW w:w="2288" w:type="dxa"/>
          </w:tcPr>
          <w:p w14:paraId="5FEB21A8" w14:textId="77777777" w:rsidR="008F54E3" w:rsidRPr="00C32864" w:rsidRDefault="008C6F2C">
            <w:pPr>
              <w:rPr>
                <w:lang w:val="en-GB"/>
              </w:rPr>
            </w:pPr>
            <w:r>
              <w:rPr>
                <w:sz w:val="17"/>
                <w:szCs w:val="17"/>
                <w:lang w:val="en-GB"/>
              </w:rPr>
              <w:t xml:space="preserve">v19b_AI_writing_check; the six tracked changes remain in this file (Tables A11.1 and A16.1)</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12 October</w:t>
            </w:r>
          </w:p>
        </w:tc>
        <w:tc>
          <w:tcPr>
            <w:tcW w:w="2002" w:type="dxa"/>
          </w:tcPr>
          <w:p w14:paraId="5FEB21A8" w14:textId="77777777" w:rsidR="008F54E3" w:rsidRPr="00C32864" w:rsidRDefault="008C6F2C">
            <w:pPr>
              <w:rPr>
                <w:lang w:val="en-GB"/>
              </w:rPr>
            </w:pPr>
            <w:r>
              <w:rPr>
                <w:sz w:val="17"/>
                <w:szCs w:val="17"/>
                <w:lang w:val="en-GB"/>
              </w:rPr>
              <w:t xml:space="preserve">Hermes, morgan, S2</w:t>
            </w:r>
          </w:p>
        </w:tc>
        <w:tc>
          <w:tcPr>
            <w:tcW w:w="3089" w:type="dxa"/>
          </w:tcPr>
          <w:p w14:paraId="5FEB21A8" w14:textId="77777777" w:rsidR="008F54E3" w:rsidRPr="00C32864" w:rsidRDefault="008C6F2C">
            <w:pPr>
              <w:rPr>
                <w:lang w:val="en-GB"/>
              </w:rPr>
            </w:pPr>
            <w:r>
              <w:rPr>
                <w:sz w:val="17"/>
                <w:szCs w:val="17"/>
                <w:lang w:val="en-GB"/>
              </w:rPr>
              <w:t xml:space="preserve">Gantt charts and plan dates (v20)</w:t>
            </w:r>
          </w:p>
        </w:tc>
        <w:tc>
          <w:tcPr>
            <w:tcW w:w="2288" w:type="dxa"/>
          </w:tcPr>
          <w:p w14:paraId="5FEB21A8" w14:textId="77777777" w:rsidR="008F54E3" w:rsidRPr="00C32864" w:rsidRDefault="008C6F2C">
            <w:pPr>
              <w:rPr>
                <w:lang w:val="en-GB"/>
              </w:rPr>
            </w:pPr>
            <w:r>
              <w:rPr>
                <w:sz w:val="17"/>
                <w:szCs w:val="17"/>
                <w:lang w:val="en-GB"/>
              </w:rPr>
              <w:t xml:space="preserve">Appendix 14 figures; Table 8 dates</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13 October</w:t>
            </w:r>
          </w:p>
        </w:tc>
        <w:tc>
          <w:tcPr>
            <w:tcW w:w="2002" w:type="dxa"/>
          </w:tcPr>
          <w:p w14:paraId="5FEB21A8" w14:textId="77777777" w:rsidR="008F54E3" w:rsidRPr="00C32864" w:rsidRDefault="008C6F2C">
            <w:pPr>
              <w:rPr>
                <w:lang w:val="en-GB"/>
              </w:rPr>
            </w:pPr>
            <w:r>
              <w:rPr>
                <w:sz w:val="17"/>
                <w:szCs w:val="17"/>
                <w:lang w:val="en-GB"/>
              </w:rPr>
              <w:t xml:space="preserve">Hermes, senior-lecturer, L3</w:t>
            </w:r>
          </w:p>
        </w:tc>
        <w:tc>
          <w:tcPr>
            <w:tcW w:w="3089" w:type="dxa"/>
          </w:tcPr>
          <w:p w14:paraId="5FEB21A8" w14:textId="77777777" w:rsidR="008F54E3" w:rsidRPr="00C32864" w:rsidRDefault="008C6F2C">
            <w:pPr>
              <w:rPr>
                <w:lang w:val="en-GB"/>
              </w:rPr>
            </w:pPr>
            <w:r>
              <w:rPr>
                <w:sz w:val="17"/>
                <w:szCs w:val="17"/>
                <w:lang w:val="en-GB"/>
              </w:rPr>
              <w:t xml:space="preserve">Asked to add feedback and "tweak the timeline and financials … to prove the case"</w:t>
            </w:r>
          </w:p>
        </w:tc>
        <w:tc>
          <w:tcPr>
            <w:tcW w:w="2288" w:type="dxa"/>
          </w:tcPr>
          <w:p w14:paraId="5FEB21A8" w14:textId="77777777" w:rsidR="008F54E3" w:rsidRPr="00C32864" w:rsidRDefault="008C6F2C">
            <w:pPr>
              <w:rPr>
                <w:lang w:val="en-GB"/>
              </w:rPr>
            </w:pPr>
            <w:r>
              <w:rPr>
                <w:sz w:val="17"/>
                <w:szCs w:val="17"/>
                <w:lang w:val="en-GB"/>
              </w:rPr>
              <w:t xml:space="preserve">Declined: no figures or dates changed; step-by-step guide written</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19 October</w:t>
            </w:r>
          </w:p>
        </w:tc>
        <w:tc>
          <w:tcPr>
            <w:tcW w:w="2002" w:type="dxa"/>
          </w:tcPr>
          <w:p w14:paraId="5FEB21A8" w14:textId="77777777" w:rsidR="008F54E3" w:rsidRPr="00C32864" w:rsidRDefault="008C6F2C">
            <w:pPr>
              <w:rPr>
                <w:lang w:val="en-GB"/>
              </w:rPr>
            </w:pPr>
            <w:r>
              <w:rPr>
                <w:sz w:val="17"/>
                <w:szCs w:val="17"/>
                <w:lang w:val="en-GB"/>
              </w:rPr>
              <w:t xml:space="preserve">[CONFIRM: ChatGPT; Grok]</w:t>
            </w:r>
          </w:p>
        </w:tc>
        <w:tc>
          <w:tcPr>
            <w:tcW w:w="3089" w:type="dxa"/>
          </w:tcPr>
          <w:p w14:paraId="5FEB21A8" w14:textId="77777777" w:rsidR="008F54E3" w:rsidRPr="00C32864" w:rsidRDefault="008C6F2C">
            <w:pPr>
              <w:rPr>
                <w:lang w:val="en-GB"/>
              </w:rPr>
            </w:pPr>
            <w:r>
              <w:rPr>
                <w:sz w:val="17"/>
                <w:szCs w:val="17"/>
                <w:lang w:val="en-GB"/>
              </w:rPr>
              <w:t xml:space="preserve">Interview question set; two sets of model answers; Appendix 2 matrix text</w:t>
            </w:r>
          </w:p>
        </w:tc>
        <w:tc>
          <w:tcPr>
            <w:tcW w:w="2288" w:type="dxa"/>
          </w:tcPr>
          <w:p w14:paraId="5FEB21A8" w14:textId="77777777" w:rsidR="008F54E3" w:rsidRPr="00C32864" w:rsidRDefault="008C6F2C">
            <w:pPr>
              <w:rPr>
                <w:lang w:val="en-GB"/>
              </w:rPr>
            </w:pPr>
            <w:r>
              <w:rPr>
                <w:sz w:val="17"/>
                <w:szCs w:val="17"/>
                <w:lang w:val="en-GB"/>
              </w:rPr>
              <w:t xml:space="preserve">Appendix 6 questions; the second set of answers used afterwards to write up the interview notes (Appendix 7); Appendix 2</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19 October</w:t>
            </w:r>
          </w:p>
        </w:tc>
        <w:tc>
          <w:tcPr>
            <w:tcW w:w="2002" w:type="dxa"/>
          </w:tcPr>
          <w:p w14:paraId="5FEB21A8" w14:textId="77777777" w:rsidR="008F54E3" w:rsidRPr="00C32864" w:rsidRDefault="008C6F2C">
            <w:pPr>
              <w:rPr>
                <w:lang w:val="en-GB"/>
              </w:rPr>
            </w:pPr>
            <w:r>
              <w:rPr>
                <w:sz w:val="17"/>
                <w:szCs w:val="17"/>
                <w:lang w:val="en-GB"/>
              </w:rPr>
              <w:t xml:space="preserve">Hermes, morgan, S2; senior-lecturer, L3</w:t>
            </w:r>
          </w:p>
        </w:tc>
        <w:tc>
          <w:tcPr>
            <w:tcW w:w="3089" w:type="dxa"/>
          </w:tcPr>
          <w:p w14:paraId="5FEB21A8" w14:textId="77777777" w:rsidR="008F54E3" w:rsidRPr="00C32864" w:rsidRDefault="008C6F2C">
            <w:pPr>
              <w:rPr>
                <w:lang w:val="en-GB"/>
              </w:rPr>
            </w:pPr>
            <w:r>
              <w:rPr>
                <w:sz w:val="17"/>
                <w:szCs w:val="17"/>
                <w:lang w:val="en-GB"/>
              </w:rPr>
              <w:t xml:space="preserve">Request to create interviews supporting Sheffield; Appendix 2 checked; supplied interview drafts assessed</w:t>
            </w:r>
          </w:p>
        </w:tc>
        <w:tc>
          <w:tcPr>
            <w:tcW w:w="2288" w:type="dxa"/>
          </w:tcPr>
          <w:p w14:paraId="5FEB21A8" w14:textId="77777777" w:rsidR="008F54E3" w:rsidRPr="00C32864" w:rsidRDefault="008C6F2C">
            <w:pPr>
              <w:rPr>
                <w:lang w:val="en-GB"/>
              </w:rPr>
            </w:pPr>
            <w:r>
              <w:rPr>
                <w:sz w:val="17"/>
                <w:szCs w:val="17"/>
                <w:lang w:val="en-GB"/>
              </w:rPr>
              <w:t xml:space="preserve">Interviews not created; Appendix 2 incorporated (v21)</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20–21 October</w:t>
            </w:r>
          </w:p>
        </w:tc>
        <w:tc>
          <w:tcPr>
            <w:tcW w:w="2002" w:type="dxa"/>
          </w:tcPr>
          <w:p w14:paraId="5FEB21A8" w14:textId="77777777" w:rsidR="008F54E3" w:rsidRPr="00C32864" w:rsidRDefault="008C6F2C">
            <w:pPr>
              <w:rPr>
                <w:lang w:val="en-GB"/>
              </w:rPr>
            </w:pPr>
            <w:r>
              <w:rPr>
                <w:sz w:val="17"/>
                <w:szCs w:val="17"/>
                <w:lang w:val="en-GB"/>
              </w:rPr>
              <w:t xml:space="preserve">Hermes, senior-lecturer, L3</w:t>
            </w:r>
          </w:p>
        </w:tc>
        <w:tc>
          <w:tcPr>
            <w:tcW w:w="3089" w:type="dxa"/>
          </w:tcPr>
          <w:p w14:paraId="5FEB21A8" w14:textId="77777777" w:rsidR="008F54E3" w:rsidRPr="00C32864" w:rsidRDefault="008C6F2C">
            <w:pPr>
              <w:rPr>
                <w:lang w:val="en-GB"/>
              </w:rPr>
            </w:pPr>
            <w:r>
              <w:rPr>
                <w:sz w:val="17"/>
                <w:szCs w:val="17"/>
                <w:lang w:val="en-GB"/>
              </w:rPr>
              <w:t xml:space="preserve">Model-answer PDFs declined (20 October); each interview record reviewed as it was sent (20 October 12:02, 14:52 and 15:42; 21 October 11:18 and 11:49), with overlap checks and a synthesis of themes</w:t>
            </w:r>
          </w:p>
        </w:tc>
        <w:tc>
          <w:tcPr>
            <w:tcW w:w="2288" w:type="dxa"/>
          </w:tcPr>
          <w:p w14:paraId="5FEB21A8" w14:textId="77777777" w:rsidR="008F54E3" w:rsidRPr="00C32864" w:rsidRDefault="008C6F2C">
            <w:pPr>
              <w:rPr>
                <w:lang w:val="en-GB"/>
              </w:rPr>
            </w:pPr>
            <w:r>
              <w:rPr>
                <w:sz w:val="17"/>
                <w:szCs w:val="17"/>
                <w:lang w:val="en-GB"/>
              </w:rPr>
              <w:t xml:space="preserve">Reviews in the session record; [CONFIRM whether used]</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21 October</w:t>
            </w:r>
          </w:p>
        </w:tc>
        <w:tc>
          <w:tcPr>
            <w:tcW w:w="2002" w:type="dxa"/>
          </w:tcPr>
          <w:p w14:paraId="5FEB21A8" w14:textId="77777777" w:rsidR="008F54E3" w:rsidRPr="00C32864" w:rsidRDefault="008C6F2C">
            <w:pPr>
              <w:rPr>
                <w:lang w:val="en-GB"/>
              </w:rPr>
            </w:pPr>
            <w:r>
              <w:rPr>
                <w:sz w:val="17"/>
                <w:szCs w:val="17"/>
                <w:lang w:val="en-GB"/>
              </w:rPr>
              <w:t xml:space="preserve">Hermes, morgan, S2</w:t>
            </w:r>
          </w:p>
        </w:tc>
        <w:tc>
          <w:tcPr>
            <w:tcW w:w="3089" w:type="dxa"/>
          </w:tcPr>
          <w:p w14:paraId="5FEB21A8" w14:textId="77777777" w:rsidR="008F54E3" w:rsidRPr="00C32864" w:rsidRDefault="008C6F2C">
            <w:pPr>
              <w:rPr>
                <w:lang w:val="en-GB"/>
              </w:rPr>
            </w:pPr>
            <w:r>
              <w:rPr>
                <w:sz w:val="17"/>
                <w:szCs w:val="17"/>
                <w:lang w:val="en-GB"/>
              </w:rPr>
              <w:t xml:space="preserve">Interview notes loaded (v22); one pairwise judgement revised and weights recalculated (v23); "v21 to 85" to-do list</w:t>
            </w:r>
          </w:p>
        </w:tc>
        <w:tc>
          <w:tcPr>
            <w:tcW w:w="2288" w:type="dxa"/>
          </w:tcPr>
          <w:p w14:paraId="5FEB21A8" w14:textId="77777777" w:rsidR="008F54E3" w:rsidRPr="00C32864" w:rsidRDefault="008C6F2C">
            <w:pPr>
              <w:rPr>
                <w:lang w:val="en-GB"/>
              </w:rPr>
            </w:pPr>
            <w:r>
              <w:rPr>
                <w:sz w:val="17"/>
                <w:szCs w:val="17"/>
                <w:lang w:val="en-GB"/>
              </w:rPr>
              <w:t xml:space="preserve">Appendix 7; Tables 2 and 3; §4.2, §4.3, §5.2; Appendix 2</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21 October</w:t>
            </w:r>
          </w:p>
        </w:tc>
        <w:tc>
          <w:tcPr>
            <w:tcW w:w="2002" w:type="dxa"/>
          </w:tcPr>
          <w:p w14:paraId="5FEB21A8" w14:textId="77777777" w:rsidR="008F54E3" w:rsidRPr="00C32864" w:rsidRDefault="008C6F2C">
            <w:pPr>
              <w:rPr>
                <w:lang w:val="en-GB"/>
              </w:rPr>
            </w:pPr>
            <w:r>
              <w:rPr>
                <w:sz w:val="17"/>
                <w:szCs w:val="17"/>
                <w:lang w:val="en-GB"/>
              </w:rPr>
              <w:t xml:space="preserve">Hermes, senior-lecturer, L4 and L5</w:t>
            </w:r>
          </w:p>
        </w:tc>
        <w:tc>
          <w:tcPr>
            <w:tcW w:w="3089" w:type="dxa"/>
          </w:tcPr>
          <w:p w14:paraId="5FEB21A8" w14:textId="77777777" w:rsidR="008F54E3" w:rsidRPr="00C32864" w:rsidRDefault="008C6F2C">
            <w:pPr>
              <w:rPr>
                <w:lang w:val="en-GB"/>
              </w:rPr>
            </w:pPr>
            <w:r>
              <w:rPr>
                <w:sz w:val="17"/>
                <w:szCs w:val="17"/>
                <w:lang w:val="en-GB"/>
              </w:rPr>
              <w:t xml:space="preserve">v23 and v24 marking notes and step-by-step guides</w:t>
            </w:r>
          </w:p>
        </w:tc>
        <w:tc>
          <w:tcPr>
            <w:tcW w:w="2288" w:type="dxa"/>
          </w:tcPr>
          <w:p w14:paraId="5FEB21A8" w14:textId="77777777" w:rsidR="008F54E3" w:rsidRPr="00C32864" w:rsidRDefault="008C6F2C">
            <w:pPr>
              <w:rPr>
                <w:lang w:val="en-GB"/>
              </w:rPr>
            </w:pPr>
            <w:r>
              <w:rPr>
                <w:sz w:val="17"/>
                <w:szCs w:val="17"/>
                <w:lang w:val="en-GB"/>
              </w:rPr>
              <w:t xml:space="preserve">Plans for v24 and v25</w:t>
            </w:r>
          </w:p>
        </w:tc>
      </w:tr>
      <w:tr w:rsidR="008F54E3" w:rsidRPr="00C32864" w14:paraId="39BBFD5B" w14:textId="77777777">
        <w:trPr>
          <w:cantSplit/>
        </w:trPr>
        <w:tc>
          <w:tcPr>
            <w:tcW w:w="1258" w:type="dxa"/>
          </w:tcPr>
          <w:p w14:paraId="5FEB21A8" w14:textId="77777777" w:rsidR="008F54E3" w:rsidRPr="00C32864" w:rsidRDefault="008C6F2C">
            <w:pPr>
              <w:rPr>
                <w:lang w:val="en-GB"/>
              </w:rPr>
            </w:pPr>
            <w:r>
              <w:rPr>
                <w:sz w:val="17"/>
                <w:szCs w:val="17"/>
                <w:lang w:val="en-GB"/>
              </w:rPr>
              <w:t xml:space="preserve">21 October</w:t>
            </w:r>
          </w:p>
        </w:tc>
        <w:tc>
          <w:tcPr>
            <w:tcW w:w="2002" w:type="dxa"/>
          </w:tcPr>
          <w:p w14:paraId="5FEB21A8" w14:textId="77777777" w:rsidR="008F54E3" w:rsidRPr="00C32864" w:rsidRDefault="008C6F2C">
            <w:pPr>
              <w:rPr>
                <w:lang w:val="en-GB"/>
              </w:rPr>
            </w:pPr>
            <w:r>
              <w:rPr>
                <w:sz w:val="17"/>
                <w:szCs w:val="17"/>
                <w:lang w:val="en-GB"/>
              </w:rPr>
              <w:t xml:space="preserve">Hermes, morgan (Claude Opus 5.5), S3</w:t>
            </w:r>
          </w:p>
        </w:tc>
        <w:tc>
          <w:tcPr>
            <w:tcW w:w="3089" w:type="dxa"/>
          </w:tcPr>
          <w:p w14:paraId="5FEB21A8" w14:textId="77777777" w:rsidR="008F54E3" w:rsidRPr="00C32864" w:rsidRDefault="008C6F2C">
            <w:pPr>
              <w:rPr>
                <w:lang w:val="en-GB"/>
              </w:rPr>
            </w:pPr>
            <w:r>
              <w:rPr>
                <w:sz w:val="17"/>
                <w:szCs w:val="17"/>
                <w:lang w:val="en-GB"/>
              </w:rPr>
              <w:t xml:space="preserve">v24: claims corrected to match the records, word count, Appendices 3, 13, 17 and 18, prompt list, Gantt fixes, contents. v25: payload and pipeline dating, named placeholders, KSB claims, this log completed from the session records</w:t>
            </w:r>
          </w:p>
        </w:tc>
        <w:tc>
          <w:tcPr>
            <w:tcW w:w="2288" w:type="dxa"/>
          </w:tcPr>
          <w:p w14:paraId="5FEB21A8" w14:textId="77777777" w:rsidR="008F54E3" w:rsidRPr="00C32864" w:rsidRDefault="008C6F2C">
            <w:pPr>
              <w:rPr>
                <w:lang w:val="en-GB"/>
              </w:rPr>
            </w:pPr>
            <w:r>
              <w:rPr>
                <w:sz w:val="17"/>
                <w:szCs w:val="17"/>
                <w:lang w:val="en-GB"/>
              </w:rPr>
              <w:t xml:space="preserve">This version</w:t>
            </w:r>
          </w:p>
        </w:tc>
      </w:tr>
    </w:tbl>
    <w:p w14:paraId="3A2FA21A" w14:textId="77777777" w:rsidR="00457F15" w:rsidRPr="00C32864" w:rsidRDefault="00863F0A">
      <w:pPr>
        <w:pStyle w:val="TableNote"/>
        <w:rPr>
          <w:lang w:val="en-GB"/>
        </w:rPr>
      </w:pPr>
      <w:r>
        <w:rPr>
          <w:i/>
          <w:lang w:val="en-GB"/>
        </w:rPr>
        <w:t xml:space="preserve">Note. Rows marked [CONFIRM] are uses of tools outside Hermes Agent, which the author completes from their own records. Dates are those of the session records or of the files each use produced.</w:t>
      </w:r>
    </w:p>
    <w:p w14:paraId="6EBFCCFF" w14:textId="77777777" w:rsidR="008F54E3" w:rsidRPr="00C32864" w:rsidRDefault="008C6F2C">
      <w:pPr>
        <w:pStyle w:val="TableCaption"/>
        <w:keepNext/>
        <w:rPr>
          <w:lang w:val="en-GB"/>
        </w:rPr>
      </w:pPr>
      <w:r>
        <w:rPr>
          <w:lang w:val="en-GB"/>
        </w:rPr>
        <w:t xml:space="preserve">Table A18.2. Hermes Agent session records</w:t>
      </w:r>
    </w:p>
    <w:tbl>
      <w:tblPr>
        <w:tblStyle w:val="TableGrid"/>
        <w:tblW w:w="8640" w:type="dxa"/>
        <w:tblLook w:val="04A0" w:firstRow="1" w:lastRow="0" w:firstColumn="1" w:lastColumn="0" w:noHBand="0" w:noVBand="1"/>
      </w:tblPr>
      <w:tblGrid>
        <w:gridCol w:w="921"/>
        <w:gridCol w:w="2534"/>
        <w:gridCol w:w="5184"/>
      </w:tblGrid>
      <w:tr w:rsidR="008F54E3" w:rsidRPr="00C32864" w14:paraId="6BCAD8C6" w14:textId="77777777">
        <w:trPr>
          <w:cantSplit/>
          <w:tblHeader/>
        </w:trPr>
        <w:tc>
          <w:tcPr>
            <w:tcW w:w="921" w:type="dxa"/>
          </w:tcPr>
          <w:p w14:paraId="4F283A1D" w14:textId="77777777" w:rsidR="008F54E3" w:rsidRPr="00C32864" w:rsidRDefault="008C6F2C">
            <w:pPr>
              <w:keepNext/>
              <w:rPr>
                <w:lang w:val="en-GB"/>
              </w:rPr>
            </w:pPr>
            <w:r>
              <w:rPr>
                <w:b/>
                <w:sz w:val="18"/>
                <w:lang w:val="en-GB"/>
              </w:rPr>
              <w:t xml:space="preserve">Code</w:t>
            </w:r>
          </w:p>
        </w:tc>
        <w:tc>
          <w:tcPr>
            <w:tcW w:w="2534" w:type="dxa"/>
          </w:tcPr>
          <w:p w14:paraId="4F283A1D" w14:textId="77777777" w:rsidR="008F54E3" w:rsidRPr="00C32864" w:rsidRDefault="008C6F2C">
            <w:pPr>
              <w:keepNext/>
              <w:rPr>
                <w:lang w:val="en-GB"/>
              </w:rPr>
            </w:pPr>
            <w:r>
              <w:rPr>
                <w:b/>
                <w:sz w:val="18"/>
                <w:lang w:val="en-GB"/>
              </w:rPr>
              <w:t xml:space="preserve">Profile</w:t>
            </w:r>
          </w:p>
        </w:tc>
        <w:tc>
          <w:tcPr>
            <w:tcW w:w="5184" w:type="dxa"/>
          </w:tcPr>
          <w:p w14:paraId="4F283A1D" w14:textId="77777777" w:rsidR="008F54E3" w:rsidRPr="00C32864" w:rsidRDefault="008C6F2C">
            <w:pPr>
              <w:keepNext/>
              <w:rPr>
                <w:lang w:val="en-GB"/>
              </w:rPr>
            </w:pPr>
            <w:r>
              <w:rPr>
                <w:b/>
                <w:sz w:val="18"/>
                <w:lang w:val="en-GB"/>
              </w:rPr>
              <w:t xml:space="preserve">Session record</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S1</w:t>
            </w:r>
          </w:p>
        </w:tc>
        <w:tc>
          <w:tcPr>
            <w:tcW w:w="2534" w:type="dxa"/>
          </w:tcPr>
          <w:p w14:paraId="5FEB21A8" w14:textId="77777777" w:rsidR="008F54E3" w:rsidRPr="00C32864" w:rsidRDefault="008C6F2C">
            <w:pPr>
              <w:rPr>
                <w:lang w:val="en-GB"/>
              </w:rPr>
            </w:pPr>
            <w:r>
              <w:rPr>
                <w:sz w:val="18"/>
                <w:lang w:val="en-GB"/>
              </w:rPr>
              <w:t xml:space="preserve">morgan</w:t>
            </w:r>
          </w:p>
        </w:tc>
        <w:tc>
          <w:tcPr>
            <w:tcW w:w="5184" w:type="dxa"/>
          </w:tcPr>
          <w:p w14:paraId="5FEB21A8" w14:textId="77777777" w:rsidR="008F54E3" w:rsidRPr="00C32864" w:rsidRDefault="008C6F2C">
            <w:pPr>
              <w:rPr>
                <w:lang w:val="en-GB"/>
              </w:rPr>
            </w:pPr>
            <w:r>
              <w:rPr>
                <w:sz w:val="18"/>
                <w:lang w:val="en-GB"/>
              </w:rPr>
              <w:t xml:space="preserve">20260922_131742_38832e</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S2</w:t>
            </w:r>
          </w:p>
        </w:tc>
        <w:tc>
          <w:tcPr>
            <w:tcW w:w="2534" w:type="dxa"/>
          </w:tcPr>
          <w:p w14:paraId="5FEB21A8" w14:textId="77777777" w:rsidR="008F54E3" w:rsidRPr="00C32864" w:rsidRDefault="008C6F2C">
            <w:pPr>
              <w:rPr>
                <w:lang w:val="en-GB"/>
              </w:rPr>
            </w:pPr>
            <w:r>
              <w:rPr>
                <w:sz w:val="18"/>
                <w:lang w:val="en-GB"/>
              </w:rPr>
              <w:t xml:space="preserve">morgan</w:t>
            </w:r>
          </w:p>
        </w:tc>
        <w:tc>
          <w:tcPr>
            <w:tcW w:w="5184" w:type="dxa"/>
          </w:tcPr>
          <w:p w14:paraId="5FEB21A8" w14:textId="77777777" w:rsidR="008F54E3" w:rsidRPr="00C32864" w:rsidRDefault="008C6F2C">
            <w:pPr>
              <w:rPr>
                <w:lang w:val="en-GB"/>
              </w:rPr>
            </w:pPr>
            <w:r>
              <w:rPr>
                <w:sz w:val="18"/>
                <w:lang w:val="en-GB"/>
              </w:rPr>
              <w:t xml:space="preserve">20261007_145049_6f8457</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S3</w:t>
            </w:r>
          </w:p>
        </w:tc>
        <w:tc>
          <w:tcPr>
            <w:tcW w:w="2534" w:type="dxa"/>
          </w:tcPr>
          <w:p w14:paraId="5FEB21A8" w14:textId="77777777" w:rsidR="008F54E3" w:rsidRPr="00C32864" w:rsidRDefault="008C6F2C">
            <w:pPr>
              <w:rPr>
                <w:lang w:val="en-GB"/>
              </w:rPr>
            </w:pPr>
            <w:r>
              <w:rPr>
                <w:sz w:val="18"/>
                <w:lang w:val="en-GB"/>
              </w:rPr>
              <w:t xml:space="preserve">morgan</w:t>
            </w:r>
          </w:p>
        </w:tc>
        <w:tc>
          <w:tcPr>
            <w:tcW w:w="5184" w:type="dxa"/>
          </w:tcPr>
          <w:p w14:paraId="5FEB21A8" w14:textId="77777777" w:rsidR="008F54E3" w:rsidRPr="00C32864" w:rsidRDefault="008C6F2C">
            <w:pPr>
              <w:rPr>
                <w:lang w:val="en-GB"/>
              </w:rPr>
            </w:pPr>
            <w:r>
              <w:rPr>
                <w:sz w:val="18"/>
                <w:lang w:val="en-GB"/>
              </w:rPr>
              <w:t xml:space="preserve">20261021_144058_7510d9</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L1</w:t>
            </w:r>
          </w:p>
        </w:tc>
        <w:tc>
          <w:tcPr>
            <w:tcW w:w="2534" w:type="dxa"/>
          </w:tcPr>
          <w:p w14:paraId="5FEB21A8" w14:textId="77777777" w:rsidR="008F54E3" w:rsidRPr="00C32864" w:rsidRDefault="008C6F2C">
            <w:pPr>
              <w:rPr>
                <w:lang w:val="en-GB"/>
              </w:rPr>
            </w:pPr>
            <w:r>
              <w:rPr>
                <w:sz w:val="18"/>
                <w:lang w:val="en-GB"/>
              </w:rPr>
              <w:t xml:space="preserve">senior-lecturer</w:t>
            </w:r>
          </w:p>
        </w:tc>
        <w:tc>
          <w:tcPr>
            <w:tcW w:w="5184" w:type="dxa"/>
          </w:tcPr>
          <w:p w14:paraId="5FEB21A8" w14:textId="77777777" w:rsidR="008F54E3" w:rsidRPr="00C32864" w:rsidRDefault="008C6F2C">
            <w:pPr>
              <w:rPr>
                <w:lang w:val="en-GB"/>
              </w:rPr>
            </w:pPr>
            <w:r>
              <w:rPr>
                <w:sz w:val="18"/>
                <w:lang w:val="en-GB"/>
              </w:rPr>
              <w:t xml:space="preserve">20260922_132414_ef8757</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L2</w:t>
            </w:r>
          </w:p>
        </w:tc>
        <w:tc>
          <w:tcPr>
            <w:tcW w:w="2534" w:type="dxa"/>
          </w:tcPr>
          <w:p w14:paraId="5FEB21A8" w14:textId="77777777" w:rsidR="008F54E3" w:rsidRPr="00C32864" w:rsidRDefault="008C6F2C">
            <w:pPr>
              <w:rPr>
                <w:lang w:val="en-GB"/>
              </w:rPr>
            </w:pPr>
            <w:r>
              <w:rPr>
                <w:sz w:val="18"/>
                <w:lang w:val="en-GB"/>
              </w:rPr>
              <w:t xml:space="preserve">senior-lecturer</w:t>
            </w:r>
          </w:p>
        </w:tc>
        <w:tc>
          <w:tcPr>
            <w:tcW w:w="5184" w:type="dxa"/>
          </w:tcPr>
          <w:p w14:paraId="5FEB21A8" w14:textId="77777777" w:rsidR="008F54E3" w:rsidRPr="00C32864" w:rsidRDefault="008C6F2C">
            <w:pPr>
              <w:rPr>
                <w:lang w:val="en-GB"/>
              </w:rPr>
            </w:pPr>
            <w:r>
              <w:rPr>
                <w:sz w:val="18"/>
                <w:lang w:val="en-GB"/>
              </w:rPr>
              <w:t xml:space="preserve">20261001_222313_f655d7</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L3</w:t>
            </w:r>
          </w:p>
        </w:tc>
        <w:tc>
          <w:tcPr>
            <w:tcW w:w="2534" w:type="dxa"/>
          </w:tcPr>
          <w:p w14:paraId="5FEB21A8" w14:textId="77777777" w:rsidR="008F54E3" w:rsidRPr="00C32864" w:rsidRDefault="008C6F2C">
            <w:pPr>
              <w:rPr>
                <w:lang w:val="en-GB"/>
              </w:rPr>
            </w:pPr>
            <w:r>
              <w:rPr>
                <w:sz w:val="18"/>
                <w:lang w:val="en-GB"/>
              </w:rPr>
              <w:t xml:space="preserve">senior-lecturer</w:t>
            </w:r>
          </w:p>
        </w:tc>
        <w:tc>
          <w:tcPr>
            <w:tcW w:w="5184" w:type="dxa"/>
          </w:tcPr>
          <w:p w14:paraId="5FEB21A8" w14:textId="77777777" w:rsidR="008F54E3" w:rsidRPr="00C32864" w:rsidRDefault="008C6F2C">
            <w:pPr>
              <w:rPr>
                <w:lang w:val="en-GB"/>
              </w:rPr>
            </w:pPr>
            <w:r>
              <w:rPr>
                <w:sz w:val="18"/>
                <w:lang w:val="en-GB"/>
              </w:rPr>
              <w:t xml:space="preserve">20261012_143353_71545f</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L4</w:t>
            </w:r>
          </w:p>
        </w:tc>
        <w:tc>
          <w:tcPr>
            <w:tcW w:w="2534" w:type="dxa"/>
          </w:tcPr>
          <w:p w14:paraId="5FEB21A8" w14:textId="77777777" w:rsidR="008F54E3" w:rsidRPr="00C32864" w:rsidRDefault="008C6F2C">
            <w:pPr>
              <w:rPr>
                <w:lang w:val="en-GB"/>
              </w:rPr>
            </w:pPr>
            <w:r>
              <w:rPr>
                <w:sz w:val="18"/>
                <w:lang w:val="en-GB"/>
              </w:rPr>
              <w:t xml:space="preserve">senior-lecturer</w:t>
            </w:r>
          </w:p>
        </w:tc>
        <w:tc>
          <w:tcPr>
            <w:tcW w:w="5184" w:type="dxa"/>
          </w:tcPr>
          <w:p w14:paraId="5FEB21A8" w14:textId="77777777" w:rsidR="008F54E3" w:rsidRPr="00C32864" w:rsidRDefault="008C6F2C">
            <w:pPr>
              <w:rPr>
                <w:lang w:val="en-GB"/>
              </w:rPr>
            </w:pPr>
            <w:r>
              <w:rPr>
                <w:sz w:val="18"/>
                <w:lang w:val="en-GB"/>
              </w:rPr>
              <w:t xml:space="preserve">20261021_134233_a0f0e8</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L5</w:t>
            </w:r>
          </w:p>
        </w:tc>
        <w:tc>
          <w:tcPr>
            <w:tcW w:w="2534" w:type="dxa"/>
          </w:tcPr>
          <w:p w14:paraId="5FEB21A8" w14:textId="77777777" w:rsidR="008F54E3" w:rsidRPr="00C32864" w:rsidRDefault="008C6F2C">
            <w:pPr>
              <w:rPr>
                <w:lang w:val="en-GB"/>
              </w:rPr>
            </w:pPr>
            <w:r>
              <w:rPr>
                <w:sz w:val="18"/>
                <w:lang w:val="en-GB"/>
              </w:rPr>
              <w:t xml:space="preserve">senior-lecturer</w:t>
            </w:r>
          </w:p>
        </w:tc>
        <w:tc>
          <w:tcPr>
            <w:tcW w:w="5184" w:type="dxa"/>
          </w:tcPr>
          <w:p w14:paraId="5FEB21A8" w14:textId="77777777" w:rsidR="008F54E3" w:rsidRPr="00C32864" w:rsidRDefault="008C6F2C">
            <w:pPr>
              <w:rPr>
                <w:lang w:val="en-GB"/>
              </w:rPr>
            </w:pPr>
            <w:r>
              <w:rPr>
                <w:sz w:val="18"/>
                <w:lang w:val="en-GB"/>
              </w:rPr>
              <w:t xml:space="preserve">20261021_202553_32e8d9</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O1</w:t>
            </w:r>
          </w:p>
        </w:tc>
        <w:tc>
          <w:tcPr>
            <w:tcW w:w="2534" w:type="dxa"/>
          </w:tcPr>
          <w:p w14:paraId="5FEB21A8" w14:textId="77777777" w:rsidR="008F54E3" w:rsidRPr="00C32864" w:rsidRDefault="008C6F2C">
            <w:pPr>
              <w:rPr>
                <w:lang w:val="en-GB"/>
              </w:rPr>
            </w:pPr>
            <w:r>
              <w:rPr>
                <w:sz w:val="18"/>
                <w:lang w:val="en-GB"/>
              </w:rPr>
              <w:t xml:space="preserve">orcastrator</w:t>
            </w:r>
          </w:p>
        </w:tc>
        <w:tc>
          <w:tcPr>
            <w:tcW w:w="5184" w:type="dxa"/>
          </w:tcPr>
          <w:p w14:paraId="5FEB21A8" w14:textId="77777777" w:rsidR="008F54E3" w:rsidRPr="00C32864" w:rsidRDefault="008C6F2C">
            <w:pPr>
              <w:rPr>
                <w:lang w:val="en-GB"/>
              </w:rPr>
            </w:pPr>
            <w:r>
              <w:rPr>
                <w:sz w:val="18"/>
                <w:lang w:val="en-GB"/>
              </w:rPr>
              <w:t xml:space="preserve">20260910_215727_e19b0a</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O2</w:t>
            </w:r>
          </w:p>
        </w:tc>
        <w:tc>
          <w:tcPr>
            <w:tcW w:w="2534" w:type="dxa"/>
          </w:tcPr>
          <w:p w14:paraId="5FEB21A8" w14:textId="77777777" w:rsidR="008F54E3" w:rsidRPr="00C32864" w:rsidRDefault="008C6F2C">
            <w:pPr>
              <w:rPr>
                <w:lang w:val="en-GB"/>
              </w:rPr>
            </w:pPr>
            <w:r>
              <w:rPr>
                <w:sz w:val="18"/>
                <w:lang w:val="en-GB"/>
              </w:rPr>
              <w:t xml:space="preserve">orcastrator</w:t>
            </w:r>
          </w:p>
        </w:tc>
        <w:tc>
          <w:tcPr>
            <w:tcW w:w="5184" w:type="dxa"/>
          </w:tcPr>
          <w:p w14:paraId="5FEB21A8" w14:textId="77777777" w:rsidR="008F54E3" w:rsidRPr="00C32864" w:rsidRDefault="008C6F2C">
            <w:pPr>
              <w:rPr>
                <w:lang w:val="en-GB"/>
              </w:rPr>
            </w:pPr>
            <w:r>
              <w:rPr>
                <w:sz w:val="18"/>
                <w:lang w:val="en-GB"/>
              </w:rPr>
              <w:t xml:space="preserve">20261001_160114_0d1ad4</w:t>
            </w:r>
          </w:p>
        </w:tc>
      </w:tr>
      <w:tr w:rsidR="008F54E3" w:rsidRPr="00C32864" w14:paraId="39BBFD5B" w14:textId="77777777">
        <w:trPr>
          <w:cantSplit/>
        </w:trPr>
        <w:tc>
          <w:tcPr>
            <w:tcW w:w="921" w:type="dxa"/>
          </w:tcPr>
          <w:p w14:paraId="5FEB21A8" w14:textId="77777777" w:rsidR="008F54E3" w:rsidRPr="00C32864" w:rsidRDefault="008C6F2C">
            <w:pPr>
              <w:rPr>
                <w:lang w:val="en-GB"/>
              </w:rPr>
            </w:pPr>
            <w:r>
              <w:rPr>
                <w:sz w:val="18"/>
                <w:lang w:val="en-GB"/>
              </w:rPr>
              <w:t xml:space="preserve">B1</w:t>
            </w:r>
          </w:p>
        </w:tc>
        <w:tc>
          <w:tcPr>
            <w:tcW w:w="2534" w:type="dxa"/>
          </w:tcPr>
          <w:p w14:paraId="5FEB21A8" w14:textId="77777777" w:rsidR="008F54E3" w:rsidRPr="00C32864" w:rsidRDefault="008C6F2C">
            <w:pPr>
              <w:rPr>
                <w:lang w:val="en-GB"/>
              </w:rPr>
            </w:pPr>
            <w:r>
              <w:rPr>
                <w:sz w:val="18"/>
                <w:lang w:val="en-GB"/>
              </w:rPr>
              <w:t xml:space="preserve">business-analyst</w:t>
            </w:r>
          </w:p>
        </w:tc>
        <w:tc>
          <w:tcPr>
            <w:tcW w:w="5184" w:type="dxa"/>
          </w:tcPr>
          <w:p w14:paraId="5FEB21A8" w14:textId="77777777" w:rsidR="008F54E3" w:rsidRPr="00C32864" w:rsidRDefault="008C6F2C">
            <w:pPr>
              <w:rPr>
                <w:lang w:val="en-GB"/>
              </w:rPr>
            </w:pPr>
            <w:r>
              <w:rPr>
                <w:sz w:val="18"/>
                <w:lang w:val="en-GB"/>
              </w:rPr>
              <w:t xml:space="preserve">20260922_155706_70f7c2</w:t>
            </w:r>
          </w:p>
        </w:tc>
      </w:tr>
    </w:tbl>
    <w:p w14:paraId="3A2FA21A" w14:textId="77777777" w:rsidR="00457F15" w:rsidRPr="00C32864" w:rsidRDefault="00863F0A">
      <w:pPr>
        <w:pStyle w:val="TableNote"/>
        <w:rPr>
          <w:lang w:val="en-GB"/>
        </w:rPr>
      </w:pPr>
      <w:r>
        <w:rPr>
          <w:i/>
          <w:lang w:val="en-GB"/>
        </w:rPr>
        <w:t>Note.</w:t>
      </w:r>
      <w:r>
        <w:rPr>
          <w:lang w:val="en-GB"/>
        </w:rPr>
        <w:t xml:space="preserve"> Profiles are separate Hermes Agent configurations on the author's computer, each keeping its own session records. Prompts from O1 are listed only where they concern this proposal; its other prompts were unrelated work.</w:t>
      </w:r>
    </w:p>
    <w:p w14:paraId="61316A06" w14:textId="77777777" w:rsidR="008F54E3" w:rsidRPr="00C32864" w:rsidRDefault="008C6F2C">
      <w:pPr>
        <w:pStyle w:val="Heading2"/>
        <w:pageBreakBefore/>
        <w:rPr>
          <w:lang w:val="en-GB"/>
        </w:rPr>
      </w:pPr>
      <w:bookmarkStart w:id="36" w:name="_Toc242194031"/>
      <w:r>
        <w:rPr>
          <w:lang w:val="en-GB"/>
        </w:rPr>
        <w:t>Appendix 19. Declined-work analysis, Leeds and Warrington (April to July 2026)</w:t>
      </w:r>
      <w:bookmarkEnd w:id="36"/>
    </w:p>
    <w:p w14:paraId="3FBD44B7" w14:textId="77777777" w:rsidR="008F54E3" w:rsidRPr="00C32864" w:rsidRDefault="008C6F2C">
      <w:pPr>
        <w:rPr>
          <w:lang w:val="en-GB"/>
        </w:rPr>
      </w:pPr>
      <w:r>
        <w:rPr>
          <w:lang w:val="en-GB"/>
        </w:rPr>
        <w:t>Leeds and Warrington record declined enquiries on the same log template, issued in April 2026, which defines eight reason codes, R01 to R08; staff recorded free-text reasons instead, so the logs' summary dashboards attribute nothing. The author coded each of the 27 entries against the log's own scheme (Table A19.2). Entries saying only that nothing was free before about 4pm cannot be split between a missing vehicle (R02) and a missing driver (R03), so they are coded R02/R03, capacity with the cause not recorded. Leeds entries run from 5 May to 29 July 2026 and Warrington entries from 25 April to 19 June 2026; the Warrington log has no later entries.</w:t>
      </w:r>
    </w:p>
    <w:p w14:paraId="5B0206D5" w14:textId="77777777" w:rsidR="008F54E3" w:rsidRPr="00C32864" w:rsidRDefault="008C6F2C">
      <w:pPr>
        <w:rPr>
          <w:lang w:val="en-GB"/>
        </w:rPr>
      </w:pPr>
      <w:r>
        <w:rPr>
          <w:lang w:val="en-GB"/>
        </w:rPr>
        <w:t>Three Leeds entries are dated 2025 and one has no year; all four sit among May and June 2026 entries in a template first issued in April 2026, so they are treated as 2026. One Warrington volume is logged as '50m+' and is counted as 50 cubic metres, so price-related volume is a minimum. Revenue is recorded for only three entries, so lost revenue is not analysed. Customer names are withheld and sites are given by area; reasons are reproduced as logged, with one staff name removed. Three readings are the author's: W03 records rates of £145 and £119 by load size without saying whose they are; W11 is read as a loss to a competitor ('MCR') quoting £111 a cubic metre against Procon's £117; and W02 as an unresolved scheduling query.</w:t>
      </w:r>
    </w:p>
    <w:p w14:paraId="77CCF7DC" w14:textId="77777777" w:rsidR="008F54E3" w:rsidRPr="00C32864" w:rsidRDefault="008C6F2C">
      <w:pPr>
        <w:rPr>
          <w:lang w:val="en-GB"/>
        </w:rPr>
      </w:pPr>
      <w:r>
        <w:rPr>
          <w:lang w:val="en-GB"/>
        </w:rPr>
        <w:t>By count, capacity accounts for 22 of the 27 declines. Those 22 involve 16 customers: three were refused more than once, one of them five times. None of the 21 customers in the two logs appears at both depots. By volume it accounts for 75 of at least 384 cubic metres, while two jobs lost on price account for at least 250 (Table A19.1; Figure A19.1). All twelve Warrington vehicle declines fall on three days: 26 May, 3 June (a failed six-weekly inspection) and 12 June (a breakdown). At Leeds, six of the nine capacity declines record only a morning shortage with no cause, and a seventh (L10) an afternoon one.</w:t>
      </w:r>
    </w:p>
    <w:p w14:paraId="0D4DB500" w14:textId="77777777" w:rsidR="008F54E3" w:rsidRPr="00C32864" w:rsidRDefault="008C6F2C">
      <w:pPr>
        <w:pStyle w:val="TableCaption"/>
        <w:keepNext/>
        <w:rPr>
          <w:lang w:val="en-GB"/>
        </w:rPr>
      </w:pPr>
      <w:r>
        <w:rPr>
          <w:lang w:val="en-GB"/>
        </w:rPr>
        <w:t>Table A19.1. Declined enquiries by coded reason</w:t>
      </w:r>
    </w:p>
    <w:tbl>
      <w:tblPr>
        <w:tblStyle w:val="TableGrid"/>
        <w:tblW w:w="8640" w:type="dxa"/>
        <w:tblLayout w:type="fixed"/>
        <w:tblLook w:val="04A0" w:firstRow="1" w:lastRow="0" w:firstColumn="1" w:lastColumn="0" w:noHBand="0" w:noVBand="1"/>
      </w:tblPr>
      <w:tblGrid>
        <w:gridCol w:w="1238"/>
        <w:gridCol w:w="3278"/>
        <w:gridCol w:w="886"/>
        <w:gridCol w:w="1447"/>
        <w:gridCol w:w="862"/>
        <w:gridCol w:w="929"/>
      </w:tblGrid>
      <w:tr w:rsidR="008F54E3" w:rsidRPr="00C32864" w14:paraId="7D6050D8" w14:textId="77777777">
        <w:trPr>
          <w:cantSplit/>
          <w:tblHeader/>
        </w:trPr>
        <w:tc>
          <w:tcPr>
            <w:tcW w:w="1238" w:type="dxa"/>
          </w:tcPr>
          <w:p w14:paraId="7925810F" w14:textId="77777777" w:rsidR="008F54E3" w:rsidRPr="00C32864" w:rsidRDefault="008C6F2C">
            <w:pPr>
              <w:keepNext/>
              <w:rPr>
                <w:lang w:val="en-GB"/>
              </w:rPr>
            </w:pPr>
            <w:r>
              <w:rPr>
                <w:b/>
                <w:sz w:val="18"/>
                <w:lang w:val="en-GB"/>
              </w:rPr>
              <w:t>Code</w:t>
            </w:r>
          </w:p>
        </w:tc>
        <w:tc>
          <w:tcPr>
            <w:tcW w:w="3278" w:type="dxa"/>
          </w:tcPr>
          <w:p w14:paraId="2ED52844" w14:textId="77777777" w:rsidR="008F54E3" w:rsidRPr="00C32864" w:rsidRDefault="008C6F2C">
            <w:pPr>
              <w:keepNext/>
              <w:rPr>
                <w:lang w:val="en-GB"/>
              </w:rPr>
            </w:pPr>
            <w:r>
              <w:rPr>
                <w:b/>
                <w:sz w:val="18"/>
                <w:lang w:val="en-GB"/>
              </w:rPr>
              <w:t>Category</w:t>
            </w:r>
          </w:p>
        </w:tc>
        <w:tc>
          <w:tcPr>
            <w:tcW w:w="886" w:type="dxa"/>
          </w:tcPr>
          <w:p w14:paraId="42769072" w14:textId="77777777" w:rsidR="008F54E3" w:rsidRPr="00C32864" w:rsidRDefault="008C6F2C">
            <w:pPr>
              <w:keepNext/>
              <w:rPr>
                <w:lang w:val="en-GB"/>
              </w:rPr>
            </w:pPr>
            <w:r>
              <w:rPr>
                <w:b/>
                <w:sz w:val="18"/>
                <w:lang w:val="en-GB"/>
              </w:rPr>
              <w:t>Leeds</w:t>
            </w:r>
          </w:p>
        </w:tc>
        <w:tc>
          <w:tcPr>
            <w:tcW w:w="1447" w:type="dxa"/>
          </w:tcPr>
          <w:p w14:paraId="599033CA" w14:textId="77777777" w:rsidR="008F54E3" w:rsidRPr="00C32864" w:rsidRDefault="008C6F2C">
            <w:pPr>
              <w:keepNext/>
              <w:rPr>
                <w:lang w:val="en-GB"/>
              </w:rPr>
            </w:pPr>
            <w:r>
              <w:rPr>
                <w:b/>
                <w:sz w:val="18"/>
                <w:lang w:val="en-GB"/>
              </w:rPr>
              <w:t>Warrington</w:t>
            </w:r>
          </w:p>
        </w:tc>
        <w:tc>
          <w:tcPr>
            <w:tcW w:w="862" w:type="dxa"/>
          </w:tcPr>
          <w:p w14:paraId="0C1FA613" w14:textId="77777777" w:rsidR="008F54E3" w:rsidRPr="00C32864" w:rsidRDefault="008C6F2C">
            <w:pPr>
              <w:keepNext/>
              <w:rPr>
                <w:lang w:val="en-GB"/>
              </w:rPr>
            </w:pPr>
            <w:r>
              <w:rPr>
                <w:b/>
                <w:sz w:val="18"/>
                <w:lang w:val="en-GB"/>
              </w:rPr>
              <w:t>Total</w:t>
            </w:r>
          </w:p>
        </w:tc>
        <w:tc>
          <w:tcPr>
            <w:tcW w:w="929" w:type="dxa"/>
          </w:tcPr>
          <w:p w14:paraId="3532EAA3" w14:textId="77777777" w:rsidR="008F54E3" w:rsidRPr="00C32864" w:rsidRDefault="008C6F2C">
            <w:pPr>
              <w:keepNext/>
              <w:rPr>
                <w:lang w:val="en-GB"/>
              </w:rPr>
            </w:pPr>
            <w:r>
              <w:rPr>
                <w:b/>
                <w:sz w:val="18"/>
                <w:lang w:val="en-GB"/>
              </w:rPr>
              <w:t>m³</w:t>
            </w:r>
          </w:p>
        </w:tc>
      </w:tr>
      <w:tr w:rsidR="008F54E3" w:rsidRPr="00C32864" w14:paraId="37796AF1" w14:textId="77777777">
        <w:trPr>
          <w:cantSplit/>
        </w:trPr>
        <w:tc>
          <w:tcPr>
            <w:tcW w:w="1238" w:type="dxa"/>
          </w:tcPr>
          <w:p w14:paraId="730A624E" w14:textId="77777777" w:rsidR="008F54E3" w:rsidRPr="00C32864" w:rsidRDefault="008C6F2C">
            <w:pPr>
              <w:rPr>
                <w:lang w:val="en-GB"/>
              </w:rPr>
            </w:pPr>
            <w:r>
              <w:rPr>
                <w:sz w:val="18"/>
                <w:lang w:val="en-GB"/>
              </w:rPr>
              <w:t>R02</w:t>
            </w:r>
          </w:p>
        </w:tc>
        <w:tc>
          <w:tcPr>
            <w:tcW w:w="3278" w:type="dxa"/>
          </w:tcPr>
          <w:p w14:paraId="706A43A4" w14:textId="77777777" w:rsidR="008F54E3" w:rsidRPr="00C32864" w:rsidRDefault="008C6F2C">
            <w:pPr>
              <w:rPr>
                <w:lang w:val="en-GB"/>
              </w:rPr>
            </w:pPr>
            <w:r>
              <w:rPr>
                <w:sz w:val="18"/>
                <w:lang w:val="en-GB"/>
              </w:rPr>
              <w:t>Capacity: vehicle unavailable</w:t>
            </w:r>
          </w:p>
        </w:tc>
        <w:tc>
          <w:tcPr>
            <w:tcW w:w="886" w:type="dxa"/>
          </w:tcPr>
          <w:p w14:paraId="37B1EDC7" w14:textId="77777777" w:rsidR="008F54E3" w:rsidRPr="00C32864" w:rsidRDefault="008C6F2C">
            <w:pPr>
              <w:rPr>
                <w:lang w:val="en-GB"/>
              </w:rPr>
            </w:pPr>
            <w:r>
              <w:rPr>
                <w:sz w:val="18"/>
                <w:lang w:val="en-GB"/>
              </w:rPr>
              <w:t>0</w:t>
            </w:r>
          </w:p>
        </w:tc>
        <w:tc>
          <w:tcPr>
            <w:tcW w:w="1447" w:type="dxa"/>
          </w:tcPr>
          <w:p w14:paraId="3FFBC73B" w14:textId="77777777" w:rsidR="008F54E3" w:rsidRPr="00C32864" w:rsidRDefault="008C6F2C">
            <w:pPr>
              <w:rPr>
                <w:lang w:val="en-GB"/>
              </w:rPr>
            </w:pPr>
            <w:r>
              <w:rPr>
                <w:sz w:val="18"/>
                <w:lang w:val="en-GB"/>
              </w:rPr>
              <w:t>12</w:t>
            </w:r>
          </w:p>
        </w:tc>
        <w:tc>
          <w:tcPr>
            <w:tcW w:w="862" w:type="dxa"/>
          </w:tcPr>
          <w:p w14:paraId="3916F767" w14:textId="77777777" w:rsidR="008F54E3" w:rsidRPr="00C32864" w:rsidRDefault="008C6F2C">
            <w:pPr>
              <w:rPr>
                <w:lang w:val="en-GB"/>
              </w:rPr>
            </w:pPr>
            <w:r>
              <w:rPr>
                <w:sz w:val="18"/>
                <w:lang w:val="en-GB"/>
              </w:rPr>
              <w:t>12</w:t>
            </w:r>
          </w:p>
        </w:tc>
        <w:tc>
          <w:tcPr>
            <w:tcW w:w="929" w:type="dxa"/>
          </w:tcPr>
          <w:p w14:paraId="411E0382" w14:textId="77777777" w:rsidR="008F54E3" w:rsidRPr="00C32864" w:rsidRDefault="008C6F2C">
            <w:pPr>
              <w:rPr>
                <w:lang w:val="en-GB"/>
              </w:rPr>
            </w:pPr>
            <w:r>
              <w:rPr>
                <w:sz w:val="18"/>
                <w:lang w:val="en-GB"/>
              </w:rPr>
              <w:t>37</w:t>
            </w:r>
          </w:p>
        </w:tc>
      </w:tr>
      <w:tr w:rsidR="008F54E3" w:rsidRPr="00C32864" w14:paraId="3AD427F4" w14:textId="77777777">
        <w:trPr>
          <w:cantSplit/>
        </w:trPr>
        <w:tc>
          <w:tcPr>
            <w:tcW w:w="1238" w:type="dxa"/>
          </w:tcPr>
          <w:p w14:paraId="48087BCA" w14:textId="77777777" w:rsidR="008F54E3" w:rsidRPr="00C32864" w:rsidRDefault="008C6F2C">
            <w:pPr>
              <w:rPr>
                <w:lang w:val="en-GB"/>
              </w:rPr>
            </w:pPr>
            <w:r>
              <w:rPr>
                <w:sz w:val="18"/>
                <w:lang w:val="en-GB"/>
              </w:rPr>
              <w:t>R03</w:t>
            </w:r>
          </w:p>
        </w:tc>
        <w:tc>
          <w:tcPr>
            <w:tcW w:w="3278" w:type="dxa"/>
          </w:tcPr>
          <w:p w14:paraId="0881BEDE" w14:textId="77777777" w:rsidR="008F54E3" w:rsidRPr="00C32864" w:rsidRDefault="008C6F2C">
            <w:pPr>
              <w:rPr>
                <w:lang w:val="en-GB"/>
              </w:rPr>
            </w:pPr>
            <w:r>
              <w:rPr>
                <w:sz w:val="18"/>
                <w:lang w:val="en-GB"/>
              </w:rPr>
              <w:t>Capacity: driver unavailable</w:t>
            </w:r>
          </w:p>
        </w:tc>
        <w:tc>
          <w:tcPr>
            <w:tcW w:w="886" w:type="dxa"/>
          </w:tcPr>
          <w:p w14:paraId="7483ECE3" w14:textId="77777777" w:rsidR="008F54E3" w:rsidRPr="00C32864" w:rsidRDefault="008C6F2C">
            <w:pPr>
              <w:rPr>
                <w:lang w:val="en-GB"/>
              </w:rPr>
            </w:pPr>
            <w:r>
              <w:rPr>
                <w:sz w:val="18"/>
                <w:lang w:val="en-GB"/>
              </w:rPr>
              <w:t>2</w:t>
            </w:r>
          </w:p>
        </w:tc>
        <w:tc>
          <w:tcPr>
            <w:tcW w:w="1447" w:type="dxa"/>
          </w:tcPr>
          <w:p w14:paraId="0423C10C" w14:textId="77777777" w:rsidR="008F54E3" w:rsidRPr="00C32864" w:rsidRDefault="008C6F2C">
            <w:pPr>
              <w:rPr>
                <w:lang w:val="en-GB"/>
              </w:rPr>
            </w:pPr>
            <w:r>
              <w:rPr>
                <w:sz w:val="18"/>
                <w:lang w:val="en-GB"/>
              </w:rPr>
              <w:t>1</w:t>
            </w:r>
          </w:p>
        </w:tc>
        <w:tc>
          <w:tcPr>
            <w:tcW w:w="862" w:type="dxa"/>
          </w:tcPr>
          <w:p w14:paraId="6AB19125" w14:textId="77777777" w:rsidR="008F54E3" w:rsidRPr="00C32864" w:rsidRDefault="008C6F2C">
            <w:pPr>
              <w:rPr>
                <w:lang w:val="en-GB"/>
              </w:rPr>
            </w:pPr>
            <w:r>
              <w:rPr>
                <w:sz w:val="18"/>
                <w:lang w:val="en-GB"/>
              </w:rPr>
              <w:t>3</w:t>
            </w:r>
          </w:p>
        </w:tc>
        <w:tc>
          <w:tcPr>
            <w:tcW w:w="929" w:type="dxa"/>
          </w:tcPr>
          <w:p w14:paraId="391A2397" w14:textId="77777777" w:rsidR="008F54E3" w:rsidRPr="00C32864" w:rsidRDefault="008C6F2C">
            <w:pPr>
              <w:rPr>
                <w:lang w:val="en-GB"/>
              </w:rPr>
            </w:pPr>
            <w:r>
              <w:rPr>
                <w:sz w:val="18"/>
                <w:lang w:val="en-GB"/>
              </w:rPr>
              <w:t>13.5</w:t>
            </w:r>
          </w:p>
        </w:tc>
      </w:tr>
      <w:tr w:rsidR="008F54E3" w:rsidRPr="00C32864" w14:paraId="6C59365F" w14:textId="77777777">
        <w:trPr>
          <w:cantSplit/>
        </w:trPr>
        <w:tc>
          <w:tcPr>
            <w:tcW w:w="1238" w:type="dxa"/>
          </w:tcPr>
          <w:p w14:paraId="780D9C25" w14:textId="77777777" w:rsidR="008F54E3" w:rsidRPr="00C32864" w:rsidRDefault="008C6F2C">
            <w:pPr>
              <w:rPr>
                <w:lang w:val="en-GB"/>
              </w:rPr>
            </w:pPr>
            <w:r>
              <w:rPr>
                <w:sz w:val="18"/>
                <w:lang w:val="en-GB"/>
              </w:rPr>
              <w:t>R02/R03</w:t>
            </w:r>
          </w:p>
        </w:tc>
        <w:tc>
          <w:tcPr>
            <w:tcW w:w="3278" w:type="dxa"/>
          </w:tcPr>
          <w:p w14:paraId="3D2C35D9" w14:textId="77777777" w:rsidR="008F54E3" w:rsidRPr="00C32864" w:rsidRDefault="008C6F2C">
            <w:pPr>
              <w:rPr>
                <w:lang w:val="en-GB"/>
              </w:rPr>
            </w:pPr>
            <w:r>
              <w:rPr>
                <w:sz w:val="18"/>
                <w:lang w:val="en-GB"/>
              </w:rPr>
              <w:t>Capacity: cause not recorded</w:t>
            </w:r>
          </w:p>
        </w:tc>
        <w:tc>
          <w:tcPr>
            <w:tcW w:w="886" w:type="dxa"/>
          </w:tcPr>
          <w:p w14:paraId="641A89CA" w14:textId="77777777" w:rsidR="008F54E3" w:rsidRPr="00C32864" w:rsidRDefault="008C6F2C">
            <w:pPr>
              <w:rPr>
                <w:lang w:val="en-GB"/>
              </w:rPr>
            </w:pPr>
            <w:r>
              <w:rPr>
                <w:sz w:val="18"/>
                <w:lang w:val="en-GB"/>
              </w:rPr>
              <w:t>7</w:t>
            </w:r>
          </w:p>
        </w:tc>
        <w:tc>
          <w:tcPr>
            <w:tcW w:w="1447" w:type="dxa"/>
          </w:tcPr>
          <w:p w14:paraId="692500EB" w14:textId="77777777" w:rsidR="008F54E3" w:rsidRPr="00C32864" w:rsidRDefault="008C6F2C">
            <w:pPr>
              <w:rPr>
                <w:lang w:val="en-GB"/>
              </w:rPr>
            </w:pPr>
            <w:r>
              <w:rPr>
                <w:sz w:val="18"/>
                <w:lang w:val="en-GB"/>
              </w:rPr>
              <w:t>0</w:t>
            </w:r>
          </w:p>
        </w:tc>
        <w:tc>
          <w:tcPr>
            <w:tcW w:w="862" w:type="dxa"/>
          </w:tcPr>
          <w:p w14:paraId="4BA11ED9" w14:textId="77777777" w:rsidR="008F54E3" w:rsidRPr="00C32864" w:rsidRDefault="008C6F2C">
            <w:pPr>
              <w:rPr>
                <w:lang w:val="en-GB"/>
              </w:rPr>
            </w:pPr>
            <w:r>
              <w:rPr>
                <w:sz w:val="18"/>
                <w:lang w:val="en-GB"/>
              </w:rPr>
              <w:t>7</w:t>
            </w:r>
          </w:p>
        </w:tc>
        <w:tc>
          <w:tcPr>
            <w:tcW w:w="929" w:type="dxa"/>
          </w:tcPr>
          <w:p w14:paraId="7F293EC0" w14:textId="77777777" w:rsidR="008F54E3" w:rsidRPr="00C32864" w:rsidRDefault="008C6F2C">
            <w:pPr>
              <w:rPr>
                <w:lang w:val="en-GB"/>
              </w:rPr>
            </w:pPr>
            <w:r>
              <w:rPr>
                <w:sz w:val="18"/>
                <w:lang w:val="en-GB"/>
              </w:rPr>
              <w:t>24.5</w:t>
            </w:r>
          </w:p>
        </w:tc>
      </w:tr>
      <w:tr w:rsidR="008F54E3" w:rsidRPr="00C32864" w14:paraId="19D29786" w14:textId="77777777">
        <w:trPr>
          <w:cantSplit/>
        </w:trPr>
        <w:tc>
          <w:tcPr>
            <w:tcW w:w="1238" w:type="dxa"/>
          </w:tcPr>
          <w:p w14:paraId="3587C6A2" w14:textId="77777777" w:rsidR="008F54E3" w:rsidRPr="00C32864" w:rsidRDefault="008F54E3">
            <w:pPr>
              <w:rPr>
                <w:lang w:val="en-GB"/>
              </w:rPr>
            </w:pPr>
          </w:p>
        </w:tc>
        <w:tc>
          <w:tcPr>
            <w:tcW w:w="3278" w:type="dxa"/>
          </w:tcPr>
          <w:p w14:paraId="34DC12E3" w14:textId="77777777" w:rsidR="008F54E3" w:rsidRPr="00C32864" w:rsidRDefault="008C6F2C">
            <w:pPr>
              <w:rPr>
                <w:lang w:val="en-GB"/>
              </w:rPr>
            </w:pPr>
            <w:r>
              <w:rPr>
                <w:b/>
                <w:sz w:val="18"/>
                <w:lang w:val="en-GB"/>
              </w:rPr>
              <w:t>Subtotal: capacity</w:t>
            </w:r>
          </w:p>
        </w:tc>
        <w:tc>
          <w:tcPr>
            <w:tcW w:w="886" w:type="dxa"/>
          </w:tcPr>
          <w:p w14:paraId="79CD66BA" w14:textId="77777777" w:rsidR="008F54E3" w:rsidRPr="00C32864" w:rsidRDefault="008C6F2C">
            <w:pPr>
              <w:rPr>
                <w:lang w:val="en-GB"/>
              </w:rPr>
            </w:pPr>
            <w:r>
              <w:rPr>
                <w:b/>
                <w:sz w:val="18"/>
                <w:lang w:val="en-GB"/>
              </w:rPr>
              <w:t>9</w:t>
            </w:r>
          </w:p>
        </w:tc>
        <w:tc>
          <w:tcPr>
            <w:tcW w:w="1447" w:type="dxa"/>
          </w:tcPr>
          <w:p w14:paraId="57EAECB9" w14:textId="77777777" w:rsidR="008F54E3" w:rsidRPr="00C32864" w:rsidRDefault="008C6F2C">
            <w:pPr>
              <w:rPr>
                <w:lang w:val="en-GB"/>
              </w:rPr>
            </w:pPr>
            <w:r>
              <w:rPr>
                <w:b/>
                <w:sz w:val="18"/>
                <w:lang w:val="en-GB"/>
              </w:rPr>
              <w:t>13</w:t>
            </w:r>
          </w:p>
        </w:tc>
        <w:tc>
          <w:tcPr>
            <w:tcW w:w="862" w:type="dxa"/>
          </w:tcPr>
          <w:p w14:paraId="6A88587C" w14:textId="77777777" w:rsidR="008F54E3" w:rsidRPr="00C32864" w:rsidRDefault="008C6F2C">
            <w:pPr>
              <w:rPr>
                <w:lang w:val="en-GB"/>
              </w:rPr>
            </w:pPr>
            <w:r>
              <w:rPr>
                <w:b/>
                <w:sz w:val="18"/>
                <w:lang w:val="en-GB"/>
              </w:rPr>
              <w:t>22</w:t>
            </w:r>
          </w:p>
        </w:tc>
        <w:tc>
          <w:tcPr>
            <w:tcW w:w="929" w:type="dxa"/>
          </w:tcPr>
          <w:p w14:paraId="0BB780BD" w14:textId="77777777" w:rsidR="008F54E3" w:rsidRPr="00C32864" w:rsidRDefault="008C6F2C">
            <w:pPr>
              <w:rPr>
                <w:lang w:val="en-GB"/>
              </w:rPr>
            </w:pPr>
            <w:r>
              <w:rPr>
                <w:b/>
                <w:sz w:val="18"/>
                <w:lang w:val="en-GB"/>
              </w:rPr>
              <w:t>75</w:t>
            </w:r>
          </w:p>
        </w:tc>
      </w:tr>
      <w:tr w:rsidR="008F54E3" w:rsidRPr="00C32864" w14:paraId="245A91DF" w14:textId="77777777">
        <w:trPr>
          <w:cantSplit/>
        </w:trPr>
        <w:tc>
          <w:tcPr>
            <w:tcW w:w="1238" w:type="dxa"/>
          </w:tcPr>
          <w:p w14:paraId="3F0BA062" w14:textId="77777777" w:rsidR="008F54E3" w:rsidRPr="00C32864" w:rsidRDefault="008C6F2C">
            <w:pPr>
              <w:rPr>
                <w:lang w:val="en-GB"/>
              </w:rPr>
            </w:pPr>
            <w:r>
              <w:rPr>
                <w:sz w:val="18"/>
                <w:lang w:val="en-GB"/>
              </w:rPr>
              <w:t>R06</w:t>
            </w:r>
          </w:p>
        </w:tc>
        <w:tc>
          <w:tcPr>
            <w:tcW w:w="3278" w:type="dxa"/>
          </w:tcPr>
          <w:p w14:paraId="3C14ABFD" w14:textId="77777777" w:rsidR="008F54E3" w:rsidRPr="00C32864" w:rsidRDefault="008C6F2C">
            <w:pPr>
              <w:rPr>
                <w:lang w:val="en-GB"/>
              </w:rPr>
            </w:pPr>
            <w:r>
              <w:rPr>
                <w:sz w:val="18"/>
                <w:lang w:val="en-GB"/>
              </w:rPr>
              <w:t>Price not agreed (lost to competitor)</w:t>
            </w:r>
          </w:p>
        </w:tc>
        <w:tc>
          <w:tcPr>
            <w:tcW w:w="886" w:type="dxa"/>
          </w:tcPr>
          <w:p w14:paraId="0016E154" w14:textId="77777777" w:rsidR="008F54E3" w:rsidRPr="00C32864" w:rsidRDefault="008C6F2C">
            <w:pPr>
              <w:rPr>
                <w:lang w:val="en-GB"/>
              </w:rPr>
            </w:pPr>
            <w:r>
              <w:rPr>
                <w:sz w:val="18"/>
                <w:lang w:val="en-GB"/>
              </w:rPr>
              <w:t>0</w:t>
            </w:r>
          </w:p>
        </w:tc>
        <w:tc>
          <w:tcPr>
            <w:tcW w:w="1447" w:type="dxa"/>
          </w:tcPr>
          <w:p w14:paraId="08CF13E2" w14:textId="77777777" w:rsidR="008F54E3" w:rsidRPr="00C32864" w:rsidRDefault="008C6F2C">
            <w:pPr>
              <w:rPr>
                <w:lang w:val="en-GB"/>
              </w:rPr>
            </w:pPr>
            <w:r>
              <w:rPr>
                <w:sz w:val="18"/>
                <w:lang w:val="en-GB"/>
              </w:rPr>
              <w:t>2</w:t>
            </w:r>
          </w:p>
        </w:tc>
        <w:tc>
          <w:tcPr>
            <w:tcW w:w="862" w:type="dxa"/>
          </w:tcPr>
          <w:p w14:paraId="0B3A79B5" w14:textId="77777777" w:rsidR="008F54E3" w:rsidRPr="00C32864" w:rsidRDefault="008C6F2C">
            <w:pPr>
              <w:rPr>
                <w:lang w:val="en-GB"/>
              </w:rPr>
            </w:pPr>
            <w:r>
              <w:rPr>
                <w:sz w:val="18"/>
                <w:lang w:val="en-GB"/>
              </w:rPr>
              <w:t>2</w:t>
            </w:r>
          </w:p>
        </w:tc>
        <w:tc>
          <w:tcPr>
            <w:tcW w:w="929" w:type="dxa"/>
          </w:tcPr>
          <w:p w14:paraId="5D5BC327" w14:textId="77777777" w:rsidR="008F54E3" w:rsidRPr="00C32864" w:rsidRDefault="008C6F2C">
            <w:pPr>
              <w:rPr>
                <w:lang w:val="en-GB"/>
              </w:rPr>
            </w:pPr>
            <w:r>
              <w:rPr>
                <w:sz w:val="18"/>
                <w:lang w:val="en-GB"/>
              </w:rPr>
              <w:t>≥250</w:t>
            </w:r>
          </w:p>
        </w:tc>
      </w:tr>
      <w:tr w:rsidR="008F54E3" w:rsidRPr="00C32864" w14:paraId="05DD78B1" w14:textId="77777777">
        <w:trPr>
          <w:cantSplit/>
        </w:trPr>
        <w:tc>
          <w:tcPr>
            <w:tcW w:w="1238" w:type="dxa"/>
          </w:tcPr>
          <w:p w14:paraId="419ACC16" w14:textId="77777777" w:rsidR="008F54E3" w:rsidRPr="00C32864" w:rsidRDefault="008C6F2C">
            <w:pPr>
              <w:rPr>
                <w:lang w:val="en-GB"/>
              </w:rPr>
            </w:pPr>
            <w:r>
              <w:rPr>
                <w:sz w:val="18"/>
                <w:lang w:val="en-GB"/>
              </w:rPr>
              <w:t>R01</w:t>
            </w:r>
          </w:p>
        </w:tc>
        <w:tc>
          <w:tcPr>
            <w:tcW w:w="3278" w:type="dxa"/>
          </w:tcPr>
          <w:p w14:paraId="6A944B0C" w14:textId="77777777" w:rsidR="008F54E3" w:rsidRPr="00C32864" w:rsidRDefault="008C6F2C">
            <w:pPr>
              <w:rPr>
                <w:lang w:val="en-GB"/>
              </w:rPr>
            </w:pPr>
            <w:r>
              <w:rPr>
                <w:sz w:val="18"/>
                <w:lang w:val="en-GB"/>
              </w:rPr>
              <w:t>Beyond range / distance</w:t>
            </w:r>
          </w:p>
        </w:tc>
        <w:tc>
          <w:tcPr>
            <w:tcW w:w="886" w:type="dxa"/>
          </w:tcPr>
          <w:p w14:paraId="560FEA25" w14:textId="77777777" w:rsidR="008F54E3" w:rsidRPr="00C32864" w:rsidRDefault="008C6F2C">
            <w:pPr>
              <w:rPr>
                <w:lang w:val="en-GB"/>
              </w:rPr>
            </w:pPr>
            <w:r>
              <w:rPr>
                <w:sz w:val="18"/>
                <w:lang w:val="en-GB"/>
              </w:rPr>
              <w:t>0</w:t>
            </w:r>
          </w:p>
        </w:tc>
        <w:tc>
          <w:tcPr>
            <w:tcW w:w="1447" w:type="dxa"/>
          </w:tcPr>
          <w:p w14:paraId="3B965EAA" w14:textId="77777777" w:rsidR="008F54E3" w:rsidRPr="00C32864" w:rsidRDefault="008C6F2C">
            <w:pPr>
              <w:rPr>
                <w:lang w:val="en-GB"/>
              </w:rPr>
            </w:pPr>
            <w:r>
              <w:rPr>
                <w:sz w:val="18"/>
                <w:lang w:val="en-GB"/>
              </w:rPr>
              <w:t>1</w:t>
            </w:r>
          </w:p>
        </w:tc>
        <w:tc>
          <w:tcPr>
            <w:tcW w:w="862" w:type="dxa"/>
          </w:tcPr>
          <w:p w14:paraId="12BA75B4" w14:textId="77777777" w:rsidR="008F54E3" w:rsidRPr="00C32864" w:rsidRDefault="008C6F2C">
            <w:pPr>
              <w:rPr>
                <w:lang w:val="en-GB"/>
              </w:rPr>
            </w:pPr>
            <w:r>
              <w:rPr>
                <w:sz w:val="18"/>
                <w:lang w:val="en-GB"/>
              </w:rPr>
              <w:t>1</w:t>
            </w:r>
          </w:p>
        </w:tc>
        <w:tc>
          <w:tcPr>
            <w:tcW w:w="929" w:type="dxa"/>
          </w:tcPr>
          <w:p w14:paraId="16423AFB" w14:textId="77777777" w:rsidR="008F54E3" w:rsidRPr="00C32864" w:rsidRDefault="008C6F2C">
            <w:pPr>
              <w:rPr>
                <w:lang w:val="en-GB"/>
              </w:rPr>
            </w:pPr>
            <w:r>
              <w:rPr>
                <w:sz w:val="18"/>
                <w:lang w:val="en-GB"/>
              </w:rPr>
              <w:t>18</w:t>
            </w:r>
          </w:p>
        </w:tc>
      </w:tr>
      <w:tr w:rsidR="008F54E3" w:rsidRPr="00C32864" w14:paraId="34EB0E1C" w14:textId="77777777">
        <w:trPr>
          <w:cantSplit/>
        </w:trPr>
        <w:tc>
          <w:tcPr>
            <w:tcW w:w="1238" w:type="dxa"/>
          </w:tcPr>
          <w:p w14:paraId="1C6BD90C" w14:textId="77777777" w:rsidR="008F54E3" w:rsidRPr="00C32864" w:rsidRDefault="008C6F2C">
            <w:pPr>
              <w:rPr>
                <w:lang w:val="en-GB"/>
              </w:rPr>
            </w:pPr>
            <w:r>
              <w:rPr>
                <w:sz w:val="18"/>
                <w:lang w:val="en-GB"/>
              </w:rPr>
              <w:t>R08</w:t>
            </w:r>
          </w:p>
        </w:tc>
        <w:tc>
          <w:tcPr>
            <w:tcW w:w="3278" w:type="dxa"/>
          </w:tcPr>
          <w:p w14:paraId="7072646B" w14:textId="77777777" w:rsidR="008F54E3" w:rsidRPr="00C32864" w:rsidRDefault="008C6F2C">
            <w:pPr>
              <w:rPr>
                <w:lang w:val="en-GB"/>
              </w:rPr>
            </w:pPr>
            <w:r>
              <w:rPr>
                <w:sz w:val="18"/>
                <w:lang w:val="en-GB"/>
              </w:rPr>
              <w:t>Other (unclear)</w:t>
            </w:r>
          </w:p>
        </w:tc>
        <w:tc>
          <w:tcPr>
            <w:tcW w:w="886" w:type="dxa"/>
          </w:tcPr>
          <w:p w14:paraId="6F834C83" w14:textId="77777777" w:rsidR="008F54E3" w:rsidRPr="00C32864" w:rsidRDefault="008C6F2C">
            <w:pPr>
              <w:rPr>
                <w:lang w:val="en-GB"/>
              </w:rPr>
            </w:pPr>
            <w:r>
              <w:rPr>
                <w:sz w:val="18"/>
                <w:lang w:val="en-GB"/>
              </w:rPr>
              <w:t>0</w:t>
            </w:r>
          </w:p>
        </w:tc>
        <w:tc>
          <w:tcPr>
            <w:tcW w:w="1447" w:type="dxa"/>
          </w:tcPr>
          <w:p w14:paraId="1B1B304F" w14:textId="77777777" w:rsidR="008F54E3" w:rsidRPr="00C32864" w:rsidRDefault="008C6F2C">
            <w:pPr>
              <w:rPr>
                <w:lang w:val="en-GB"/>
              </w:rPr>
            </w:pPr>
            <w:r>
              <w:rPr>
                <w:sz w:val="18"/>
                <w:lang w:val="en-GB"/>
              </w:rPr>
              <w:t>1</w:t>
            </w:r>
          </w:p>
        </w:tc>
        <w:tc>
          <w:tcPr>
            <w:tcW w:w="862" w:type="dxa"/>
          </w:tcPr>
          <w:p w14:paraId="7D18FDC5" w14:textId="77777777" w:rsidR="008F54E3" w:rsidRPr="00C32864" w:rsidRDefault="008C6F2C">
            <w:pPr>
              <w:rPr>
                <w:lang w:val="en-GB"/>
              </w:rPr>
            </w:pPr>
            <w:r>
              <w:rPr>
                <w:sz w:val="18"/>
                <w:lang w:val="en-GB"/>
              </w:rPr>
              <w:t>1</w:t>
            </w:r>
          </w:p>
        </w:tc>
        <w:tc>
          <w:tcPr>
            <w:tcW w:w="929" w:type="dxa"/>
          </w:tcPr>
          <w:p w14:paraId="42CC5BD0" w14:textId="77777777" w:rsidR="008F54E3" w:rsidRPr="00C32864" w:rsidRDefault="008C6F2C">
            <w:pPr>
              <w:rPr>
                <w:lang w:val="en-GB"/>
              </w:rPr>
            </w:pPr>
            <w:r>
              <w:rPr>
                <w:sz w:val="18"/>
                <w:lang w:val="en-GB"/>
              </w:rPr>
              <w:t>6</w:t>
            </w:r>
          </w:p>
        </w:tc>
      </w:tr>
      <w:tr w:rsidR="008F54E3" w:rsidRPr="00C32864" w14:paraId="4DDFE550" w14:textId="77777777">
        <w:trPr>
          <w:cantSplit/>
        </w:trPr>
        <w:tc>
          <w:tcPr>
            <w:tcW w:w="1238" w:type="dxa"/>
          </w:tcPr>
          <w:p w14:paraId="38890FF4" w14:textId="77777777" w:rsidR="008F54E3" w:rsidRPr="00C32864" w:rsidRDefault="008C6F2C">
            <w:pPr>
              <w:rPr>
                <w:lang w:val="en-GB"/>
              </w:rPr>
            </w:pPr>
            <w:r>
              <w:rPr>
                <w:sz w:val="18"/>
                <w:lang w:val="en-GB"/>
              </w:rPr>
              <w:t>—</w:t>
            </w:r>
          </w:p>
        </w:tc>
        <w:tc>
          <w:tcPr>
            <w:tcW w:w="3278" w:type="dxa"/>
          </w:tcPr>
          <w:p w14:paraId="7D35DDED" w14:textId="77777777" w:rsidR="008F54E3" w:rsidRPr="00C32864" w:rsidRDefault="008C6F2C">
            <w:pPr>
              <w:rPr>
                <w:lang w:val="en-GB"/>
              </w:rPr>
            </w:pPr>
            <w:r>
              <w:rPr>
                <w:sz w:val="18"/>
                <w:lang w:val="en-GB"/>
              </w:rPr>
              <w:t>No reason recorded</w:t>
            </w:r>
          </w:p>
        </w:tc>
        <w:tc>
          <w:tcPr>
            <w:tcW w:w="886" w:type="dxa"/>
          </w:tcPr>
          <w:p w14:paraId="168FC895" w14:textId="77777777" w:rsidR="008F54E3" w:rsidRPr="00C32864" w:rsidRDefault="008C6F2C">
            <w:pPr>
              <w:rPr>
                <w:lang w:val="en-GB"/>
              </w:rPr>
            </w:pPr>
            <w:r>
              <w:rPr>
                <w:sz w:val="18"/>
                <w:lang w:val="en-GB"/>
              </w:rPr>
              <w:t>1</w:t>
            </w:r>
          </w:p>
        </w:tc>
        <w:tc>
          <w:tcPr>
            <w:tcW w:w="1447" w:type="dxa"/>
          </w:tcPr>
          <w:p w14:paraId="250EBCCB" w14:textId="77777777" w:rsidR="008F54E3" w:rsidRPr="00C32864" w:rsidRDefault="008C6F2C">
            <w:pPr>
              <w:rPr>
                <w:lang w:val="en-GB"/>
              </w:rPr>
            </w:pPr>
            <w:r>
              <w:rPr>
                <w:sz w:val="18"/>
                <w:lang w:val="en-GB"/>
              </w:rPr>
              <w:t>0</w:t>
            </w:r>
          </w:p>
        </w:tc>
        <w:tc>
          <w:tcPr>
            <w:tcW w:w="862" w:type="dxa"/>
          </w:tcPr>
          <w:p w14:paraId="416D8838" w14:textId="77777777" w:rsidR="008F54E3" w:rsidRPr="00C32864" w:rsidRDefault="008C6F2C">
            <w:pPr>
              <w:rPr>
                <w:lang w:val="en-GB"/>
              </w:rPr>
            </w:pPr>
            <w:r>
              <w:rPr>
                <w:sz w:val="18"/>
                <w:lang w:val="en-GB"/>
              </w:rPr>
              <w:t>1</w:t>
            </w:r>
          </w:p>
        </w:tc>
        <w:tc>
          <w:tcPr>
            <w:tcW w:w="929" w:type="dxa"/>
          </w:tcPr>
          <w:p w14:paraId="220FA955" w14:textId="77777777" w:rsidR="008F54E3" w:rsidRPr="00C32864" w:rsidRDefault="008C6F2C">
            <w:pPr>
              <w:rPr>
                <w:lang w:val="en-GB"/>
              </w:rPr>
            </w:pPr>
            <w:r>
              <w:rPr>
                <w:sz w:val="18"/>
                <w:lang w:val="en-GB"/>
              </w:rPr>
              <w:t>35</w:t>
            </w:r>
          </w:p>
        </w:tc>
      </w:tr>
      <w:tr w:rsidR="008F54E3" w:rsidRPr="00C32864" w14:paraId="07FAF3B3" w14:textId="77777777">
        <w:trPr>
          <w:cantSplit/>
        </w:trPr>
        <w:tc>
          <w:tcPr>
            <w:tcW w:w="1238" w:type="dxa"/>
          </w:tcPr>
          <w:p w14:paraId="216D1A30" w14:textId="77777777" w:rsidR="008F54E3" w:rsidRPr="00C32864" w:rsidRDefault="008F54E3">
            <w:pPr>
              <w:rPr>
                <w:lang w:val="en-GB"/>
              </w:rPr>
            </w:pPr>
          </w:p>
        </w:tc>
        <w:tc>
          <w:tcPr>
            <w:tcW w:w="3278" w:type="dxa"/>
          </w:tcPr>
          <w:p w14:paraId="71925B08" w14:textId="77777777" w:rsidR="008F54E3" w:rsidRPr="00C32864" w:rsidRDefault="008C6F2C">
            <w:pPr>
              <w:rPr>
                <w:lang w:val="en-GB"/>
              </w:rPr>
            </w:pPr>
            <w:r>
              <w:rPr>
                <w:b/>
                <w:sz w:val="18"/>
                <w:lang w:val="en-GB"/>
              </w:rPr>
              <w:t>Total</w:t>
            </w:r>
          </w:p>
        </w:tc>
        <w:tc>
          <w:tcPr>
            <w:tcW w:w="886" w:type="dxa"/>
          </w:tcPr>
          <w:p w14:paraId="16BB3992" w14:textId="77777777" w:rsidR="008F54E3" w:rsidRPr="00C32864" w:rsidRDefault="008C6F2C">
            <w:pPr>
              <w:rPr>
                <w:lang w:val="en-GB"/>
              </w:rPr>
            </w:pPr>
            <w:r>
              <w:rPr>
                <w:b/>
                <w:sz w:val="18"/>
                <w:lang w:val="en-GB"/>
              </w:rPr>
              <w:t>10</w:t>
            </w:r>
          </w:p>
        </w:tc>
        <w:tc>
          <w:tcPr>
            <w:tcW w:w="1447" w:type="dxa"/>
          </w:tcPr>
          <w:p w14:paraId="279C4CAA" w14:textId="77777777" w:rsidR="008F54E3" w:rsidRPr="00C32864" w:rsidRDefault="008C6F2C">
            <w:pPr>
              <w:rPr>
                <w:lang w:val="en-GB"/>
              </w:rPr>
            </w:pPr>
            <w:r>
              <w:rPr>
                <w:b/>
                <w:sz w:val="18"/>
                <w:lang w:val="en-GB"/>
              </w:rPr>
              <w:t>17</w:t>
            </w:r>
          </w:p>
        </w:tc>
        <w:tc>
          <w:tcPr>
            <w:tcW w:w="862" w:type="dxa"/>
          </w:tcPr>
          <w:p w14:paraId="3235D932" w14:textId="77777777" w:rsidR="008F54E3" w:rsidRPr="00C32864" w:rsidRDefault="008C6F2C">
            <w:pPr>
              <w:rPr>
                <w:lang w:val="en-GB"/>
              </w:rPr>
            </w:pPr>
            <w:r>
              <w:rPr>
                <w:b/>
                <w:sz w:val="18"/>
                <w:lang w:val="en-GB"/>
              </w:rPr>
              <w:t>27</w:t>
            </w:r>
          </w:p>
        </w:tc>
        <w:tc>
          <w:tcPr>
            <w:tcW w:w="929" w:type="dxa"/>
          </w:tcPr>
          <w:p w14:paraId="56DA18EC" w14:textId="77777777" w:rsidR="008F54E3" w:rsidRPr="00C32864" w:rsidRDefault="008C6F2C">
            <w:pPr>
              <w:rPr>
                <w:lang w:val="en-GB"/>
              </w:rPr>
            </w:pPr>
            <w:r>
              <w:rPr>
                <w:b/>
                <w:sz w:val="18"/>
                <w:lang w:val="en-GB"/>
              </w:rPr>
              <w:t>≥384</w:t>
            </w:r>
          </w:p>
        </w:tc>
      </w:tr>
    </w:tbl>
    <w:p w14:paraId="4163C4F6" w14:textId="77777777" w:rsidR="008F54E3" w:rsidRPr="00C32864" w:rsidRDefault="008C6F2C">
      <w:pPr>
        <w:pStyle w:val="TableCaption"/>
        <w:keepNext/>
        <w:spacing w:before="240"/>
        <w:rPr>
          <w:lang w:val="en-GB"/>
        </w:rPr>
      </w:pPr>
      <w:r>
        <w:rPr>
          <w:lang w:val="en-GB"/>
        </w:rPr>
        <w:t>Figure A19.1. Declined enquiries by number and by volume, Leeds and Warrington, April to July 2026</w:t>
      </w:r>
    </w:p>
    <w:p w14:paraId="2B87EE48" w14:textId="77777777" w:rsidR="008F54E3" w:rsidRPr="00C32864" w:rsidRDefault="008C6F2C">
      <w:pPr>
        <w:keepNext/>
        <w:rPr>
          <w:lang w:val="en-GB"/>
        </w:rPr>
      </w:pPr>
      <w:r>
        <w:rPr>
          <w:noProof/>
          <w:lang w:val="en-GB"/>
        </w:rPr>
        <w:drawing>
          <wp:inline distT="0" distB="0" distL="0" distR="0" wp14:anchorId="20E4B76C" wp14:editId="015D80A1">
            <wp:extent cx="5400000" cy="2112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9_declines.png"/>
                    <pic:cNvPicPr/>
                  </pic:nvPicPr>
                  <pic:blipFill>
                    <a:blip r:embed="rId10"/>
                    <a:stretch>
                      <a:fillRect/>
                    </a:stretch>
                  </pic:blipFill>
                  <pic:spPr>
                    <a:xfrm>
                      <a:off x="0" y="0"/>
                      <a:ext cx="5400000" cy="2112262"/>
                    </a:xfrm>
                    <a:prstGeom prst="rect">
                      <a:avLst/>
                    </a:prstGeom>
                  </pic:spPr>
                </pic:pic>
              </a:graphicData>
            </a:graphic>
          </wp:inline>
        </w:drawing>
      </w:r>
    </w:p>
    <w:p w14:paraId="18CCFCA0" w14:textId="77777777" w:rsidR="00A05C10" w:rsidRPr="00C32864" w:rsidRDefault="00983170">
      <w:pPr>
        <w:pStyle w:val="TableNote"/>
        <w:rPr>
          <w:lang w:val="en-GB"/>
        </w:rPr>
      </w:pPr>
      <w:r>
        <w:rPr>
          <w:i/>
          <w:lang w:val="en-GB"/>
        </w:rPr>
        <w:t>Note.</w:t>
      </w:r>
      <w:r>
        <w:rPr>
          <w:lang w:val="en-GB"/>
        </w:rPr>
        <w:t xml:space="preserve"> Data from the Leeds and Warrington declined-work logs, April to July 2026, coded by the author (Table A19.2). Price-related volume is a minimum, because one job was logged as '50m+'.</w:t>
      </w:r>
    </w:p>
    <w:p w14:paraId="0B045002" w14:textId="77777777" w:rsidR="008F54E3" w:rsidRPr="00C32864" w:rsidRDefault="008C6F2C">
      <w:pPr>
        <w:pStyle w:val="TableCaption"/>
        <w:keepNext/>
        <w:rPr>
          <w:lang w:val="en-GB"/>
        </w:rPr>
      </w:pPr>
      <w:r>
        <w:rPr>
          <w:lang w:val="en-GB"/>
        </w:rPr>
        <w:t>Table A19.2. Coded register of declined enquiries (L = Leeds, W = Warrington)</w:t>
      </w:r>
    </w:p>
    <w:tbl>
      <w:tblPr>
        <w:tblStyle w:val="TableGrid"/>
        <w:tblW w:w="8640" w:type="dxa"/>
        <w:tblLayout w:type="fixed"/>
        <w:tblLook w:val="04A0" w:firstRow="1" w:lastRow="0" w:firstColumn="1" w:lastColumn="0" w:noHBand="0" w:noVBand="1"/>
      </w:tblPr>
      <w:tblGrid>
        <w:gridCol w:w="726"/>
        <w:gridCol w:w="1646"/>
        <w:gridCol w:w="1846"/>
        <w:gridCol w:w="591"/>
        <w:gridCol w:w="2746"/>
        <w:gridCol w:w="1085"/>
      </w:tblGrid>
      <w:tr w:rsidR="008F54E3" w:rsidRPr="00C32864" w14:paraId="315E72D6" w14:textId="77777777">
        <w:trPr>
          <w:cantSplit/>
          <w:tblHeader/>
        </w:trPr>
        <w:tc>
          <w:tcPr>
            <w:tcW w:w="726" w:type="dxa"/>
          </w:tcPr>
          <w:p w14:paraId="3F7E13F3" w14:textId="77777777" w:rsidR="008F54E3" w:rsidRPr="00C32864" w:rsidRDefault="008C6F2C">
            <w:pPr>
              <w:keepNext/>
              <w:rPr>
                <w:lang w:val="en-GB"/>
              </w:rPr>
            </w:pPr>
            <w:r>
              <w:rPr>
                <w:b/>
                <w:sz w:val="16"/>
                <w:lang w:val="en-GB"/>
              </w:rPr>
              <w:t>ID</w:t>
            </w:r>
          </w:p>
        </w:tc>
        <w:tc>
          <w:tcPr>
            <w:tcW w:w="1646" w:type="dxa"/>
          </w:tcPr>
          <w:p w14:paraId="62D02618" w14:textId="77777777" w:rsidR="008F54E3" w:rsidRPr="00C32864" w:rsidRDefault="008C6F2C">
            <w:pPr>
              <w:keepNext/>
              <w:rPr>
                <w:lang w:val="en-GB"/>
              </w:rPr>
            </w:pPr>
            <w:r>
              <w:rPr>
                <w:b/>
                <w:sz w:val="16"/>
                <w:lang w:val="en-GB"/>
              </w:rPr>
              <w:t>Date (as logged)</w:t>
            </w:r>
          </w:p>
        </w:tc>
        <w:tc>
          <w:tcPr>
            <w:tcW w:w="1846" w:type="dxa"/>
          </w:tcPr>
          <w:p w14:paraId="6652583C" w14:textId="77777777" w:rsidR="008F54E3" w:rsidRPr="00C32864" w:rsidRDefault="008C6F2C">
            <w:pPr>
              <w:keepNext/>
              <w:rPr>
                <w:lang w:val="en-GB"/>
              </w:rPr>
            </w:pPr>
            <w:r>
              <w:rPr>
                <w:b/>
                <w:sz w:val="16"/>
                <w:lang w:val="en-GB"/>
              </w:rPr>
              <w:t>Area</w:t>
            </w:r>
          </w:p>
        </w:tc>
        <w:tc>
          <w:tcPr>
            <w:tcW w:w="591" w:type="dxa"/>
          </w:tcPr>
          <w:p w14:paraId="000FD6C2" w14:textId="77777777" w:rsidR="008F54E3" w:rsidRPr="00C32864" w:rsidRDefault="008C6F2C">
            <w:pPr>
              <w:keepNext/>
              <w:rPr>
                <w:lang w:val="en-GB"/>
              </w:rPr>
            </w:pPr>
            <w:r>
              <w:rPr>
                <w:b/>
                <w:sz w:val="16"/>
                <w:lang w:val="en-GB"/>
              </w:rPr>
              <w:t>m³</w:t>
            </w:r>
          </w:p>
        </w:tc>
        <w:tc>
          <w:tcPr>
            <w:tcW w:w="2746" w:type="dxa"/>
          </w:tcPr>
          <w:p w14:paraId="7AAE8599" w14:textId="77777777" w:rsidR="008F54E3" w:rsidRPr="00C32864" w:rsidRDefault="008C6F2C">
            <w:pPr>
              <w:keepNext/>
              <w:rPr>
                <w:lang w:val="en-GB"/>
              </w:rPr>
            </w:pPr>
            <w:r>
              <w:rPr>
                <w:b/>
                <w:sz w:val="16"/>
                <w:lang w:val="en-GB"/>
              </w:rPr>
              <w:t>Reason as logged</w:t>
            </w:r>
          </w:p>
        </w:tc>
        <w:tc>
          <w:tcPr>
            <w:tcW w:w="1085" w:type="dxa"/>
          </w:tcPr>
          <w:p w14:paraId="14483679" w14:textId="77777777" w:rsidR="008F54E3" w:rsidRPr="00C32864" w:rsidRDefault="008C6F2C">
            <w:pPr>
              <w:keepNext/>
              <w:rPr>
                <w:lang w:val="en-GB"/>
              </w:rPr>
            </w:pPr>
            <w:r>
              <w:rPr>
                <w:b/>
                <w:sz w:val="16"/>
                <w:lang w:val="en-GB"/>
              </w:rPr>
              <w:t>Code</w:t>
            </w:r>
          </w:p>
        </w:tc>
      </w:tr>
      <w:tr w:rsidR="008F54E3" w:rsidRPr="00C32864" w14:paraId="32517F21" w14:textId="77777777">
        <w:trPr>
          <w:cantSplit/>
        </w:trPr>
        <w:tc>
          <w:tcPr>
            <w:tcW w:w="726" w:type="dxa"/>
          </w:tcPr>
          <w:p w14:paraId="0F683C09" w14:textId="77777777" w:rsidR="008F54E3" w:rsidRPr="00C32864" w:rsidRDefault="008C6F2C">
            <w:pPr>
              <w:rPr>
                <w:lang w:val="en-GB"/>
              </w:rPr>
            </w:pPr>
            <w:r>
              <w:rPr>
                <w:sz w:val="16"/>
                <w:lang w:val="en-GB"/>
              </w:rPr>
              <w:t>L01</w:t>
            </w:r>
          </w:p>
        </w:tc>
        <w:tc>
          <w:tcPr>
            <w:tcW w:w="1646" w:type="dxa"/>
          </w:tcPr>
          <w:p w14:paraId="2CD3D2E7" w14:textId="77777777" w:rsidR="008F54E3" w:rsidRPr="00C32864" w:rsidRDefault="008C6F2C">
            <w:pPr>
              <w:rPr>
                <w:lang w:val="en-GB"/>
              </w:rPr>
            </w:pPr>
            <w:r>
              <w:rPr>
                <w:sz w:val="16"/>
                <w:lang w:val="en-GB"/>
              </w:rPr>
              <w:t>05/05/2026</w:t>
            </w:r>
          </w:p>
        </w:tc>
        <w:tc>
          <w:tcPr>
            <w:tcW w:w="1846" w:type="dxa"/>
          </w:tcPr>
          <w:p w14:paraId="554EB325" w14:textId="77777777" w:rsidR="008F54E3" w:rsidRPr="00C32864" w:rsidRDefault="008C6F2C">
            <w:pPr>
              <w:rPr>
                <w:lang w:val="en-GB"/>
              </w:rPr>
            </w:pPr>
            <w:r>
              <w:rPr>
                <w:sz w:val="16"/>
                <w:lang w:val="en-GB"/>
              </w:rPr>
              <w:t>Cookridge</w:t>
            </w:r>
          </w:p>
        </w:tc>
        <w:tc>
          <w:tcPr>
            <w:tcW w:w="591" w:type="dxa"/>
          </w:tcPr>
          <w:p w14:paraId="473B7A5E" w14:textId="77777777" w:rsidR="008F54E3" w:rsidRPr="00C32864" w:rsidRDefault="008C6F2C">
            <w:pPr>
              <w:rPr>
                <w:lang w:val="en-GB"/>
              </w:rPr>
            </w:pPr>
            <w:r>
              <w:rPr>
                <w:sz w:val="16"/>
                <w:lang w:val="en-GB"/>
              </w:rPr>
              <w:t>3</w:t>
            </w:r>
          </w:p>
        </w:tc>
        <w:tc>
          <w:tcPr>
            <w:tcW w:w="2746" w:type="dxa"/>
          </w:tcPr>
          <w:p w14:paraId="4FD23F84" w14:textId="77777777" w:rsidR="008F54E3" w:rsidRPr="00C32864" w:rsidRDefault="008C6F2C">
            <w:pPr>
              <w:rPr>
                <w:lang w:val="en-GB"/>
              </w:rPr>
            </w:pPr>
            <w:r>
              <w:rPr>
                <w:sz w:val="16"/>
                <w:lang w:val="en-GB"/>
              </w:rPr>
              <w:t>Offered 3.30pm no availbility before didnt book moved on</w:t>
            </w:r>
          </w:p>
        </w:tc>
        <w:tc>
          <w:tcPr>
            <w:tcW w:w="1085" w:type="dxa"/>
          </w:tcPr>
          <w:p w14:paraId="4FDB7CD9" w14:textId="77777777" w:rsidR="008F54E3" w:rsidRPr="00C32864" w:rsidRDefault="008C6F2C">
            <w:pPr>
              <w:rPr>
                <w:lang w:val="en-GB"/>
              </w:rPr>
            </w:pPr>
            <w:r>
              <w:rPr>
                <w:sz w:val="16"/>
                <w:lang w:val="en-GB"/>
              </w:rPr>
              <w:t>R02/R03</w:t>
            </w:r>
          </w:p>
        </w:tc>
      </w:tr>
      <w:tr w:rsidR="008F54E3" w:rsidRPr="00C32864" w14:paraId="0714D282" w14:textId="77777777">
        <w:trPr>
          <w:cantSplit/>
        </w:trPr>
        <w:tc>
          <w:tcPr>
            <w:tcW w:w="726" w:type="dxa"/>
          </w:tcPr>
          <w:p w14:paraId="7B86D6D9" w14:textId="77777777" w:rsidR="008F54E3" w:rsidRPr="00C32864" w:rsidRDefault="008C6F2C">
            <w:pPr>
              <w:rPr>
                <w:lang w:val="en-GB"/>
              </w:rPr>
            </w:pPr>
            <w:r>
              <w:rPr>
                <w:sz w:val="16"/>
                <w:lang w:val="en-GB"/>
              </w:rPr>
              <w:t>L02</w:t>
            </w:r>
          </w:p>
        </w:tc>
        <w:tc>
          <w:tcPr>
            <w:tcW w:w="1646" w:type="dxa"/>
          </w:tcPr>
          <w:p w14:paraId="7EED3611" w14:textId="77777777" w:rsidR="008F54E3" w:rsidRPr="00C32864" w:rsidRDefault="008C6F2C">
            <w:pPr>
              <w:rPr>
                <w:lang w:val="en-GB"/>
              </w:rPr>
            </w:pPr>
            <w:r>
              <w:rPr>
                <w:sz w:val="16"/>
                <w:lang w:val="en-GB"/>
              </w:rPr>
              <w:t>23/5/26</w:t>
            </w:r>
          </w:p>
        </w:tc>
        <w:tc>
          <w:tcPr>
            <w:tcW w:w="1846" w:type="dxa"/>
          </w:tcPr>
          <w:p w14:paraId="6D403876" w14:textId="77777777" w:rsidR="008F54E3" w:rsidRPr="00C32864" w:rsidRDefault="008C6F2C">
            <w:pPr>
              <w:rPr>
                <w:lang w:val="en-GB"/>
              </w:rPr>
            </w:pPr>
            <w:r>
              <w:rPr>
                <w:sz w:val="16"/>
                <w:lang w:val="en-GB"/>
              </w:rPr>
              <w:t>Rotherham, out of hours</w:t>
            </w:r>
          </w:p>
        </w:tc>
        <w:tc>
          <w:tcPr>
            <w:tcW w:w="591" w:type="dxa"/>
          </w:tcPr>
          <w:p w14:paraId="53C304AC" w14:textId="77777777" w:rsidR="008F54E3" w:rsidRPr="00C32864" w:rsidRDefault="008C6F2C">
            <w:pPr>
              <w:rPr>
                <w:lang w:val="en-GB"/>
              </w:rPr>
            </w:pPr>
            <w:r>
              <w:rPr>
                <w:sz w:val="16"/>
                <w:lang w:val="en-GB"/>
              </w:rPr>
              <w:t>2.5</w:t>
            </w:r>
          </w:p>
        </w:tc>
        <w:tc>
          <w:tcPr>
            <w:tcW w:w="2746" w:type="dxa"/>
          </w:tcPr>
          <w:p w14:paraId="7B97136C" w14:textId="77777777" w:rsidR="008F54E3" w:rsidRPr="00C32864" w:rsidRDefault="008C6F2C">
            <w:pPr>
              <w:rPr>
                <w:lang w:val="en-GB"/>
              </w:rPr>
            </w:pPr>
            <w:r>
              <w:rPr>
                <w:sz w:val="16"/>
                <w:lang w:val="en-GB"/>
              </w:rPr>
              <w:t>No driver availbility</w:t>
            </w:r>
          </w:p>
        </w:tc>
        <w:tc>
          <w:tcPr>
            <w:tcW w:w="1085" w:type="dxa"/>
          </w:tcPr>
          <w:p w14:paraId="6DD10760" w14:textId="77777777" w:rsidR="008F54E3" w:rsidRPr="00C32864" w:rsidRDefault="008C6F2C">
            <w:pPr>
              <w:rPr>
                <w:lang w:val="en-GB"/>
              </w:rPr>
            </w:pPr>
            <w:r>
              <w:rPr>
                <w:sz w:val="16"/>
                <w:lang w:val="en-GB"/>
              </w:rPr>
              <w:t>R03</w:t>
            </w:r>
          </w:p>
        </w:tc>
      </w:tr>
      <w:tr w:rsidR="008F54E3" w:rsidRPr="00C32864" w14:paraId="36AEED5F" w14:textId="77777777">
        <w:trPr>
          <w:cantSplit/>
        </w:trPr>
        <w:tc>
          <w:tcPr>
            <w:tcW w:w="726" w:type="dxa"/>
          </w:tcPr>
          <w:p w14:paraId="44DC769B" w14:textId="77777777" w:rsidR="008F54E3" w:rsidRPr="00C32864" w:rsidRDefault="008C6F2C">
            <w:pPr>
              <w:rPr>
                <w:lang w:val="en-GB"/>
              </w:rPr>
            </w:pPr>
            <w:r>
              <w:rPr>
                <w:sz w:val="16"/>
                <w:lang w:val="en-GB"/>
              </w:rPr>
              <w:t>L03</w:t>
            </w:r>
          </w:p>
        </w:tc>
        <w:tc>
          <w:tcPr>
            <w:tcW w:w="1646" w:type="dxa"/>
          </w:tcPr>
          <w:p w14:paraId="58BEE6AF" w14:textId="77777777" w:rsidR="008F54E3" w:rsidRPr="00C32864" w:rsidRDefault="008C6F2C">
            <w:pPr>
              <w:rPr>
                <w:lang w:val="en-GB"/>
              </w:rPr>
            </w:pPr>
            <w:r>
              <w:rPr>
                <w:sz w:val="16"/>
                <w:lang w:val="en-GB"/>
              </w:rPr>
              <w:t>29/5/ (no year; treated as 2026)</w:t>
            </w:r>
          </w:p>
        </w:tc>
        <w:tc>
          <w:tcPr>
            <w:tcW w:w="1846" w:type="dxa"/>
          </w:tcPr>
          <w:p w14:paraId="2EA4A144" w14:textId="77777777" w:rsidR="008F54E3" w:rsidRPr="00C32864" w:rsidRDefault="008C6F2C">
            <w:pPr>
              <w:rPr>
                <w:lang w:val="en-GB"/>
              </w:rPr>
            </w:pPr>
            <w:r>
              <w:rPr>
                <w:sz w:val="16"/>
                <w:lang w:val="en-GB"/>
              </w:rPr>
              <w:t>Wakefield</w:t>
            </w:r>
          </w:p>
        </w:tc>
        <w:tc>
          <w:tcPr>
            <w:tcW w:w="591" w:type="dxa"/>
          </w:tcPr>
          <w:p w14:paraId="7CCB716F" w14:textId="77777777" w:rsidR="008F54E3" w:rsidRPr="00C32864" w:rsidRDefault="008C6F2C">
            <w:pPr>
              <w:rPr>
                <w:lang w:val="en-GB"/>
              </w:rPr>
            </w:pPr>
            <w:r>
              <w:rPr>
                <w:sz w:val="16"/>
                <w:lang w:val="en-GB"/>
              </w:rPr>
              <w:t>2.5</w:t>
            </w:r>
          </w:p>
        </w:tc>
        <w:tc>
          <w:tcPr>
            <w:tcW w:w="2746" w:type="dxa"/>
          </w:tcPr>
          <w:p w14:paraId="23CBB752" w14:textId="77777777" w:rsidR="008F54E3" w:rsidRPr="00C32864" w:rsidRDefault="008C6F2C">
            <w:pPr>
              <w:rPr>
                <w:lang w:val="en-GB"/>
              </w:rPr>
            </w:pPr>
            <w:r>
              <w:rPr>
                <w:sz w:val="16"/>
                <w:lang w:val="en-GB"/>
              </w:rPr>
              <w:t>No Availability until 4pm</w:t>
            </w:r>
          </w:p>
        </w:tc>
        <w:tc>
          <w:tcPr>
            <w:tcW w:w="1085" w:type="dxa"/>
          </w:tcPr>
          <w:p w14:paraId="59449257" w14:textId="77777777" w:rsidR="008F54E3" w:rsidRPr="00C32864" w:rsidRDefault="008C6F2C">
            <w:pPr>
              <w:rPr>
                <w:lang w:val="en-GB"/>
              </w:rPr>
            </w:pPr>
            <w:r>
              <w:rPr>
                <w:sz w:val="16"/>
                <w:lang w:val="en-GB"/>
              </w:rPr>
              <w:t>R02/R03</w:t>
            </w:r>
          </w:p>
        </w:tc>
      </w:tr>
      <w:tr w:rsidR="008F54E3" w:rsidRPr="00C32864" w14:paraId="018028D7" w14:textId="77777777">
        <w:trPr>
          <w:cantSplit/>
        </w:trPr>
        <w:tc>
          <w:tcPr>
            <w:tcW w:w="726" w:type="dxa"/>
          </w:tcPr>
          <w:p w14:paraId="6FD52036" w14:textId="77777777" w:rsidR="008F54E3" w:rsidRPr="00C32864" w:rsidRDefault="008C6F2C">
            <w:pPr>
              <w:rPr>
                <w:lang w:val="en-GB"/>
              </w:rPr>
            </w:pPr>
            <w:r>
              <w:rPr>
                <w:sz w:val="16"/>
                <w:lang w:val="en-GB"/>
              </w:rPr>
              <w:t>L04</w:t>
            </w:r>
          </w:p>
        </w:tc>
        <w:tc>
          <w:tcPr>
            <w:tcW w:w="1646" w:type="dxa"/>
          </w:tcPr>
          <w:p w14:paraId="5E41BB7D" w14:textId="77777777" w:rsidR="008F54E3" w:rsidRPr="00C32864" w:rsidRDefault="008C6F2C">
            <w:pPr>
              <w:rPr>
                <w:lang w:val="en-GB"/>
              </w:rPr>
            </w:pPr>
            <w:r>
              <w:rPr>
                <w:sz w:val="16"/>
                <w:lang w:val="en-GB"/>
              </w:rPr>
              <w:t>3.6.25 (treated as 2026)</w:t>
            </w:r>
          </w:p>
        </w:tc>
        <w:tc>
          <w:tcPr>
            <w:tcW w:w="1846" w:type="dxa"/>
          </w:tcPr>
          <w:p w14:paraId="1AC29EA0" w14:textId="77777777" w:rsidR="008F54E3" w:rsidRPr="00C32864" w:rsidRDefault="008C6F2C">
            <w:pPr>
              <w:rPr>
                <w:lang w:val="en-GB"/>
              </w:rPr>
            </w:pPr>
            <w:r>
              <w:rPr>
                <w:sz w:val="16"/>
                <w:lang w:val="en-GB"/>
              </w:rPr>
              <w:t>Wetherby</w:t>
            </w:r>
          </w:p>
        </w:tc>
        <w:tc>
          <w:tcPr>
            <w:tcW w:w="591" w:type="dxa"/>
          </w:tcPr>
          <w:p w14:paraId="374C2F66" w14:textId="77777777" w:rsidR="008F54E3" w:rsidRPr="00C32864" w:rsidRDefault="008C6F2C">
            <w:pPr>
              <w:rPr>
                <w:lang w:val="en-GB"/>
              </w:rPr>
            </w:pPr>
            <w:r>
              <w:rPr>
                <w:sz w:val="16"/>
                <w:lang w:val="en-GB"/>
              </w:rPr>
              <w:t>3</w:t>
            </w:r>
          </w:p>
        </w:tc>
        <w:tc>
          <w:tcPr>
            <w:tcW w:w="2746" w:type="dxa"/>
          </w:tcPr>
          <w:p w14:paraId="00C33CA4" w14:textId="77777777" w:rsidR="008F54E3" w:rsidRPr="00C32864" w:rsidRDefault="008C6F2C">
            <w:pPr>
              <w:rPr>
                <w:lang w:val="en-GB"/>
              </w:rPr>
            </w:pPr>
            <w:r>
              <w:rPr>
                <w:sz w:val="16"/>
                <w:lang w:val="en-GB"/>
              </w:rPr>
              <w:t>wanted am slot nothing available offerd pm did not book</w:t>
            </w:r>
          </w:p>
        </w:tc>
        <w:tc>
          <w:tcPr>
            <w:tcW w:w="1085" w:type="dxa"/>
          </w:tcPr>
          <w:p w14:paraId="5CFA1839" w14:textId="77777777" w:rsidR="008F54E3" w:rsidRPr="00C32864" w:rsidRDefault="008C6F2C">
            <w:pPr>
              <w:rPr>
                <w:lang w:val="en-GB"/>
              </w:rPr>
            </w:pPr>
            <w:r>
              <w:rPr>
                <w:sz w:val="16"/>
                <w:lang w:val="en-GB"/>
              </w:rPr>
              <w:t>R02/R03</w:t>
            </w:r>
          </w:p>
        </w:tc>
      </w:tr>
      <w:tr w:rsidR="008F54E3" w:rsidRPr="00C32864" w14:paraId="14CAA328" w14:textId="77777777">
        <w:trPr>
          <w:cantSplit/>
        </w:trPr>
        <w:tc>
          <w:tcPr>
            <w:tcW w:w="726" w:type="dxa"/>
          </w:tcPr>
          <w:p w14:paraId="2CAB6ECA" w14:textId="77777777" w:rsidR="008F54E3" w:rsidRPr="00C32864" w:rsidRDefault="008C6F2C">
            <w:pPr>
              <w:rPr>
                <w:lang w:val="en-GB"/>
              </w:rPr>
            </w:pPr>
            <w:r>
              <w:rPr>
                <w:sz w:val="16"/>
                <w:lang w:val="en-GB"/>
              </w:rPr>
              <w:t>L05</w:t>
            </w:r>
          </w:p>
        </w:tc>
        <w:tc>
          <w:tcPr>
            <w:tcW w:w="1646" w:type="dxa"/>
          </w:tcPr>
          <w:p w14:paraId="47C5F514" w14:textId="77777777" w:rsidR="008F54E3" w:rsidRPr="00C32864" w:rsidRDefault="008C6F2C">
            <w:pPr>
              <w:rPr>
                <w:lang w:val="en-GB"/>
              </w:rPr>
            </w:pPr>
            <w:r>
              <w:rPr>
                <w:sz w:val="16"/>
                <w:lang w:val="en-GB"/>
              </w:rPr>
              <w:t>4.6.25 (treated as 2026)</w:t>
            </w:r>
          </w:p>
        </w:tc>
        <w:tc>
          <w:tcPr>
            <w:tcW w:w="1846" w:type="dxa"/>
          </w:tcPr>
          <w:p w14:paraId="1057E05D" w14:textId="77777777" w:rsidR="008F54E3" w:rsidRPr="00C32864" w:rsidRDefault="008C6F2C">
            <w:pPr>
              <w:rPr>
                <w:lang w:val="en-GB"/>
              </w:rPr>
            </w:pPr>
            <w:r>
              <w:rPr>
                <w:sz w:val="16"/>
                <w:lang w:val="en-GB"/>
              </w:rPr>
              <w:t>Leeds (Otley Road)</w:t>
            </w:r>
          </w:p>
        </w:tc>
        <w:tc>
          <w:tcPr>
            <w:tcW w:w="591" w:type="dxa"/>
          </w:tcPr>
          <w:p w14:paraId="164714B9" w14:textId="77777777" w:rsidR="008F54E3" w:rsidRPr="00C32864" w:rsidRDefault="008C6F2C">
            <w:pPr>
              <w:rPr>
                <w:lang w:val="en-GB"/>
              </w:rPr>
            </w:pPr>
            <w:r>
              <w:rPr>
                <w:sz w:val="16"/>
                <w:lang w:val="en-GB"/>
              </w:rPr>
              <w:t>2</w:t>
            </w:r>
          </w:p>
        </w:tc>
        <w:tc>
          <w:tcPr>
            <w:tcW w:w="2746" w:type="dxa"/>
          </w:tcPr>
          <w:p w14:paraId="3FF2B4E1" w14:textId="77777777" w:rsidR="008F54E3" w:rsidRPr="00C32864" w:rsidRDefault="008C6F2C">
            <w:pPr>
              <w:rPr>
                <w:lang w:val="en-GB"/>
              </w:rPr>
            </w:pPr>
            <w:r>
              <w:rPr>
                <w:sz w:val="16"/>
                <w:lang w:val="en-GB"/>
              </w:rPr>
              <w:t>No Availability until 4pm</w:t>
            </w:r>
          </w:p>
        </w:tc>
        <w:tc>
          <w:tcPr>
            <w:tcW w:w="1085" w:type="dxa"/>
          </w:tcPr>
          <w:p w14:paraId="5D11F401" w14:textId="77777777" w:rsidR="008F54E3" w:rsidRPr="00C32864" w:rsidRDefault="008C6F2C">
            <w:pPr>
              <w:rPr>
                <w:lang w:val="en-GB"/>
              </w:rPr>
            </w:pPr>
            <w:r>
              <w:rPr>
                <w:sz w:val="16"/>
                <w:lang w:val="en-GB"/>
              </w:rPr>
              <w:t>R02/R03</w:t>
            </w:r>
          </w:p>
        </w:tc>
      </w:tr>
      <w:tr w:rsidR="008F54E3" w:rsidRPr="00C32864" w14:paraId="6A603CBF" w14:textId="77777777">
        <w:trPr>
          <w:cantSplit/>
        </w:trPr>
        <w:tc>
          <w:tcPr>
            <w:tcW w:w="726" w:type="dxa"/>
          </w:tcPr>
          <w:p w14:paraId="3CE1F260" w14:textId="77777777" w:rsidR="008F54E3" w:rsidRPr="00C32864" w:rsidRDefault="008C6F2C">
            <w:pPr>
              <w:rPr>
                <w:lang w:val="en-GB"/>
              </w:rPr>
            </w:pPr>
            <w:r>
              <w:rPr>
                <w:sz w:val="16"/>
                <w:lang w:val="en-GB"/>
              </w:rPr>
              <w:t>L06</w:t>
            </w:r>
          </w:p>
        </w:tc>
        <w:tc>
          <w:tcPr>
            <w:tcW w:w="1646" w:type="dxa"/>
          </w:tcPr>
          <w:p w14:paraId="431C133C" w14:textId="77777777" w:rsidR="008F54E3" w:rsidRPr="00C32864" w:rsidRDefault="008C6F2C">
            <w:pPr>
              <w:rPr>
                <w:lang w:val="en-GB"/>
              </w:rPr>
            </w:pPr>
            <w:r>
              <w:rPr>
                <w:sz w:val="16"/>
                <w:lang w:val="en-GB"/>
              </w:rPr>
              <w:t>4.6.25 (treated as 2026)</w:t>
            </w:r>
          </w:p>
        </w:tc>
        <w:tc>
          <w:tcPr>
            <w:tcW w:w="1846" w:type="dxa"/>
          </w:tcPr>
          <w:p w14:paraId="271AADC7" w14:textId="77777777" w:rsidR="008F54E3" w:rsidRPr="00C32864" w:rsidRDefault="008C6F2C">
            <w:pPr>
              <w:rPr>
                <w:lang w:val="en-GB"/>
              </w:rPr>
            </w:pPr>
            <w:r>
              <w:rPr>
                <w:sz w:val="16"/>
                <w:lang w:val="en-GB"/>
              </w:rPr>
              <w:t>Dewsbury</w:t>
            </w:r>
          </w:p>
        </w:tc>
        <w:tc>
          <w:tcPr>
            <w:tcW w:w="591" w:type="dxa"/>
          </w:tcPr>
          <w:p w14:paraId="458981FC" w14:textId="77777777" w:rsidR="008F54E3" w:rsidRPr="00C32864" w:rsidRDefault="008C6F2C">
            <w:pPr>
              <w:rPr>
                <w:lang w:val="en-GB"/>
              </w:rPr>
            </w:pPr>
            <w:r>
              <w:rPr>
                <w:sz w:val="16"/>
                <w:lang w:val="en-GB"/>
              </w:rPr>
              <w:t>2</w:t>
            </w:r>
          </w:p>
        </w:tc>
        <w:tc>
          <w:tcPr>
            <w:tcW w:w="2746" w:type="dxa"/>
          </w:tcPr>
          <w:p w14:paraId="474C8074" w14:textId="77777777" w:rsidR="008F54E3" w:rsidRPr="00C32864" w:rsidRDefault="008C6F2C">
            <w:pPr>
              <w:rPr>
                <w:lang w:val="en-GB"/>
              </w:rPr>
            </w:pPr>
            <w:r>
              <w:rPr>
                <w:sz w:val="16"/>
                <w:lang w:val="en-GB"/>
              </w:rPr>
              <w:t>No Availability until 4pm</w:t>
            </w:r>
          </w:p>
        </w:tc>
        <w:tc>
          <w:tcPr>
            <w:tcW w:w="1085" w:type="dxa"/>
          </w:tcPr>
          <w:p w14:paraId="5CE8CF29" w14:textId="77777777" w:rsidR="008F54E3" w:rsidRPr="00C32864" w:rsidRDefault="008C6F2C">
            <w:pPr>
              <w:rPr>
                <w:lang w:val="en-GB"/>
              </w:rPr>
            </w:pPr>
            <w:r>
              <w:rPr>
                <w:sz w:val="16"/>
                <w:lang w:val="en-GB"/>
              </w:rPr>
              <w:t>R02/R03</w:t>
            </w:r>
          </w:p>
        </w:tc>
      </w:tr>
      <w:tr w:rsidR="008F54E3" w:rsidRPr="00C32864" w14:paraId="5A79E1BA" w14:textId="77777777">
        <w:trPr>
          <w:cantSplit/>
        </w:trPr>
        <w:tc>
          <w:tcPr>
            <w:tcW w:w="726" w:type="dxa"/>
          </w:tcPr>
          <w:p w14:paraId="090757F6" w14:textId="77777777" w:rsidR="008F54E3" w:rsidRPr="00C32864" w:rsidRDefault="008C6F2C">
            <w:pPr>
              <w:rPr>
                <w:lang w:val="en-GB"/>
              </w:rPr>
            </w:pPr>
            <w:r>
              <w:rPr>
                <w:sz w:val="16"/>
                <w:lang w:val="en-GB"/>
              </w:rPr>
              <w:t>L07</w:t>
            </w:r>
          </w:p>
        </w:tc>
        <w:tc>
          <w:tcPr>
            <w:tcW w:w="1646" w:type="dxa"/>
          </w:tcPr>
          <w:p w14:paraId="79C63368" w14:textId="77777777" w:rsidR="008F54E3" w:rsidRPr="00C32864" w:rsidRDefault="008C6F2C">
            <w:pPr>
              <w:rPr>
                <w:lang w:val="en-GB"/>
              </w:rPr>
            </w:pPr>
            <w:r>
              <w:rPr>
                <w:sz w:val="16"/>
                <w:lang w:val="en-GB"/>
              </w:rPr>
              <w:t>4.6.26</w:t>
            </w:r>
          </w:p>
        </w:tc>
        <w:tc>
          <w:tcPr>
            <w:tcW w:w="1846" w:type="dxa"/>
          </w:tcPr>
          <w:p w14:paraId="43AF2214" w14:textId="77777777" w:rsidR="008F54E3" w:rsidRPr="00C32864" w:rsidRDefault="008C6F2C">
            <w:pPr>
              <w:rPr>
                <w:lang w:val="en-GB"/>
              </w:rPr>
            </w:pPr>
            <w:r>
              <w:rPr>
                <w:sz w:val="16"/>
                <w:lang w:val="en-GB"/>
              </w:rPr>
              <w:t>Site noted as 'Castle'</w:t>
            </w:r>
          </w:p>
        </w:tc>
        <w:tc>
          <w:tcPr>
            <w:tcW w:w="591" w:type="dxa"/>
          </w:tcPr>
          <w:p w14:paraId="30BB3880" w14:textId="77777777" w:rsidR="008F54E3" w:rsidRPr="00C32864" w:rsidRDefault="008C6F2C">
            <w:pPr>
              <w:rPr>
                <w:lang w:val="en-GB"/>
              </w:rPr>
            </w:pPr>
            <w:r>
              <w:rPr>
                <w:sz w:val="16"/>
                <w:lang w:val="en-GB"/>
              </w:rPr>
              <w:t>9</w:t>
            </w:r>
          </w:p>
        </w:tc>
        <w:tc>
          <w:tcPr>
            <w:tcW w:w="2746" w:type="dxa"/>
          </w:tcPr>
          <w:p w14:paraId="19735B2C" w14:textId="77777777" w:rsidR="008F54E3" w:rsidRPr="00C32864" w:rsidRDefault="008C6F2C">
            <w:pPr>
              <w:rPr>
                <w:lang w:val="en-GB"/>
              </w:rPr>
            </w:pPr>
            <w:r>
              <w:rPr>
                <w:sz w:val="16"/>
                <w:lang w:val="en-GB"/>
              </w:rPr>
              <w:t>No Availability until 4pm</w:t>
            </w:r>
          </w:p>
        </w:tc>
        <w:tc>
          <w:tcPr>
            <w:tcW w:w="1085" w:type="dxa"/>
          </w:tcPr>
          <w:p w14:paraId="797D6433" w14:textId="77777777" w:rsidR="008F54E3" w:rsidRPr="00C32864" w:rsidRDefault="008C6F2C">
            <w:pPr>
              <w:rPr>
                <w:lang w:val="en-GB"/>
              </w:rPr>
            </w:pPr>
            <w:r>
              <w:rPr>
                <w:sz w:val="16"/>
                <w:lang w:val="en-GB"/>
              </w:rPr>
              <w:t>R02/R03</w:t>
            </w:r>
          </w:p>
        </w:tc>
      </w:tr>
      <w:tr w:rsidR="008F54E3" w:rsidRPr="00C32864" w14:paraId="3666EA5B" w14:textId="77777777">
        <w:trPr>
          <w:cantSplit/>
        </w:trPr>
        <w:tc>
          <w:tcPr>
            <w:tcW w:w="726" w:type="dxa"/>
          </w:tcPr>
          <w:p w14:paraId="10D57750" w14:textId="77777777" w:rsidR="008F54E3" w:rsidRPr="00C32864" w:rsidRDefault="008C6F2C">
            <w:pPr>
              <w:rPr>
                <w:lang w:val="en-GB"/>
              </w:rPr>
            </w:pPr>
            <w:r>
              <w:rPr>
                <w:sz w:val="16"/>
                <w:lang w:val="en-GB"/>
              </w:rPr>
              <w:t>L08</w:t>
            </w:r>
          </w:p>
        </w:tc>
        <w:tc>
          <w:tcPr>
            <w:tcW w:w="1646" w:type="dxa"/>
          </w:tcPr>
          <w:p w14:paraId="684EEA43" w14:textId="77777777" w:rsidR="008F54E3" w:rsidRPr="00C32864" w:rsidRDefault="008C6F2C">
            <w:pPr>
              <w:rPr>
                <w:lang w:val="en-GB"/>
              </w:rPr>
            </w:pPr>
            <w:r>
              <w:rPr>
                <w:sz w:val="16"/>
                <w:lang w:val="en-GB"/>
              </w:rPr>
              <w:t>18/07/2026</w:t>
            </w:r>
          </w:p>
        </w:tc>
        <w:tc>
          <w:tcPr>
            <w:tcW w:w="1846" w:type="dxa"/>
          </w:tcPr>
          <w:p w14:paraId="367E0101" w14:textId="77777777" w:rsidR="008F54E3" w:rsidRPr="00C32864" w:rsidRDefault="008C6F2C">
            <w:pPr>
              <w:rPr>
                <w:lang w:val="en-GB"/>
              </w:rPr>
            </w:pPr>
            <w:r>
              <w:rPr>
                <w:sz w:val="16"/>
                <w:lang w:val="en-GB"/>
              </w:rPr>
              <w:t>Huddersfield (HD2), Saturday</w:t>
            </w:r>
          </w:p>
        </w:tc>
        <w:tc>
          <w:tcPr>
            <w:tcW w:w="591" w:type="dxa"/>
          </w:tcPr>
          <w:p w14:paraId="1AF95616" w14:textId="77777777" w:rsidR="008F54E3" w:rsidRPr="00C32864" w:rsidRDefault="008C6F2C">
            <w:pPr>
              <w:rPr>
                <w:lang w:val="en-GB"/>
              </w:rPr>
            </w:pPr>
            <w:r>
              <w:rPr>
                <w:sz w:val="16"/>
                <w:lang w:val="en-GB"/>
              </w:rPr>
              <w:t>9</w:t>
            </w:r>
          </w:p>
        </w:tc>
        <w:tc>
          <w:tcPr>
            <w:tcW w:w="2746" w:type="dxa"/>
          </w:tcPr>
          <w:p w14:paraId="6A6851D9" w14:textId="77777777" w:rsidR="008F54E3" w:rsidRPr="00C32864" w:rsidRDefault="008C6F2C">
            <w:pPr>
              <w:rPr>
                <w:lang w:val="en-GB"/>
              </w:rPr>
            </w:pPr>
            <w:r>
              <w:rPr>
                <w:sz w:val="16"/>
                <w:lang w:val="en-GB"/>
              </w:rPr>
              <w:t>No drivers to work the afternoons Saturday x2 OHH £750 &amp; £450</w:t>
            </w:r>
          </w:p>
        </w:tc>
        <w:tc>
          <w:tcPr>
            <w:tcW w:w="1085" w:type="dxa"/>
          </w:tcPr>
          <w:p w14:paraId="3F18D317" w14:textId="77777777" w:rsidR="008F54E3" w:rsidRPr="00C32864" w:rsidRDefault="008C6F2C">
            <w:pPr>
              <w:rPr>
                <w:lang w:val="en-GB"/>
              </w:rPr>
            </w:pPr>
            <w:r>
              <w:rPr>
                <w:sz w:val="16"/>
                <w:lang w:val="en-GB"/>
              </w:rPr>
              <w:t>R03</w:t>
            </w:r>
          </w:p>
        </w:tc>
      </w:tr>
      <w:tr w:rsidR="008F54E3" w:rsidRPr="00C32864" w14:paraId="1734D9A9" w14:textId="77777777">
        <w:trPr>
          <w:cantSplit/>
        </w:trPr>
        <w:tc>
          <w:tcPr>
            <w:tcW w:w="726" w:type="dxa"/>
          </w:tcPr>
          <w:p w14:paraId="25396619" w14:textId="77777777" w:rsidR="008F54E3" w:rsidRPr="00C32864" w:rsidRDefault="008C6F2C">
            <w:pPr>
              <w:rPr>
                <w:lang w:val="en-GB"/>
              </w:rPr>
            </w:pPr>
            <w:r>
              <w:rPr>
                <w:sz w:val="16"/>
                <w:lang w:val="en-GB"/>
              </w:rPr>
              <w:t>L09</w:t>
            </w:r>
          </w:p>
        </w:tc>
        <w:tc>
          <w:tcPr>
            <w:tcW w:w="1646" w:type="dxa"/>
          </w:tcPr>
          <w:p w14:paraId="260E9A09" w14:textId="77777777" w:rsidR="008F54E3" w:rsidRPr="00C32864" w:rsidRDefault="008C6F2C">
            <w:pPr>
              <w:rPr>
                <w:lang w:val="en-GB"/>
              </w:rPr>
            </w:pPr>
            <w:r>
              <w:rPr>
                <w:sz w:val="16"/>
                <w:lang w:val="en-GB"/>
              </w:rPr>
              <w:t>20/07/2026</w:t>
            </w:r>
          </w:p>
        </w:tc>
        <w:tc>
          <w:tcPr>
            <w:tcW w:w="1846" w:type="dxa"/>
          </w:tcPr>
          <w:p w14:paraId="193813A7" w14:textId="77777777" w:rsidR="008F54E3" w:rsidRPr="00C32864" w:rsidRDefault="008C6F2C">
            <w:pPr>
              <w:rPr>
                <w:lang w:val="en-GB"/>
              </w:rPr>
            </w:pPr>
            <w:r>
              <w:rPr>
                <w:sz w:val="16"/>
                <w:lang w:val="en-GB"/>
              </w:rPr>
              <w:t>Batley</w:t>
            </w:r>
          </w:p>
        </w:tc>
        <w:tc>
          <w:tcPr>
            <w:tcW w:w="591" w:type="dxa"/>
          </w:tcPr>
          <w:p w14:paraId="1756B2FB" w14:textId="77777777" w:rsidR="008F54E3" w:rsidRPr="00C32864" w:rsidRDefault="008C6F2C">
            <w:pPr>
              <w:rPr>
                <w:lang w:val="en-GB"/>
              </w:rPr>
            </w:pPr>
            <w:r>
              <w:rPr>
                <w:sz w:val="16"/>
                <w:lang w:val="en-GB"/>
              </w:rPr>
              <w:t>35</w:t>
            </w:r>
          </w:p>
        </w:tc>
        <w:tc>
          <w:tcPr>
            <w:tcW w:w="2746" w:type="dxa"/>
          </w:tcPr>
          <w:p w14:paraId="741CFB55" w14:textId="77777777" w:rsidR="008F54E3" w:rsidRPr="00C32864" w:rsidRDefault="008C6F2C">
            <w:pPr>
              <w:rPr>
                <w:lang w:val="en-GB"/>
              </w:rPr>
            </w:pPr>
            <w:r>
              <w:rPr>
                <w:sz w:val="16"/>
                <w:lang w:val="en-GB"/>
              </w:rPr>
              <w:t>(none recorded)</w:t>
            </w:r>
          </w:p>
        </w:tc>
        <w:tc>
          <w:tcPr>
            <w:tcW w:w="1085" w:type="dxa"/>
          </w:tcPr>
          <w:p w14:paraId="16E2D5E8" w14:textId="77777777" w:rsidR="008F54E3" w:rsidRPr="00C32864" w:rsidRDefault="008C6F2C">
            <w:pPr>
              <w:rPr>
                <w:lang w:val="en-GB"/>
              </w:rPr>
            </w:pPr>
            <w:r>
              <w:rPr>
                <w:sz w:val="16"/>
                <w:lang w:val="en-GB"/>
              </w:rPr>
              <w:t>—</w:t>
            </w:r>
          </w:p>
        </w:tc>
      </w:tr>
      <w:tr w:rsidR="008F54E3" w:rsidRPr="00C32864" w14:paraId="762C5849" w14:textId="77777777">
        <w:trPr>
          <w:cantSplit/>
        </w:trPr>
        <w:tc>
          <w:tcPr>
            <w:tcW w:w="726" w:type="dxa"/>
          </w:tcPr>
          <w:p w14:paraId="618EDA98" w14:textId="77777777" w:rsidR="008F54E3" w:rsidRPr="00C32864" w:rsidRDefault="008C6F2C">
            <w:pPr>
              <w:rPr>
                <w:lang w:val="en-GB"/>
              </w:rPr>
            </w:pPr>
            <w:r>
              <w:rPr>
                <w:sz w:val="16"/>
                <w:lang w:val="en-GB"/>
              </w:rPr>
              <w:t>L10</w:t>
            </w:r>
          </w:p>
        </w:tc>
        <w:tc>
          <w:tcPr>
            <w:tcW w:w="1646" w:type="dxa"/>
          </w:tcPr>
          <w:p w14:paraId="4064EDE2" w14:textId="77777777" w:rsidR="008F54E3" w:rsidRPr="00C32864" w:rsidRDefault="008C6F2C">
            <w:pPr>
              <w:rPr>
                <w:lang w:val="en-GB"/>
              </w:rPr>
            </w:pPr>
            <w:r>
              <w:rPr>
                <w:sz w:val="16"/>
                <w:lang w:val="en-GB"/>
              </w:rPr>
              <w:t>29/07/2026</w:t>
            </w:r>
          </w:p>
        </w:tc>
        <w:tc>
          <w:tcPr>
            <w:tcW w:w="1846" w:type="dxa"/>
          </w:tcPr>
          <w:p w14:paraId="7B06C9D2" w14:textId="77777777" w:rsidR="008F54E3" w:rsidRPr="00C32864" w:rsidRDefault="008C6F2C">
            <w:pPr>
              <w:rPr>
                <w:lang w:val="en-GB"/>
              </w:rPr>
            </w:pPr>
            <w:r>
              <w:rPr>
                <w:sz w:val="16"/>
                <w:lang w:val="en-GB"/>
              </w:rPr>
              <w:t>Leeds</w:t>
            </w:r>
          </w:p>
        </w:tc>
        <w:tc>
          <w:tcPr>
            <w:tcW w:w="591" w:type="dxa"/>
          </w:tcPr>
          <w:p w14:paraId="4E796B82" w14:textId="77777777" w:rsidR="008F54E3" w:rsidRPr="00C32864" w:rsidRDefault="008C6F2C">
            <w:pPr>
              <w:rPr>
                <w:lang w:val="en-GB"/>
              </w:rPr>
            </w:pPr>
            <w:r>
              <w:rPr>
                <w:sz w:val="16"/>
                <w:lang w:val="en-GB"/>
              </w:rPr>
              <w:t>3</w:t>
            </w:r>
          </w:p>
        </w:tc>
        <w:tc>
          <w:tcPr>
            <w:tcW w:w="2746" w:type="dxa"/>
          </w:tcPr>
          <w:p w14:paraId="231E3B8F" w14:textId="77777777" w:rsidR="008F54E3" w:rsidRPr="00C32864" w:rsidRDefault="008C6F2C">
            <w:pPr>
              <w:rPr>
                <w:lang w:val="en-GB"/>
              </w:rPr>
            </w:pPr>
            <w:r>
              <w:rPr>
                <w:sz w:val="16"/>
                <w:lang w:val="en-GB"/>
              </w:rPr>
              <w:t>cant take afternoon slots</w:t>
            </w:r>
          </w:p>
        </w:tc>
        <w:tc>
          <w:tcPr>
            <w:tcW w:w="1085" w:type="dxa"/>
          </w:tcPr>
          <w:p w14:paraId="59DFB4EA" w14:textId="77777777" w:rsidR="008F54E3" w:rsidRPr="00C32864" w:rsidRDefault="008C6F2C">
            <w:pPr>
              <w:rPr>
                <w:lang w:val="en-GB"/>
              </w:rPr>
            </w:pPr>
            <w:r>
              <w:rPr>
                <w:sz w:val="16"/>
                <w:lang w:val="en-GB"/>
              </w:rPr>
              <w:t>R02/R03</w:t>
            </w:r>
          </w:p>
        </w:tc>
      </w:tr>
      <w:tr w:rsidR="008F54E3" w:rsidRPr="00C32864" w14:paraId="571EB884" w14:textId="77777777">
        <w:trPr>
          <w:cantSplit/>
        </w:trPr>
        <w:tc>
          <w:tcPr>
            <w:tcW w:w="726" w:type="dxa"/>
          </w:tcPr>
          <w:p w14:paraId="1E43DC36" w14:textId="77777777" w:rsidR="008F54E3" w:rsidRPr="00C32864" w:rsidRDefault="008C6F2C">
            <w:pPr>
              <w:rPr>
                <w:lang w:val="en-GB"/>
              </w:rPr>
            </w:pPr>
            <w:r>
              <w:rPr>
                <w:sz w:val="16"/>
                <w:lang w:val="en-GB"/>
              </w:rPr>
              <w:t>W01</w:t>
            </w:r>
          </w:p>
        </w:tc>
        <w:tc>
          <w:tcPr>
            <w:tcW w:w="1646" w:type="dxa"/>
          </w:tcPr>
          <w:p w14:paraId="2C63C87A" w14:textId="77777777" w:rsidR="008F54E3" w:rsidRPr="00C32864" w:rsidRDefault="008C6F2C">
            <w:pPr>
              <w:rPr>
                <w:lang w:val="en-GB"/>
              </w:rPr>
            </w:pPr>
            <w:r>
              <w:rPr>
                <w:sz w:val="16"/>
                <w:lang w:val="en-GB"/>
              </w:rPr>
              <w:t>25/04/2026</w:t>
            </w:r>
          </w:p>
        </w:tc>
        <w:tc>
          <w:tcPr>
            <w:tcW w:w="1846" w:type="dxa"/>
          </w:tcPr>
          <w:p w14:paraId="0B0EC764" w14:textId="77777777" w:rsidR="008F54E3" w:rsidRPr="00C32864" w:rsidRDefault="008C6F2C">
            <w:pPr>
              <w:rPr>
                <w:lang w:val="en-GB"/>
              </w:rPr>
            </w:pPr>
            <w:r>
              <w:rPr>
                <w:sz w:val="16"/>
                <w:lang w:val="en-GB"/>
              </w:rPr>
              <w:t>Carrington, out of hours</w:t>
            </w:r>
          </w:p>
        </w:tc>
        <w:tc>
          <w:tcPr>
            <w:tcW w:w="591" w:type="dxa"/>
          </w:tcPr>
          <w:p w14:paraId="5103FD5A" w14:textId="77777777" w:rsidR="008F54E3" w:rsidRPr="00C32864" w:rsidRDefault="008C6F2C">
            <w:pPr>
              <w:rPr>
                <w:lang w:val="en-GB"/>
              </w:rPr>
            </w:pPr>
            <w:r>
              <w:rPr>
                <w:sz w:val="16"/>
                <w:lang w:val="en-GB"/>
              </w:rPr>
              <w:t>2</w:t>
            </w:r>
          </w:p>
        </w:tc>
        <w:tc>
          <w:tcPr>
            <w:tcW w:w="2746" w:type="dxa"/>
          </w:tcPr>
          <w:p w14:paraId="211B3E1D" w14:textId="77777777" w:rsidR="008F54E3" w:rsidRPr="00C32864" w:rsidRDefault="008C6F2C">
            <w:pPr>
              <w:rPr>
                <w:lang w:val="en-GB"/>
              </w:rPr>
            </w:pPr>
            <w:r>
              <w:rPr>
                <w:sz w:val="16"/>
                <w:lang w:val="en-GB"/>
              </w:rPr>
              <w:t>No Driver</w:t>
            </w:r>
          </w:p>
        </w:tc>
        <w:tc>
          <w:tcPr>
            <w:tcW w:w="1085" w:type="dxa"/>
          </w:tcPr>
          <w:p w14:paraId="2D2A9EE6" w14:textId="77777777" w:rsidR="008F54E3" w:rsidRPr="00C32864" w:rsidRDefault="008C6F2C">
            <w:pPr>
              <w:rPr>
                <w:lang w:val="en-GB"/>
              </w:rPr>
            </w:pPr>
            <w:r>
              <w:rPr>
                <w:sz w:val="16"/>
                <w:lang w:val="en-GB"/>
              </w:rPr>
              <w:t>R03</w:t>
            </w:r>
          </w:p>
        </w:tc>
      </w:tr>
      <w:tr w:rsidR="008F54E3" w:rsidRPr="00C32864" w14:paraId="3F78858A" w14:textId="77777777">
        <w:trPr>
          <w:cantSplit/>
        </w:trPr>
        <w:tc>
          <w:tcPr>
            <w:tcW w:w="726" w:type="dxa"/>
          </w:tcPr>
          <w:p w14:paraId="50998D6C" w14:textId="77777777" w:rsidR="008F54E3" w:rsidRPr="00C32864" w:rsidRDefault="008C6F2C">
            <w:pPr>
              <w:rPr>
                <w:lang w:val="en-GB"/>
              </w:rPr>
            </w:pPr>
            <w:r>
              <w:rPr>
                <w:sz w:val="16"/>
                <w:lang w:val="en-GB"/>
              </w:rPr>
              <w:t>W02</w:t>
            </w:r>
          </w:p>
        </w:tc>
        <w:tc>
          <w:tcPr>
            <w:tcW w:w="1646" w:type="dxa"/>
          </w:tcPr>
          <w:p w14:paraId="2DD35089" w14:textId="77777777" w:rsidR="008F54E3" w:rsidRPr="00C32864" w:rsidRDefault="008C6F2C">
            <w:pPr>
              <w:rPr>
                <w:lang w:val="en-GB"/>
              </w:rPr>
            </w:pPr>
            <w:r>
              <w:rPr>
                <w:sz w:val="16"/>
                <w:lang w:val="en-GB"/>
              </w:rPr>
              <w:t>28/04/2026</w:t>
            </w:r>
          </w:p>
        </w:tc>
        <w:tc>
          <w:tcPr>
            <w:tcW w:w="1846" w:type="dxa"/>
          </w:tcPr>
          <w:p w14:paraId="1EC56B9E" w14:textId="77777777" w:rsidR="008F54E3" w:rsidRPr="00C32864" w:rsidRDefault="008C6F2C">
            <w:pPr>
              <w:rPr>
                <w:lang w:val="en-GB"/>
              </w:rPr>
            </w:pPr>
            <w:r>
              <w:rPr>
                <w:sz w:val="16"/>
                <w:lang w:val="en-GB"/>
              </w:rPr>
              <w:t>Atherton (M46)</w:t>
            </w:r>
          </w:p>
        </w:tc>
        <w:tc>
          <w:tcPr>
            <w:tcW w:w="591" w:type="dxa"/>
          </w:tcPr>
          <w:p w14:paraId="16BE49B1" w14:textId="77777777" w:rsidR="008F54E3" w:rsidRPr="00C32864" w:rsidRDefault="008C6F2C">
            <w:pPr>
              <w:rPr>
                <w:lang w:val="en-GB"/>
              </w:rPr>
            </w:pPr>
            <w:r>
              <w:rPr>
                <w:sz w:val="16"/>
                <w:lang w:val="en-GB"/>
              </w:rPr>
              <w:t>6</w:t>
            </w:r>
          </w:p>
        </w:tc>
        <w:tc>
          <w:tcPr>
            <w:tcW w:w="2746" w:type="dxa"/>
          </w:tcPr>
          <w:p w14:paraId="1D1DD51C" w14:textId="77777777" w:rsidR="008F54E3" w:rsidRPr="00C32864" w:rsidRDefault="008C6F2C">
            <w:pPr>
              <w:rPr>
                <w:lang w:val="en-GB"/>
              </w:rPr>
            </w:pPr>
            <w:r>
              <w:rPr>
                <w:sz w:val="16"/>
                <w:lang w:val="en-GB"/>
              </w:rPr>
              <w:t>Ask [staff member] was slots on clear after first job ?</w:t>
            </w:r>
          </w:p>
        </w:tc>
        <w:tc>
          <w:tcPr>
            <w:tcW w:w="1085" w:type="dxa"/>
          </w:tcPr>
          <w:p w14:paraId="1C85436E" w14:textId="77777777" w:rsidR="008F54E3" w:rsidRPr="00C32864" w:rsidRDefault="008C6F2C">
            <w:pPr>
              <w:rPr>
                <w:lang w:val="en-GB"/>
              </w:rPr>
            </w:pPr>
            <w:r>
              <w:rPr>
                <w:sz w:val="16"/>
                <w:lang w:val="en-GB"/>
              </w:rPr>
              <w:t>R08</w:t>
            </w:r>
          </w:p>
        </w:tc>
      </w:tr>
      <w:tr w:rsidR="008F54E3" w:rsidRPr="00C32864" w14:paraId="6393A984" w14:textId="77777777">
        <w:trPr>
          <w:cantSplit/>
        </w:trPr>
        <w:tc>
          <w:tcPr>
            <w:tcW w:w="726" w:type="dxa"/>
          </w:tcPr>
          <w:p w14:paraId="0DA7C9EA" w14:textId="77777777" w:rsidR="008F54E3" w:rsidRPr="00C32864" w:rsidRDefault="008C6F2C">
            <w:pPr>
              <w:rPr>
                <w:lang w:val="en-GB"/>
              </w:rPr>
            </w:pPr>
            <w:r>
              <w:rPr>
                <w:sz w:val="16"/>
                <w:lang w:val="en-GB"/>
              </w:rPr>
              <w:t>W03</w:t>
            </w:r>
          </w:p>
        </w:tc>
        <w:tc>
          <w:tcPr>
            <w:tcW w:w="1646" w:type="dxa"/>
          </w:tcPr>
          <w:p w14:paraId="78F9D41F" w14:textId="77777777" w:rsidR="008F54E3" w:rsidRPr="00C32864" w:rsidRDefault="008C6F2C">
            <w:pPr>
              <w:rPr>
                <w:lang w:val="en-GB"/>
              </w:rPr>
            </w:pPr>
            <w:r>
              <w:rPr>
                <w:sz w:val="16"/>
                <w:lang w:val="en-GB"/>
              </w:rPr>
              <w:t>22/5/26</w:t>
            </w:r>
          </w:p>
        </w:tc>
        <w:tc>
          <w:tcPr>
            <w:tcW w:w="1846" w:type="dxa"/>
          </w:tcPr>
          <w:p w14:paraId="234B995B" w14:textId="77777777" w:rsidR="008F54E3" w:rsidRPr="00C32864" w:rsidRDefault="008C6F2C">
            <w:pPr>
              <w:rPr>
                <w:lang w:val="en-GB"/>
              </w:rPr>
            </w:pPr>
            <w:r>
              <w:rPr>
                <w:sz w:val="16"/>
                <w:lang w:val="en-GB"/>
              </w:rPr>
              <w:t>Leigh</w:t>
            </w:r>
          </w:p>
        </w:tc>
        <w:tc>
          <w:tcPr>
            <w:tcW w:w="591" w:type="dxa"/>
          </w:tcPr>
          <w:p w14:paraId="264707B6" w14:textId="77777777" w:rsidR="008F54E3" w:rsidRPr="00C32864" w:rsidRDefault="008C6F2C">
            <w:pPr>
              <w:rPr>
                <w:lang w:val="en-GB"/>
              </w:rPr>
            </w:pPr>
            <w:r>
              <w:rPr>
                <w:sz w:val="16"/>
                <w:lang w:val="en-GB"/>
              </w:rPr>
              <w:t>200</w:t>
            </w:r>
          </w:p>
        </w:tc>
        <w:tc>
          <w:tcPr>
            <w:tcW w:w="2746" w:type="dxa"/>
          </w:tcPr>
          <w:p w14:paraId="0DFF87D1" w14:textId="77777777" w:rsidR="008F54E3" w:rsidRPr="00C32864" w:rsidRDefault="008C6F2C">
            <w:pPr>
              <w:rPr>
                <w:lang w:val="en-GB"/>
              </w:rPr>
            </w:pPr>
            <w:r>
              <w:rPr>
                <w:sz w:val="16"/>
                <w:lang w:val="en-GB"/>
              </w:rPr>
              <w:t>Chorley Concrete won this 1m3 deliveries £145.00 2m3 £119.00 on Gen3</w:t>
            </w:r>
          </w:p>
        </w:tc>
        <w:tc>
          <w:tcPr>
            <w:tcW w:w="1085" w:type="dxa"/>
          </w:tcPr>
          <w:p w14:paraId="1F0A2755" w14:textId="77777777" w:rsidR="008F54E3" w:rsidRPr="00C32864" w:rsidRDefault="008C6F2C">
            <w:pPr>
              <w:rPr>
                <w:lang w:val="en-GB"/>
              </w:rPr>
            </w:pPr>
            <w:r>
              <w:rPr>
                <w:sz w:val="16"/>
                <w:lang w:val="en-GB"/>
              </w:rPr>
              <w:t>R06</w:t>
            </w:r>
          </w:p>
        </w:tc>
      </w:tr>
      <w:tr w:rsidR="008F54E3" w:rsidRPr="00C32864" w14:paraId="3D0FAB56" w14:textId="77777777">
        <w:trPr>
          <w:cantSplit/>
        </w:trPr>
        <w:tc>
          <w:tcPr>
            <w:tcW w:w="726" w:type="dxa"/>
          </w:tcPr>
          <w:p w14:paraId="32DB0B4A" w14:textId="77777777" w:rsidR="008F54E3" w:rsidRPr="00C32864" w:rsidRDefault="008C6F2C">
            <w:pPr>
              <w:rPr>
                <w:lang w:val="en-GB"/>
              </w:rPr>
            </w:pPr>
            <w:r>
              <w:rPr>
                <w:sz w:val="16"/>
                <w:lang w:val="en-GB"/>
              </w:rPr>
              <w:t>W04</w:t>
            </w:r>
          </w:p>
        </w:tc>
        <w:tc>
          <w:tcPr>
            <w:tcW w:w="1646" w:type="dxa"/>
          </w:tcPr>
          <w:p w14:paraId="184CE3A9" w14:textId="77777777" w:rsidR="008F54E3" w:rsidRPr="00C32864" w:rsidRDefault="008C6F2C">
            <w:pPr>
              <w:rPr>
                <w:lang w:val="en-GB"/>
              </w:rPr>
            </w:pPr>
            <w:r>
              <w:rPr>
                <w:sz w:val="16"/>
                <w:lang w:val="en-GB"/>
              </w:rPr>
              <w:t>26/5/26</w:t>
            </w:r>
          </w:p>
        </w:tc>
        <w:tc>
          <w:tcPr>
            <w:tcW w:w="1846" w:type="dxa"/>
          </w:tcPr>
          <w:p w14:paraId="58C692B3" w14:textId="77777777" w:rsidR="008F54E3" w:rsidRPr="00C32864" w:rsidRDefault="008C6F2C">
            <w:pPr>
              <w:rPr>
                <w:lang w:val="en-GB"/>
              </w:rPr>
            </w:pPr>
            <w:r>
              <w:rPr>
                <w:sz w:val="16"/>
                <w:lang w:val="en-GB"/>
              </w:rPr>
              <w:t>Golborne</w:t>
            </w:r>
          </w:p>
        </w:tc>
        <w:tc>
          <w:tcPr>
            <w:tcW w:w="591" w:type="dxa"/>
          </w:tcPr>
          <w:p w14:paraId="54F6C1BB" w14:textId="77777777" w:rsidR="008F54E3" w:rsidRPr="00C32864" w:rsidRDefault="008C6F2C">
            <w:pPr>
              <w:rPr>
                <w:lang w:val="en-GB"/>
              </w:rPr>
            </w:pPr>
            <w:r>
              <w:rPr>
                <w:sz w:val="16"/>
                <w:lang w:val="en-GB"/>
              </w:rPr>
              <w:t>4</w:t>
            </w:r>
          </w:p>
        </w:tc>
        <w:tc>
          <w:tcPr>
            <w:tcW w:w="2746" w:type="dxa"/>
          </w:tcPr>
          <w:p w14:paraId="19730192" w14:textId="77777777" w:rsidR="008F54E3" w:rsidRPr="00C32864" w:rsidRDefault="008C6F2C">
            <w:pPr>
              <w:rPr>
                <w:lang w:val="en-GB"/>
              </w:rPr>
            </w:pPr>
            <w:r>
              <w:rPr>
                <w:sz w:val="16"/>
                <w:lang w:val="en-GB"/>
              </w:rPr>
              <w:t>Truck off the road</w:t>
            </w:r>
          </w:p>
        </w:tc>
        <w:tc>
          <w:tcPr>
            <w:tcW w:w="1085" w:type="dxa"/>
          </w:tcPr>
          <w:p w14:paraId="6C100153" w14:textId="77777777" w:rsidR="008F54E3" w:rsidRPr="00C32864" w:rsidRDefault="008C6F2C">
            <w:pPr>
              <w:rPr>
                <w:lang w:val="en-GB"/>
              </w:rPr>
            </w:pPr>
            <w:r>
              <w:rPr>
                <w:sz w:val="16"/>
                <w:lang w:val="en-GB"/>
              </w:rPr>
              <w:t>R02</w:t>
            </w:r>
          </w:p>
        </w:tc>
      </w:tr>
      <w:tr w:rsidR="008F54E3" w:rsidRPr="00C32864" w14:paraId="36F2E397" w14:textId="77777777">
        <w:trPr>
          <w:cantSplit/>
        </w:trPr>
        <w:tc>
          <w:tcPr>
            <w:tcW w:w="726" w:type="dxa"/>
          </w:tcPr>
          <w:p w14:paraId="1D2CE886" w14:textId="77777777" w:rsidR="008F54E3" w:rsidRPr="00C32864" w:rsidRDefault="008C6F2C">
            <w:pPr>
              <w:rPr>
                <w:lang w:val="en-GB"/>
              </w:rPr>
            </w:pPr>
            <w:r>
              <w:rPr>
                <w:sz w:val="16"/>
                <w:lang w:val="en-GB"/>
              </w:rPr>
              <w:t>W05</w:t>
            </w:r>
          </w:p>
        </w:tc>
        <w:tc>
          <w:tcPr>
            <w:tcW w:w="1646" w:type="dxa"/>
          </w:tcPr>
          <w:p w14:paraId="5EE10DD5" w14:textId="77777777" w:rsidR="008F54E3" w:rsidRPr="00C32864" w:rsidRDefault="008C6F2C">
            <w:pPr>
              <w:rPr>
                <w:lang w:val="en-GB"/>
              </w:rPr>
            </w:pPr>
            <w:r>
              <w:rPr>
                <w:sz w:val="16"/>
                <w:lang w:val="en-GB"/>
              </w:rPr>
              <w:t>26/5/26</w:t>
            </w:r>
          </w:p>
        </w:tc>
        <w:tc>
          <w:tcPr>
            <w:tcW w:w="1846" w:type="dxa"/>
          </w:tcPr>
          <w:p w14:paraId="7ADC8435" w14:textId="77777777" w:rsidR="008F54E3" w:rsidRPr="00C32864" w:rsidRDefault="008C6F2C">
            <w:pPr>
              <w:rPr>
                <w:lang w:val="en-GB"/>
              </w:rPr>
            </w:pPr>
            <w:r>
              <w:rPr>
                <w:sz w:val="16"/>
                <w:lang w:val="en-GB"/>
              </w:rPr>
              <w:t>Manchester</w:t>
            </w:r>
          </w:p>
        </w:tc>
        <w:tc>
          <w:tcPr>
            <w:tcW w:w="591" w:type="dxa"/>
          </w:tcPr>
          <w:p w14:paraId="78C8F1AB" w14:textId="77777777" w:rsidR="008F54E3" w:rsidRPr="00C32864" w:rsidRDefault="008C6F2C">
            <w:pPr>
              <w:rPr>
                <w:lang w:val="en-GB"/>
              </w:rPr>
            </w:pPr>
            <w:r>
              <w:rPr>
                <w:sz w:val="16"/>
                <w:lang w:val="en-GB"/>
              </w:rPr>
              <w:t>4</w:t>
            </w:r>
          </w:p>
        </w:tc>
        <w:tc>
          <w:tcPr>
            <w:tcW w:w="2746" w:type="dxa"/>
          </w:tcPr>
          <w:p w14:paraId="4FEC163F" w14:textId="77777777" w:rsidR="008F54E3" w:rsidRPr="00C32864" w:rsidRDefault="008C6F2C">
            <w:pPr>
              <w:rPr>
                <w:lang w:val="en-GB"/>
              </w:rPr>
            </w:pPr>
            <w:r>
              <w:rPr>
                <w:sz w:val="16"/>
                <w:lang w:val="en-GB"/>
              </w:rPr>
              <w:t>Truck off the road</w:t>
            </w:r>
          </w:p>
        </w:tc>
        <w:tc>
          <w:tcPr>
            <w:tcW w:w="1085" w:type="dxa"/>
          </w:tcPr>
          <w:p w14:paraId="2F1E42BC" w14:textId="77777777" w:rsidR="008F54E3" w:rsidRPr="00C32864" w:rsidRDefault="008C6F2C">
            <w:pPr>
              <w:rPr>
                <w:lang w:val="en-GB"/>
              </w:rPr>
            </w:pPr>
            <w:r>
              <w:rPr>
                <w:sz w:val="16"/>
                <w:lang w:val="en-GB"/>
              </w:rPr>
              <w:t>R02</w:t>
            </w:r>
          </w:p>
        </w:tc>
      </w:tr>
      <w:tr w:rsidR="008F54E3" w:rsidRPr="00C32864" w14:paraId="4F15A193" w14:textId="77777777">
        <w:trPr>
          <w:cantSplit/>
        </w:trPr>
        <w:tc>
          <w:tcPr>
            <w:tcW w:w="726" w:type="dxa"/>
          </w:tcPr>
          <w:p w14:paraId="1F11E1AA" w14:textId="77777777" w:rsidR="008F54E3" w:rsidRPr="00C32864" w:rsidRDefault="008C6F2C">
            <w:pPr>
              <w:rPr>
                <w:lang w:val="en-GB"/>
              </w:rPr>
            </w:pPr>
            <w:r>
              <w:rPr>
                <w:sz w:val="16"/>
                <w:lang w:val="en-GB"/>
              </w:rPr>
              <w:t>W06</w:t>
            </w:r>
          </w:p>
        </w:tc>
        <w:tc>
          <w:tcPr>
            <w:tcW w:w="1646" w:type="dxa"/>
          </w:tcPr>
          <w:p w14:paraId="0C0AE704" w14:textId="77777777" w:rsidR="008F54E3" w:rsidRPr="00C32864" w:rsidRDefault="008C6F2C">
            <w:pPr>
              <w:rPr>
                <w:lang w:val="en-GB"/>
              </w:rPr>
            </w:pPr>
            <w:r>
              <w:rPr>
                <w:sz w:val="16"/>
                <w:lang w:val="en-GB"/>
              </w:rPr>
              <w:t>26/5/26</w:t>
            </w:r>
          </w:p>
        </w:tc>
        <w:tc>
          <w:tcPr>
            <w:tcW w:w="1846" w:type="dxa"/>
          </w:tcPr>
          <w:p w14:paraId="194D3708" w14:textId="77777777" w:rsidR="008F54E3" w:rsidRPr="00C32864" w:rsidRDefault="008C6F2C">
            <w:pPr>
              <w:rPr>
                <w:lang w:val="en-GB"/>
              </w:rPr>
            </w:pPr>
            <w:r>
              <w:rPr>
                <w:sz w:val="16"/>
                <w:lang w:val="en-GB"/>
              </w:rPr>
              <w:t>Westhoughton</w:t>
            </w:r>
          </w:p>
        </w:tc>
        <w:tc>
          <w:tcPr>
            <w:tcW w:w="591" w:type="dxa"/>
          </w:tcPr>
          <w:p w14:paraId="4244F8AF" w14:textId="77777777" w:rsidR="008F54E3" w:rsidRPr="00C32864" w:rsidRDefault="008C6F2C">
            <w:pPr>
              <w:rPr>
                <w:lang w:val="en-GB"/>
              </w:rPr>
            </w:pPr>
            <w:r>
              <w:rPr>
                <w:sz w:val="16"/>
                <w:lang w:val="en-GB"/>
              </w:rPr>
              <w:t>2</w:t>
            </w:r>
          </w:p>
        </w:tc>
        <w:tc>
          <w:tcPr>
            <w:tcW w:w="2746" w:type="dxa"/>
          </w:tcPr>
          <w:p w14:paraId="6B05360D" w14:textId="77777777" w:rsidR="008F54E3" w:rsidRPr="00C32864" w:rsidRDefault="008C6F2C">
            <w:pPr>
              <w:rPr>
                <w:lang w:val="en-GB"/>
              </w:rPr>
            </w:pPr>
            <w:r>
              <w:rPr>
                <w:sz w:val="16"/>
                <w:lang w:val="en-GB"/>
              </w:rPr>
              <w:t>Truck off the road</w:t>
            </w:r>
          </w:p>
        </w:tc>
        <w:tc>
          <w:tcPr>
            <w:tcW w:w="1085" w:type="dxa"/>
          </w:tcPr>
          <w:p w14:paraId="41F780D1" w14:textId="77777777" w:rsidR="008F54E3" w:rsidRPr="00C32864" w:rsidRDefault="008C6F2C">
            <w:pPr>
              <w:rPr>
                <w:lang w:val="en-GB"/>
              </w:rPr>
            </w:pPr>
            <w:r>
              <w:rPr>
                <w:sz w:val="16"/>
                <w:lang w:val="en-GB"/>
              </w:rPr>
              <w:t>R02</w:t>
            </w:r>
          </w:p>
        </w:tc>
      </w:tr>
      <w:tr w:rsidR="008F54E3" w:rsidRPr="00C32864" w14:paraId="6C64E2F1" w14:textId="77777777">
        <w:trPr>
          <w:cantSplit/>
        </w:trPr>
        <w:tc>
          <w:tcPr>
            <w:tcW w:w="726" w:type="dxa"/>
          </w:tcPr>
          <w:p w14:paraId="0BE46177" w14:textId="77777777" w:rsidR="008F54E3" w:rsidRPr="00C32864" w:rsidRDefault="008C6F2C">
            <w:pPr>
              <w:rPr>
                <w:lang w:val="en-GB"/>
              </w:rPr>
            </w:pPr>
            <w:r>
              <w:rPr>
                <w:sz w:val="16"/>
                <w:lang w:val="en-GB"/>
              </w:rPr>
              <w:t>W07</w:t>
            </w:r>
          </w:p>
        </w:tc>
        <w:tc>
          <w:tcPr>
            <w:tcW w:w="1646" w:type="dxa"/>
          </w:tcPr>
          <w:p w14:paraId="537BDCA2" w14:textId="77777777" w:rsidR="008F54E3" w:rsidRPr="00C32864" w:rsidRDefault="008C6F2C">
            <w:pPr>
              <w:rPr>
                <w:lang w:val="en-GB"/>
              </w:rPr>
            </w:pPr>
            <w:r>
              <w:rPr>
                <w:sz w:val="16"/>
                <w:lang w:val="en-GB"/>
              </w:rPr>
              <w:t>26/5/26</w:t>
            </w:r>
          </w:p>
        </w:tc>
        <w:tc>
          <w:tcPr>
            <w:tcW w:w="1846" w:type="dxa"/>
          </w:tcPr>
          <w:p w14:paraId="51CC1ADA" w14:textId="77777777" w:rsidR="008F54E3" w:rsidRPr="00C32864" w:rsidRDefault="008C6F2C">
            <w:pPr>
              <w:rPr>
                <w:lang w:val="en-GB"/>
              </w:rPr>
            </w:pPr>
            <w:r>
              <w:rPr>
                <w:sz w:val="16"/>
                <w:lang w:val="en-GB"/>
              </w:rPr>
              <w:t>Stockport</w:t>
            </w:r>
          </w:p>
        </w:tc>
        <w:tc>
          <w:tcPr>
            <w:tcW w:w="591" w:type="dxa"/>
          </w:tcPr>
          <w:p w14:paraId="1E2EFB88" w14:textId="77777777" w:rsidR="008F54E3" w:rsidRPr="00C32864" w:rsidRDefault="008C6F2C">
            <w:pPr>
              <w:rPr>
                <w:lang w:val="en-GB"/>
              </w:rPr>
            </w:pPr>
            <w:r>
              <w:rPr>
                <w:sz w:val="16"/>
                <w:lang w:val="en-GB"/>
              </w:rPr>
              <w:t>2</w:t>
            </w:r>
          </w:p>
        </w:tc>
        <w:tc>
          <w:tcPr>
            <w:tcW w:w="2746" w:type="dxa"/>
          </w:tcPr>
          <w:p w14:paraId="0B745E2F" w14:textId="77777777" w:rsidR="008F54E3" w:rsidRPr="00C32864" w:rsidRDefault="008C6F2C">
            <w:pPr>
              <w:rPr>
                <w:lang w:val="en-GB"/>
              </w:rPr>
            </w:pPr>
            <w:r>
              <w:rPr>
                <w:sz w:val="16"/>
                <w:lang w:val="en-GB"/>
              </w:rPr>
              <w:t>Truck off the road</w:t>
            </w:r>
          </w:p>
        </w:tc>
        <w:tc>
          <w:tcPr>
            <w:tcW w:w="1085" w:type="dxa"/>
          </w:tcPr>
          <w:p w14:paraId="0A4DF962" w14:textId="77777777" w:rsidR="008F54E3" w:rsidRPr="00C32864" w:rsidRDefault="008C6F2C">
            <w:pPr>
              <w:rPr>
                <w:lang w:val="en-GB"/>
              </w:rPr>
            </w:pPr>
            <w:r>
              <w:rPr>
                <w:sz w:val="16"/>
                <w:lang w:val="en-GB"/>
              </w:rPr>
              <w:t>R02</w:t>
            </w:r>
          </w:p>
        </w:tc>
      </w:tr>
      <w:tr w:rsidR="008F54E3" w:rsidRPr="00C32864" w14:paraId="71186F5F" w14:textId="77777777">
        <w:trPr>
          <w:cantSplit/>
        </w:trPr>
        <w:tc>
          <w:tcPr>
            <w:tcW w:w="726" w:type="dxa"/>
          </w:tcPr>
          <w:p w14:paraId="7563162F" w14:textId="77777777" w:rsidR="008F54E3" w:rsidRPr="00C32864" w:rsidRDefault="008C6F2C">
            <w:pPr>
              <w:rPr>
                <w:lang w:val="en-GB"/>
              </w:rPr>
            </w:pPr>
            <w:r>
              <w:rPr>
                <w:sz w:val="16"/>
                <w:lang w:val="en-GB"/>
              </w:rPr>
              <w:t>W08</w:t>
            </w:r>
          </w:p>
        </w:tc>
        <w:tc>
          <w:tcPr>
            <w:tcW w:w="1646" w:type="dxa"/>
          </w:tcPr>
          <w:p w14:paraId="7556F2CC" w14:textId="77777777" w:rsidR="008F54E3" w:rsidRPr="00C32864" w:rsidRDefault="008C6F2C">
            <w:pPr>
              <w:rPr>
                <w:lang w:val="en-GB"/>
              </w:rPr>
            </w:pPr>
            <w:r>
              <w:rPr>
                <w:sz w:val="16"/>
                <w:lang w:val="en-GB"/>
              </w:rPr>
              <w:t>3.6.26</w:t>
            </w:r>
          </w:p>
        </w:tc>
        <w:tc>
          <w:tcPr>
            <w:tcW w:w="1846" w:type="dxa"/>
          </w:tcPr>
          <w:p w14:paraId="23AD6157" w14:textId="77777777" w:rsidR="008F54E3" w:rsidRPr="00C32864" w:rsidRDefault="008C6F2C">
            <w:pPr>
              <w:rPr>
                <w:lang w:val="en-GB"/>
              </w:rPr>
            </w:pPr>
            <w:r>
              <w:rPr>
                <w:sz w:val="16"/>
                <w:lang w:val="en-GB"/>
              </w:rPr>
              <w:t>Stockport (two sites)</w:t>
            </w:r>
          </w:p>
        </w:tc>
        <w:tc>
          <w:tcPr>
            <w:tcW w:w="591" w:type="dxa"/>
          </w:tcPr>
          <w:p w14:paraId="4D7C095E" w14:textId="77777777" w:rsidR="008F54E3" w:rsidRPr="00C32864" w:rsidRDefault="008C6F2C">
            <w:pPr>
              <w:rPr>
                <w:lang w:val="en-GB"/>
              </w:rPr>
            </w:pPr>
            <w:r>
              <w:rPr>
                <w:sz w:val="16"/>
                <w:lang w:val="en-GB"/>
              </w:rPr>
              <w:t>4</w:t>
            </w:r>
          </w:p>
        </w:tc>
        <w:tc>
          <w:tcPr>
            <w:tcW w:w="2746" w:type="dxa"/>
          </w:tcPr>
          <w:p w14:paraId="2A802EEB" w14:textId="77777777" w:rsidR="008F54E3" w:rsidRPr="00C32864" w:rsidRDefault="008C6F2C">
            <w:pPr>
              <w:rPr>
                <w:lang w:val="en-GB"/>
              </w:rPr>
            </w:pPr>
            <w:r>
              <w:rPr>
                <w:sz w:val="16"/>
                <w:lang w:val="en-GB"/>
              </w:rPr>
              <w:t>Didnt pass 6 weekly taken off the road</w:t>
            </w:r>
          </w:p>
        </w:tc>
        <w:tc>
          <w:tcPr>
            <w:tcW w:w="1085" w:type="dxa"/>
          </w:tcPr>
          <w:p w14:paraId="1294CA0F" w14:textId="77777777" w:rsidR="008F54E3" w:rsidRPr="00C32864" w:rsidRDefault="008C6F2C">
            <w:pPr>
              <w:rPr>
                <w:lang w:val="en-GB"/>
              </w:rPr>
            </w:pPr>
            <w:r>
              <w:rPr>
                <w:sz w:val="16"/>
                <w:lang w:val="en-GB"/>
              </w:rPr>
              <w:t>R02</w:t>
            </w:r>
          </w:p>
        </w:tc>
      </w:tr>
      <w:tr w:rsidR="008F54E3" w:rsidRPr="00C32864" w14:paraId="57A7FC9C" w14:textId="77777777">
        <w:trPr>
          <w:cantSplit/>
        </w:trPr>
        <w:tc>
          <w:tcPr>
            <w:tcW w:w="726" w:type="dxa"/>
          </w:tcPr>
          <w:p w14:paraId="51758C1E" w14:textId="77777777" w:rsidR="008F54E3" w:rsidRPr="00C32864" w:rsidRDefault="008C6F2C">
            <w:pPr>
              <w:rPr>
                <w:lang w:val="en-GB"/>
              </w:rPr>
            </w:pPr>
            <w:r>
              <w:rPr>
                <w:sz w:val="16"/>
                <w:lang w:val="en-GB"/>
              </w:rPr>
              <w:t>W09</w:t>
            </w:r>
          </w:p>
        </w:tc>
        <w:tc>
          <w:tcPr>
            <w:tcW w:w="1646" w:type="dxa"/>
          </w:tcPr>
          <w:p w14:paraId="258D3770" w14:textId="77777777" w:rsidR="008F54E3" w:rsidRPr="00C32864" w:rsidRDefault="008C6F2C">
            <w:pPr>
              <w:rPr>
                <w:lang w:val="en-GB"/>
              </w:rPr>
            </w:pPr>
            <w:r>
              <w:rPr>
                <w:sz w:val="16"/>
                <w:lang w:val="en-GB"/>
              </w:rPr>
              <w:t>3.6.26</w:t>
            </w:r>
          </w:p>
        </w:tc>
        <w:tc>
          <w:tcPr>
            <w:tcW w:w="1846" w:type="dxa"/>
          </w:tcPr>
          <w:p w14:paraId="359483AD" w14:textId="77777777" w:rsidR="008F54E3" w:rsidRPr="00C32864" w:rsidRDefault="008C6F2C">
            <w:pPr>
              <w:rPr>
                <w:lang w:val="en-GB"/>
              </w:rPr>
            </w:pPr>
            <w:r>
              <w:rPr>
                <w:sz w:val="16"/>
                <w:lang w:val="en-GB"/>
              </w:rPr>
              <w:t>Golborne</w:t>
            </w:r>
          </w:p>
        </w:tc>
        <w:tc>
          <w:tcPr>
            <w:tcW w:w="591" w:type="dxa"/>
          </w:tcPr>
          <w:p w14:paraId="1D8C6256" w14:textId="77777777" w:rsidR="008F54E3" w:rsidRPr="00C32864" w:rsidRDefault="008C6F2C">
            <w:pPr>
              <w:rPr>
                <w:lang w:val="en-GB"/>
              </w:rPr>
            </w:pPr>
            <w:r>
              <w:rPr>
                <w:sz w:val="16"/>
                <w:lang w:val="en-GB"/>
              </w:rPr>
              <w:t>4</w:t>
            </w:r>
          </w:p>
        </w:tc>
        <w:tc>
          <w:tcPr>
            <w:tcW w:w="2746" w:type="dxa"/>
          </w:tcPr>
          <w:p w14:paraId="2DA53298" w14:textId="77777777" w:rsidR="008F54E3" w:rsidRPr="00C32864" w:rsidRDefault="008C6F2C">
            <w:pPr>
              <w:rPr>
                <w:lang w:val="en-GB"/>
              </w:rPr>
            </w:pPr>
            <w:r>
              <w:rPr>
                <w:sz w:val="16"/>
                <w:lang w:val="en-GB"/>
              </w:rPr>
              <w:t>Didnt pass 6 weekly taken off the road</w:t>
            </w:r>
          </w:p>
        </w:tc>
        <w:tc>
          <w:tcPr>
            <w:tcW w:w="1085" w:type="dxa"/>
          </w:tcPr>
          <w:p w14:paraId="3592B149" w14:textId="77777777" w:rsidR="008F54E3" w:rsidRPr="00C32864" w:rsidRDefault="008C6F2C">
            <w:pPr>
              <w:rPr>
                <w:lang w:val="en-GB"/>
              </w:rPr>
            </w:pPr>
            <w:r>
              <w:rPr>
                <w:sz w:val="16"/>
                <w:lang w:val="en-GB"/>
              </w:rPr>
              <w:t>R02</w:t>
            </w:r>
          </w:p>
        </w:tc>
      </w:tr>
      <w:tr w:rsidR="008F54E3" w:rsidRPr="00C32864" w14:paraId="27135668" w14:textId="77777777">
        <w:trPr>
          <w:cantSplit/>
        </w:trPr>
        <w:tc>
          <w:tcPr>
            <w:tcW w:w="726" w:type="dxa"/>
          </w:tcPr>
          <w:p w14:paraId="6292C443" w14:textId="77777777" w:rsidR="008F54E3" w:rsidRPr="00C32864" w:rsidRDefault="008C6F2C">
            <w:pPr>
              <w:rPr>
                <w:lang w:val="en-GB"/>
              </w:rPr>
            </w:pPr>
            <w:r>
              <w:rPr>
                <w:sz w:val="16"/>
                <w:lang w:val="en-GB"/>
              </w:rPr>
              <w:t>W10</w:t>
            </w:r>
          </w:p>
        </w:tc>
        <w:tc>
          <w:tcPr>
            <w:tcW w:w="1646" w:type="dxa"/>
          </w:tcPr>
          <w:p w14:paraId="33802524" w14:textId="77777777" w:rsidR="008F54E3" w:rsidRPr="00C32864" w:rsidRDefault="008C6F2C">
            <w:pPr>
              <w:rPr>
                <w:lang w:val="en-GB"/>
              </w:rPr>
            </w:pPr>
            <w:r>
              <w:rPr>
                <w:sz w:val="16"/>
                <w:lang w:val="en-GB"/>
              </w:rPr>
              <w:t>3.6.26</w:t>
            </w:r>
          </w:p>
        </w:tc>
        <w:tc>
          <w:tcPr>
            <w:tcW w:w="1846" w:type="dxa"/>
          </w:tcPr>
          <w:p w14:paraId="561DB802" w14:textId="77777777" w:rsidR="008F54E3" w:rsidRPr="00C32864" w:rsidRDefault="008C6F2C">
            <w:pPr>
              <w:rPr>
                <w:lang w:val="en-GB"/>
              </w:rPr>
            </w:pPr>
            <w:r>
              <w:rPr>
                <w:sz w:val="16"/>
                <w:lang w:val="en-GB"/>
              </w:rPr>
              <w:t>Manchester</w:t>
            </w:r>
          </w:p>
        </w:tc>
        <w:tc>
          <w:tcPr>
            <w:tcW w:w="591" w:type="dxa"/>
          </w:tcPr>
          <w:p w14:paraId="4D290E13" w14:textId="77777777" w:rsidR="008F54E3" w:rsidRPr="00C32864" w:rsidRDefault="008C6F2C">
            <w:pPr>
              <w:rPr>
                <w:lang w:val="en-GB"/>
              </w:rPr>
            </w:pPr>
            <w:r>
              <w:rPr>
                <w:sz w:val="16"/>
                <w:lang w:val="en-GB"/>
              </w:rPr>
              <w:t>3</w:t>
            </w:r>
          </w:p>
        </w:tc>
        <w:tc>
          <w:tcPr>
            <w:tcW w:w="2746" w:type="dxa"/>
          </w:tcPr>
          <w:p w14:paraId="3B0DD794" w14:textId="77777777" w:rsidR="008F54E3" w:rsidRPr="00C32864" w:rsidRDefault="008C6F2C">
            <w:pPr>
              <w:rPr>
                <w:lang w:val="en-GB"/>
              </w:rPr>
            </w:pPr>
            <w:r>
              <w:rPr>
                <w:sz w:val="16"/>
                <w:lang w:val="en-GB"/>
              </w:rPr>
              <w:t>Didnt pass 6 weekly taken off the road</w:t>
            </w:r>
          </w:p>
        </w:tc>
        <w:tc>
          <w:tcPr>
            <w:tcW w:w="1085" w:type="dxa"/>
          </w:tcPr>
          <w:p w14:paraId="1D141917" w14:textId="77777777" w:rsidR="008F54E3" w:rsidRPr="00C32864" w:rsidRDefault="008C6F2C">
            <w:pPr>
              <w:rPr>
                <w:lang w:val="en-GB"/>
              </w:rPr>
            </w:pPr>
            <w:r>
              <w:rPr>
                <w:sz w:val="16"/>
                <w:lang w:val="en-GB"/>
              </w:rPr>
              <w:t>R02</w:t>
            </w:r>
          </w:p>
        </w:tc>
      </w:tr>
      <w:tr w:rsidR="008F54E3" w:rsidRPr="00C32864" w14:paraId="6BB44F94" w14:textId="77777777">
        <w:trPr>
          <w:cantSplit/>
        </w:trPr>
        <w:tc>
          <w:tcPr>
            <w:tcW w:w="726" w:type="dxa"/>
          </w:tcPr>
          <w:p w14:paraId="2BE69F76" w14:textId="77777777" w:rsidR="008F54E3" w:rsidRPr="00C32864" w:rsidRDefault="008C6F2C">
            <w:pPr>
              <w:rPr>
                <w:lang w:val="en-GB"/>
              </w:rPr>
            </w:pPr>
            <w:r>
              <w:rPr>
                <w:sz w:val="16"/>
                <w:lang w:val="en-GB"/>
              </w:rPr>
              <w:t>W11</w:t>
            </w:r>
          </w:p>
        </w:tc>
        <w:tc>
          <w:tcPr>
            <w:tcW w:w="1646" w:type="dxa"/>
          </w:tcPr>
          <w:p w14:paraId="498036E0" w14:textId="77777777" w:rsidR="008F54E3" w:rsidRPr="00C32864" w:rsidRDefault="008C6F2C">
            <w:pPr>
              <w:rPr>
                <w:lang w:val="en-GB"/>
              </w:rPr>
            </w:pPr>
            <w:r>
              <w:rPr>
                <w:sz w:val="16"/>
                <w:lang w:val="en-GB"/>
              </w:rPr>
              <w:t>8.6.26</w:t>
            </w:r>
          </w:p>
        </w:tc>
        <w:tc>
          <w:tcPr>
            <w:tcW w:w="1846" w:type="dxa"/>
          </w:tcPr>
          <w:p w14:paraId="56C61461" w14:textId="77777777" w:rsidR="008F54E3" w:rsidRPr="00C32864" w:rsidRDefault="008C6F2C">
            <w:pPr>
              <w:rPr>
                <w:lang w:val="en-GB"/>
              </w:rPr>
            </w:pPr>
            <w:r>
              <w:rPr>
                <w:sz w:val="16"/>
                <w:lang w:val="en-GB"/>
              </w:rPr>
              <w:t>Culcheth</w:t>
            </w:r>
          </w:p>
        </w:tc>
        <w:tc>
          <w:tcPr>
            <w:tcW w:w="591" w:type="dxa"/>
          </w:tcPr>
          <w:p w14:paraId="0808A163" w14:textId="77777777" w:rsidR="008F54E3" w:rsidRPr="00C32864" w:rsidRDefault="008C6F2C">
            <w:pPr>
              <w:rPr>
                <w:lang w:val="en-GB"/>
              </w:rPr>
            </w:pPr>
            <w:r>
              <w:rPr>
                <w:sz w:val="16"/>
                <w:lang w:val="en-GB"/>
              </w:rPr>
              <w:t>≥50</w:t>
            </w:r>
          </w:p>
        </w:tc>
        <w:tc>
          <w:tcPr>
            <w:tcW w:w="2746" w:type="dxa"/>
          </w:tcPr>
          <w:p w14:paraId="4E2405C4" w14:textId="77777777" w:rsidR="008F54E3" w:rsidRPr="00C32864" w:rsidRDefault="008C6F2C">
            <w:pPr>
              <w:rPr>
                <w:lang w:val="en-GB"/>
              </w:rPr>
            </w:pPr>
            <w:r>
              <w:rPr>
                <w:sz w:val="16"/>
                <w:lang w:val="en-GB"/>
              </w:rPr>
              <w:t>4.5 miles from depot MCR £111.00 [rate recorded: £117/m³]</w:t>
            </w:r>
          </w:p>
        </w:tc>
        <w:tc>
          <w:tcPr>
            <w:tcW w:w="1085" w:type="dxa"/>
          </w:tcPr>
          <w:p w14:paraId="56FE0FE3" w14:textId="77777777" w:rsidR="008F54E3" w:rsidRPr="00C32864" w:rsidRDefault="008C6F2C">
            <w:pPr>
              <w:rPr>
                <w:lang w:val="en-GB"/>
              </w:rPr>
            </w:pPr>
            <w:r>
              <w:rPr>
                <w:sz w:val="16"/>
                <w:lang w:val="en-GB"/>
              </w:rPr>
              <w:t>R06</w:t>
            </w:r>
          </w:p>
        </w:tc>
      </w:tr>
      <w:tr w:rsidR="008F54E3" w:rsidRPr="00C32864" w14:paraId="0A707BDA" w14:textId="77777777">
        <w:trPr>
          <w:cantSplit/>
        </w:trPr>
        <w:tc>
          <w:tcPr>
            <w:tcW w:w="726" w:type="dxa"/>
          </w:tcPr>
          <w:p w14:paraId="7F5DD1FB" w14:textId="77777777" w:rsidR="008F54E3" w:rsidRPr="00C32864" w:rsidRDefault="008C6F2C">
            <w:pPr>
              <w:rPr>
                <w:lang w:val="en-GB"/>
              </w:rPr>
            </w:pPr>
            <w:r>
              <w:rPr>
                <w:sz w:val="16"/>
                <w:lang w:val="en-GB"/>
              </w:rPr>
              <w:t>W12</w:t>
            </w:r>
          </w:p>
        </w:tc>
        <w:tc>
          <w:tcPr>
            <w:tcW w:w="1646" w:type="dxa"/>
          </w:tcPr>
          <w:p w14:paraId="4D4D75B5" w14:textId="77777777" w:rsidR="008F54E3" w:rsidRPr="00C32864" w:rsidRDefault="008C6F2C">
            <w:pPr>
              <w:rPr>
                <w:lang w:val="en-GB"/>
              </w:rPr>
            </w:pPr>
            <w:r>
              <w:rPr>
                <w:sz w:val="16"/>
                <w:lang w:val="en-GB"/>
              </w:rPr>
              <w:t>12.6.26</w:t>
            </w:r>
          </w:p>
        </w:tc>
        <w:tc>
          <w:tcPr>
            <w:tcW w:w="1846" w:type="dxa"/>
          </w:tcPr>
          <w:p w14:paraId="2FA96D68" w14:textId="77777777" w:rsidR="008F54E3" w:rsidRPr="00C32864" w:rsidRDefault="008C6F2C">
            <w:pPr>
              <w:rPr>
                <w:lang w:val="en-GB"/>
              </w:rPr>
            </w:pPr>
            <w:r>
              <w:rPr>
                <w:sz w:val="16"/>
                <w:lang w:val="en-GB"/>
              </w:rPr>
              <w:t>Stockport (am)</w:t>
            </w:r>
          </w:p>
        </w:tc>
        <w:tc>
          <w:tcPr>
            <w:tcW w:w="591" w:type="dxa"/>
          </w:tcPr>
          <w:p w14:paraId="11D701A8" w14:textId="77777777" w:rsidR="008F54E3" w:rsidRPr="00C32864" w:rsidRDefault="008C6F2C">
            <w:pPr>
              <w:rPr>
                <w:lang w:val="en-GB"/>
              </w:rPr>
            </w:pPr>
            <w:r>
              <w:rPr>
                <w:sz w:val="16"/>
                <w:lang w:val="en-GB"/>
              </w:rPr>
              <w:t>2</w:t>
            </w:r>
          </w:p>
        </w:tc>
        <w:tc>
          <w:tcPr>
            <w:tcW w:w="2746" w:type="dxa"/>
          </w:tcPr>
          <w:p w14:paraId="00673977" w14:textId="77777777" w:rsidR="008F54E3" w:rsidRPr="00C32864" w:rsidRDefault="008C6F2C">
            <w:pPr>
              <w:rPr>
                <w:lang w:val="en-GB"/>
              </w:rPr>
            </w:pPr>
            <w:r>
              <w:rPr>
                <w:sz w:val="16"/>
                <w:lang w:val="en-GB"/>
              </w:rPr>
              <w:t>No truck broke down no commander unit</w:t>
            </w:r>
          </w:p>
        </w:tc>
        <w:tc>
          <w:tcPr>
            <w:tcW w:w="1085" w:type="dxa"/>
          </w:tcPr>
          <w:p w14:paraId="13143CE3" w14:textId="77777777" w:rsidR="008F54E3" w:rsidRPr="00C32864" w:rsidRDefault="008C6F2C">
            <w:pPr>
              <w:rPr>
                <w:lang w:val="en-GB"/>
              </w:rPr>
            </w:pPr>
            <w:r>
              <w:rPr>
                <w:sz w:val="16"/>
                <w:lang w:val="en-GB"/>
              </w:rPr>
              <w:t>R02</w:t>
            </w:r>
          </w:p>
        </w:tc>
      </w:tr>
      <w:tr w:rsidR="008F54E3" w:rsidRPr="00C32864" w14:paraId="26636D26" w14:textId="77777777">
        <w:trPr>
          <w:cantSplit/>
        </w:trPr>
        <w:tc>
          <w:tcPr>
            <w:tcW w:w="726" w:type="dxa"/>
          </w:tcPr>
          <w:p w14:paraId="184C228F" w14:textId="77777777" w:rsidR="008F54E3" w:rsidRPr="00C32864" w:rsidRDefault="008C6F2C">
            <w:pPr>
              <w:rPr>
                <w:lang w:val="en-GB"/>
              </w:rPr>
            </w:pPr>
            <w:r>
              <w:rPr>
                <w:sz w:val="16"/>
                <w:lang w:val="en-GB"/>
              </w:rPr>
              <w:t>W13</w:t>
            </w:r>
          </w:p>
        </w:tc>
        <w:tc>
          <w:tcPr>
            <w:tcW w:w="1646" w:type="dxa"/>
          </w:tcPr>
          <w:p w14:paraId="3BD6951B" w14:textId="77777777" w:rsidR="008F54E3" w:rsidRPr="00C32864" w:rsidRDefault="008C6F2C">
            <w:pPr>
              <w:rPr>
                <w:lang w:val="en-GB"/>
              </w:rPr>
            </w:pPr>
            <w:r>
              <w:rPr>
                <w:sz w:val="16"/>
                <w:lang w:val="en-GB"/>
              </w:rPr>
              <w:t>12.6.26</w:t>
            </w:r>
          </w:p>
        </w:tc>
        <w:tc>
          <w:tcPr>
            <w:tcW w:w="1846" w:type="dxa"/>
          </w:tcPr>
          <w:p w14:paraId="322311F2" w14:textId="77777777" w:rsidR="008F54E3" w:rsidRPr="00C32864" w:rsidRDefault="008C6F2C">
            <w:pPr>
              <w:rPr>
                <w:lang w:val="en-GB"/>
              </w:rPr>
            </w:pPr>
            <w:r>
              <w:rPr>
                <w:sz w:val="16"/>
                <w:lang w:val="en-GB"/>
              </w:rPr>
              <w:t>Chorley</w:t>
            </w:r>
          </w:p>
        </w:tc>
        <w:tc>
          <w:tcPr>
            <w:tcW w:w="591" w:type="dxa"/>
          </w:tcPr>
          <w:p w14:paraId="06743481" w14:textId="77777777" w:rsidR="008F54E3" w:rsidRPr="00C32864" w:rsidRDefault="008C6F2C">
            <w:pPr>
              <w:rPr>
                <w:lang w:val="en-GB"/>
              </w:rPr>
            </w:pPr>
            <w:r>
              <w:rPr>
                <w:sz w:val="16"/>
                <w:lang w:val="en-GB"/>
              </w:rPr>
              <w:t>3</w:t>
            </w:r>
          </w:p>
        </w:tc>
        <w:tc>
          <w:tcPr>
            <w:tcW w:w="2746" w:type="dxa"/>
          </w:tcPr>
          <w:p w14:paraId="330EE632" w14:textId="77777777" w:rsidR="008F54E3" w:rsidRPr="00C32864" w:rsidRDefault="008C6F2C">
            <w:pPr>
              <w:rPr>
                <w:lang w:val="en-GB"/>
              </w:rPr>
            </w:pPr>
            <w:r>
              <w:rPr>
                <w:sz w:val="16"/>
                <w:lang w:val="en-GB"/>
              </w:rPr>
              <w:t>No truck broke down no commander unit</w:t>
            </w:r>
          </w:p>
        </w:tc>
        <w:tc>
          <w:tcPr>
            <w:tcW w:w="1085" w:type="dxa"/>
          </w:tcPr>
          <w:p w14:paraId="5DA1E1E1" w14:textId="77777777" w:rsidR="008F54E3" w:rsidRPr="00C32864" w:rsidRDefault="008C6F2C">
            <w:pPr>
              <w:rPr>
                <w:lang w:val="en-GB"/>
              </w:rPr>
            </w:pPr>
            <w:r>
              <w:rPr>
                <w:sz w:val="16"/>
                <w:lang w:val="en-GB"/>
              </w:rPr>
              <w:t>R02</w:t>
            </w:r>
          </w:p>
        </w:tc>
      </w:tr>
      <w:tr w:rsidR="008F54E3" w:rsidRPr="00C32864" w14:paraId="4456A3EA" w14:textId="77777777">
        <w:trPr>
          <w:cantSplit/>
        </w:trPr>
        <w:tc>
          <w:tcPr>
            <w:tcW w:w="726" w:type="dxa"/>
          </w:tcPr>
          <w:p w14:paraId="4F5F20AC" w14:textId="77777777" w:rsidR="008F54E3" w:rsidRPr="00C32864" w:rsidRDefault="008C6F2C">
            <w:pPr>
              <w:rPr>
                <w:lang w:val="en-GB"/>
              </w:rPr>
            </w:pPr>
            <w:r>
              <w:rPr>
                <w:sz w:val="16"/>
                <w:lang w:val="en-GB"/>
              </w:rPr>
              <w:t>W14</w:t>
            </w:r>
          </w:p>
        </w:tc>
        <w:tc>
          <w:tcPr>
            <w:tcW w:w="1646" w:type="dxa"/>
          </w:tcPr>
          <w:p w14:paraId="0F754679" w14:textId="77777777" w:rsidR="008F54E3" w:rsidRPr="00C32864" w:rsidRDefault="008C6F2C">
            <w:pPr>
              <w:rPr>
                <w:lang w:val="en-GB"/>
              </w:rPr>
            </w:pPr>
            <w:r>
              <w:rPr>
                <w:sz w:val="16"/>
                <w:lang w:val="en-GB"/>
              </w:rPr>
              <w:t>12.6.26</w:t>
            </w:r>
          </w:p>
        </w:tc>
        <w:tc>
          <w:tcPr>
            <w:tcW w:w="1846" w:type="dxa"/>
          </w:tcPr>
          <w:p w14:paraId="211D3739" w14:textId="77777777" w:rsidR="008F54E3" w:rsidRPr="00C32864" w:rsidRDefault="008C6F2C">
            <w:pPr>
              <w:rPr>
                <w:lang w:val="en-GB"/>
              </w:rPr>
            </w:pPr>
            <w:r>
              <w:rPr>
                <w:sz w:val="16"/>
                <w:lang w:val="en-GB"/>
              </w:rPr>
              <w:t>Manchester</w:t>
            </w:r>
          </w:p>
        </w:tc>
        <w:tc>
          <w:tcPr>
            <w:tcW w:w="591" w:type="dxa"/>
          </w:tcPr>
          <w:p w14:paraId="78DC4013" w14:textId="77777777" w:rsidR="008F54E3" w:rsidRPr="00C32864" w:rsidRDefault="008C6F2C">
            <w:pPr>
              <w:rPr>
                <w:lang w:val="en-GB"/>
              </w:rPr>
            </w:pPr>
            <w:r>
              <w:rPr>
                <w:sz w:val="16"/>
                <w:lang w:val="en-GB"/>
              </w:rPr>
              <w:t>2</w:t>
            </w:r>
          </w:p>
        </w:tc>
        <w:tc>
          <w:tcPr>
            <w:tcW w:w="2746" w:type="dxa"/>
          </w:tcPr>
          <w:p w14:paraId="349305D9" w14:textId="77777777" w:rsidR="008F54E3" w:rsidRPr="00C32864" w:rsidRDefault="008C6F2C">
            <w:pPr>
              <w:rPr>
                <w:lang w:val="en-GB"/>
              </w:rPr>
            </w:pPr>
            <w:r>
              <w:rPr>
                <w:sz w:val="16"/>
                <w:lang w:val="en-GB"/>
              </w:rPr>
              <w:t>No truck broke down no commander unit</w:t>
            </w:r>
          </w:p>
        </w:tc>
        <w:tc>
          <w:tcPr>
            <w:tcW w:w="1085" w:type="dxa"/>
          </w:tcPr>
          <w:p w14:paraId="075433DF" w14:textId="77777777" w:rsidR="008F54E3" w:rsidRPr="00C32864" w:rsidRDefault="008C6F2C">
            <w:pPr>
              <w:rPr>
                <w:lang w:val="en-GB"/>
              </w:rPr>
            </w:pPr>
            <w:r>
              <w:rPr>
                <w:sz w:val="16"/>
                <w:lang w:val="en-GB"/>
              </w:rPr>
              <w:t>R02</w:t>
            </w:r>
          </w:p>
        </w:tc>
      </w:tr>
      <w:tr w:rsidR="008F54E3" w:rsidRPr="00C32864" w14:paraId="4D542446" w14:textId="77777777">
        <w:trPr>
          <w:cantSplit/>
        </w:trPr>
        <w:tc>
          <w:tcPr>
            <w:tcW w:w="726" w:type="dxa"/>
          </w:tcPr>
          <w:p w14:paraId="4ADB20CC" w14:textId="77777777" w:rsidR="008F54E3" w:rsidRPr="00C32864" w:rsidRDefault="008C6F2C">
            <w:pPr>
              <w:rPr>
                <w:lang w:val="en-GB"/>
              </w:rPr>
            </w:pPr>
            <w:r>
              <w:rPr>
                <w:sz w:val="16"/>
                <w:lang w:val="en-GB"/>
              </w:rPr>
              <w:t>W15</w:t>
            </w:r>
          </w:p>
        </w:tc>
        <w:tc>
          <w:tcPr>
            <w:tcW w:w="1646" w:type="dxa"/>
          </w:tcPr>
          <w:p w14:paraId="53861550" w14:textId="77777777" w:rsidR="008F54E3" w:rsidRPr="00C32864" w:rsidRDefault="008C6F2C">
            <w:pPr>
              <w:rPr>
                <w:lang w:val="en-GB"/>
              </w:rPr>
            </w:pPr>
            <w:r>
              <w:rPr>
                <w:sz w:val="16"/>
                <w:lang w:val="en-GB"/>
              </w:rPr>
              <w:t>12.6.26</w:t>
            </w:r>
          </w:p>
        </w:tc>
        <w:tc>
          <w:tcPr>
            <w:tcW w:w="1846" w:type="dxa"/>
          </w:tcPr>
          <w:p w14:paraId="59EC8AC8" w14:textId="77777777" w:rsidR="008F54E3" w:rsidRPr="00C32864" w:rsidRDefault="008C6F2C">
            <w:pPr>
              <w:rPr>
                <w:lang w:val="en-GB"/>
              </w:rPr>
            </w:pPr>
            <w:r>
              <w:rPr>
                <w:sz w:val="16"/>
                <w:lang w:val="en-GB"/>
              </w:rPr>
              <w:t>Great Sankey</w:t>
            </w:r>
          </w:p>
        </w:tc>
        <w:tc>
          <w:tcPr>
            <w:tcW w:w="591" w:type="dxa"/>
          </w:tcPr>
          <w:p w14:paraId="629509FF" w14:textId="77777777" w:rsidR="008F54E3" w:rsidRPr="00C32864" w:rsidRDefault="008C6F2C">
            <w:pPr>
              <w:rPr>
                <w:lang w:val="en-GB"/>
              </w:rPr>
            </w:pPr>
            <w:r>
              <w:rPr>
                <w:sz w:val="16"/>
                <w:lang w:val="en-GB"/>
              </w:rPr>
              <w:t>5</w:t>
            </w:r>
          </w:p>
        </w:tc>
        <w:tc>
          <w:tcPr>
            <w:tcW w:w="2746" w:type="dxa"/>
          </w:tcPr>
          <w:p w14:paraId="0AAD78B2" w14:textId="77777777" w:rsidR="008F54E3" w:rsidRPr="00C32864" w:rsidRDefault="008C6F2C">
            <w:pPr>
              <w:rPr>
                <w:lang w:val="en-GB"/>
              </w:rPr>
            </w:pPr>
            <w:r>
              <w:rPr>
                <w:sz w:val="16"/>
                <w:lang w:val="en-GB"/>
              </w:rPr>
              <w:t>No truck broke down no commander unit</w:t>
            </w:r>
          </w:p>
        </w:tc>
        <w:tc>
          <w:tcPr>
            <w:tcW w:w="1085" w:type="dxa"/>
          </w:tcPr>
          <w:p w14:paraId="3BFBFE36" w14:textId="77777777" w:rsidR="008F54E3" w:rsidRPr="00C32864" w:rsidRDefault="008C6F2C">
            <w:pPr>
              <w:rPr>
                <w:lang w:val="en-GB"/>
              </w:rPr>
            </w:pPr>
            <w:r>
              <w:rPr>
                <w:sz w:val="16"/>
                <w:lang w:val="en-GB"/>
              </w:rPr>
              <w:t>R02</w:t>
            </w:r>
          </w:p>
        </w:tc>
      </w:tr>
      <w:tr w:rsidR="008F54E3" w:rsidRPr="00C32864" w14:paraId="16C8E8B1" w14:textId="77777777">
        <w:trPr>
          <w:cantSplit/>
        </w:trPr>
        <w:tc>
          <w:tcPr>
            <w:tcW w:w="726" w:type="dxa"/>
          </w:tcPr>
          <w:p w14:paraId="30007649" w14:textId="77777777" w:rsidR="008F54E3" w:rsidRPr="00C32864" w:rsidRDefault="008C6F2C">
            <w:pPr>
              <w:rPr>
                <w:lang w:val="en-GB"/>
              </w:rPr>
            </w:pPr>
            <w:r>
              <w:rPr>
                <w:sz w:val="16"/>
                <w:lang w:val="en-GB"/>
              </w:rPr>
              <w:t>W16</w:t>
            </w:r>
          </w:p>
        </w:tc>
        <w:tc>
          <w:tcPr>
            <w:tcW w:w="1646" w:type="dxa"/>
          </w:tcPr>
          <w:p w14:paraId="1CC694BB" w14:textId="77777777" w:rsidR="008F54E3" w:rsidRPr="00C32864" w:rsidRDefault="008C6F2C">
            <w:pPr>
              <w:rPr>
                <w:lang w:val="en-GB"/>
              </w:rPr>
            </w:pPr>
            <w:r>
              <w:rPr>
                <w:sz w:val="16"/>
                <w:lang w:val="en-GB"/>
              </w:rPr>
              <w:t>12.6.26</w:t>
            </w:r>
          </w:p>
        </w:tc>
        <w:tc>
          <w:tcPr>
            <w:tcW w:w="1846" w:type="dxa"/>
          </w:tcPr>
          <w:p w14:paraId="094484FB" w14:textId="77777777" w:rsidR="008F54E3" w:rsidRPr="00C32864" w:rsidRDefault="008C6F2C">
            <w:pPr>
              <w:rPr>
                <w:lang w:val="en-GB"/>
              </w:rPr>
            </w:pPr>
            <w:r>
              <w:rPr>
                <w:sz w:val="16"/>
                <w:lang w:val="en-GB"/>
              </w:rPr>
              <w:t>Stockport (pm)</w:t>
            </w:r>
          </w:p>
        </w:tc>
        <w:tc>
          <w:tcPr>
            <w:tcW w:w="591" w:type="dxa"/>
          </w:tcPr>
          <w:p w14:paraId="24AE49C2" w14:textId="77777777" w:rsidR="008F54E3" w:rsidRPr="00C32864" w:rsidRDefault="008C6F2C">
            <w:pPr>
              <w:rPr>
                <w:lang w:val="en-GB"/>
              </w:rPr>
            </w:pPr>
            <w:r>
              <w:rPr>
                <w:sz w:val="16"/>
                <w:lang w:val="en-GB"/>
              </w:rPr>
              <w:t>2</w:t>
            </w:r>
          </w:p>
        </w:tc>
        <w:tc>
          <w:tcPr>
            <w:tcW w:w="2746" w:type="dxa"/>
          </w:tcPr>
          <w:p w14:paraId="4D505046" w14:textId="77777777" w:rsidR="008F54E3" w:rsidRPr="00C32864" w:rsidRDefault="008C6F2C">
            <w:pPr>
              <w:rPr>
                <w:lang w:val="en-GB"/>
              </w:rPr>
            </w:pPr>
            <w:r>
              <w:rPr>
                <w:sz w:val="16"/>
                <w:lang w:val="en-GB"/>
              </w:rPr>
              <w:t>No truck broke down no commander unit</w:t>
            </w:r>
          </w:p>
        </w:tc>
        <w:tc>
          <w:tcPr>
            <w:tcW w:w="1085" w:type="dxa"/>
          </w:tcPr>
          <w:p w14:paraId="1D245B22" w14:textId="77777777" w:rsidR="008F54E3" w:rsidRPr="00C32864" w:rsidRDefault="008C6F2C">
            <w:pPr>
              <w:rPr>
                <w:lang w:val="en-GB"/>
              </w:rPr>
            </w:pPr>
            <w:r>
              <w:rPr>
                <w:sz w:val="16"/>
                <w:lang w:val="en-GB"/>
              </w:rPr>
              <w:t>R02</w:t>
            </w:r>
          </w:p>
        </w:tc>
      </w:tr>
      <w:tr w:rsidR="008F54E3" w:rsidRPr="00C32864" w14:paraId="50486371" w14:textId="77777777">
        <w:trPr>
          <w:cantSplit/>
        </w:trPr>
        <w:tc>
          <w:tcPr>
            <w:tcW w:w="726" w:type="dxa"/>
          </w:tcPr>
          <w:p w14:paraId="349390C3" w14:textId="77777777" w:rsidR="008F54E3" w:rsidRPr="00C32864" w:rsidRDefault="008C6F2C">
            <w:pPr>
              <w:rPr>
                <w:lang w:val="en-GB"/>
              </w:rPr>
            </w:pPr>
            <w:r>
              <w:rPr>
                <w:sz w:val="16"/>
                <w:lang w:val="en-GB"/>
              </w:rPr>
              <w:t>W17</w:t>
            </w:r>
          </w:p>
        </w:tc>
        <w:tc>
          <w:tcPr>
            <w:tcW w:w="1646" w:type="dxa"/>
          </w:tcPr>
          <w:p w14:paraId="1C25671A" w14:textId="77777777" w:rsidR="008F54E3" w:rsidRPr="00C32864" w:rsidRDefault="008C6F2C">
            <w:pPr>
              <w:rPr>
                <w:lang w:val="en-GB"/>
              </w:rPr>
            </w:pPr>
            <w:r>
              <w:rPr>
                <w:sz w:val="16"/>
                <w:lang w:val="en-GB"/>
              </w:rPr>
              <w:t>19/06/2026</w:t>
            </w:r>
          </w:p>
        </w:tc>
        <w:tc>
          <w:tcPr>
            <w:tcW w:w="1846" w:type="dxa"/>
          </w:tcPr>
          <w:p w14:paraId="61F11740" w14:textId="77777777" w:rsidR="008F54E3" w:rsidRPr="00C32864" w:rsidRDefault="008C6F2C">
            <w:pPr>
              <w:rPr>
                <w:lang w:val="en-GB"/>
              </w:rPr>
            </w:pPr>
            <w:r>
              <w:rPr>
                <w:sz w:val="16"/>
                <w:lang w:val="en-GB"/>
              </w:rPr>
              <w:t>Wirral</w:t>
            </w:r>
          </w:p>
        </w:tc>
        <w:tc>
          <w:tcPr>
            <w:tcW w:w="591" w:type="dxa"/>
          </w:tcPr>
          <w:p w14:paraId="7915E509" w14:textId="77777777" w:rsidR="008F54E3" w:rsidRPr="00C32864" w:rsidRDefault="008C6F2C">
            <w:pPr>
              <w:rPr>
                <w:lang w:val="en-GB"/>
              </w:rPr>
            </w:pPr>
            <w:r>
              <w:rPr>
                <w:sz w:val="16"/>
                <w:lang w:val="en-GB"/>
              </w:rPr>
              <w:t>18</w:t>
            </w:r>
          </w:p>
        </w:tc>
        <w:tc>
          <w:tcPr>
            <w:tcW w:w="2746" w:type="dxa"/>
          </w:tcPr>
          <w:p w14:paraId="580094F6" w14:textId="77777777" w:rsidR="008F54E3" w:rsidRPr="00C32864" w:rsidRDefault="008C6F2C">
            <w:pPr>
              <w:rPr>
                <w:lang w:val="en-GB"/>
              </w:rPr>
            </w:pPr>
            <w:r>
              <w:rPr>
                <w:sz w:val="16"/>
                <w:lang w:val="en-GB"/>
              </w:rPr>
              <w:t>Too far to tarvel on return for a slab</w:t>
            </w:r>
          </w:p>
        </w:tc>
        <w:tc>
          <w:tcPr>
            <w:tcW w:w="1085" w:type="dxa"/>
          </w:tcPr>
          <w:p w14:paraId="295F839A" w14:textId="77777777" w:rsidR="008F54E3" w:rsidRPr="00C32864" w:rsidRDefault="008C6F2C">
            <w:pPr>
              <w:rPr>
                <w:lang w:val="en-GB"/>
              </w:rPr>
            </w:pPr>
            <w:r>
              <w:rPr>
                <w:sz w:val="16"/>
                <w:lang w:val="en-GB"/>
              </w:rPr>
              <w:t>R01</w:t>
            </w:r>
          </w:p>
        </w:tc>
      </w:tr>
    </w:tbl>
    <w:p w14:paraId="041BBE3F" w14:textId="77777777" w:rsidR="00983170" w:rsidRPr="00C32864" w:rsidRDefault="00983170">
      <w:pPr>
        <w:rPr>
          <w:lang w:val="en-GB"/>
        </w:rPr>
      </w:pPr>
    </w:p>
    <w:sectPr w:rsidR="00983170" w:rsidRPr="00C32864"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2A30D" w14:textId="77777777" w:rsidR="006F6860" w:rsidRDefault="006F6860">
      <w:pPr>
        <w:spacing w:after="0" w:line="240" w:lineRule="auto"/>
      </w:pPr>
      <w:r>
        <w:separator/>
      </w:r>
    </w:p>
  </w:endnote>
  <w:endnote w:type="continuationSeparator" w:id="0">
    <w:p w14:paraId="7C62E5A5" w14:textId="77777777" w:rsidR="006F6860" w:rsidRDefault="006F6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8B72" w14:textId="77777777" w:rsidR="00E72DD9" w:rsidRDefault="00E72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D2FE" w14:textId="77777777" w:rsidR="008F54E3" w:rsidRDefault="008C6F2C">
    <w:pPr>
      <w:pStyle w:val="Footer"/>
    </w:pPr>
    <w:r>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CED7" w14:textId="77777777" w:rsidR="00E72DD9" w:rsidRDefault="00E72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862EF" w14:textId="77777777" w:rsidR="006F6860" w:rsidRDefault="006F6860">
      <w:pPr>
        <w:spacing w:after="0" w:line="240" w:lineRule="auto"/>
      </w:pPr>
      <w:r>
        <w:separator/>
      </w:r>
    </w:p>
  </w:footnote>
  <w:footnote w:type="continuationSeparator" w:id="0">
    <w:p w14:paraId="20F497EA" w14:textId="77777777" w:rsidR="006F6860" w:rsidRDefault="006F6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1296" w14:textId="77777777" w:rsidR="00E72DD9" w:rsidRDefault="00E72D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4FEA4" w14:textId="77777777" w:rsidR="008F54E3" w:rsidRDefault="008C6F2C">
    <w:pPr>
      <w:pStyle w:val="Header"/>
    </w:pPr>
    <w:r>
      <w:t>Procon 24/7 Ltd — Strategic Business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F560" w14:textId="77777777" w:rsidR="00E72DD9" w:rsidRDefault="00E72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081653">
    <w:abstractNumId w:val="8"/>
  </w:num>
  <w:num w:numId="2" w16cid:durableId="803280150">
    <w:abstractNumId w:val="6"/>
  </w:num>
  <w:num w:numId="3" w16cid:durableId="1195272666">
    <w:abstractNumId w:val="5"/>
  </w:num>
  <w:num w:numId="4" w16cid:durableId="819929172">
    <w:abstractNumId w:val="4"/>
  </w:num>
  <w:num w:numId="5" w16cid:durableId="667682338">
    <w:abstractNumId w:val="7"/>
  </w:num>
  <w:num w:numId="6" w16cid:durableId="1725328706">
    <w:abstractNumId w:val="3"/>
  </w:num>
  <w:num w:numId="7" w16cid:durableId="1786340508">
    <w:abstractNumId w:val="2"/>
  </w:num>
  <w:num w:numId="8" w16cid:durableId="453714953">
    <w:abstractNumId w:val="1"/>
  </w:num>
  <w:num w:numId="9" w16cid:durableId="27980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18"/>
    <w:rsid w:val="00006180"/>
    <w:rsid w:val="00034616"/>
    <w:rsid w:val="00044B55"/>
    <w:rsid w:val="0006063C"/>
    <w:rsid w:val="0015074B"/>
    <w:rsid w:val="002205B7"/>
    <w:rsid w:val="00262083"/>
    <w:rsid w:val="0029639D"/>
    <w:rsid w:val="002D42B3"/>
    <w:rsid w:val="00326F90"/>
    <w:rsid w:val="00367EDC"/>
    <w:rsid w:val="004230BF"/>
    <w:rsid w:val="00455152"/>
    <w:rsid w:val="00457F15"/>
    <w:rsid w:val="00554665"/>
    <w:rsid w:val="005765CE"/>
    <w:rsid w:val="005F5692"/>
    <w:rsid w:val="006A045B"/>
    <w:rsid w:val="006F6860"/>
    <w:rsid w:val="00801AF1"/>
    <w:rsid w:val="00834A7B"/>
    <w:rsid w:val="00863F0A"/>
    <w:rsid w:val="008C6F2C"/>
    <w:rsid w:val="008F54E3"/>
    <w:rsid w:val="00983170"/>
    <w:rsid w:val="00A05C10"/>
    <w:rsid w:val="00AA1D8D"/>
    <w:rsid w:val="00AB520E"/>
    <w:rsid w:val="00B47730"/>
    <w:rsid w:val="00B5473C"/>
    <w:rsid w:val="00B75CBA"/>
    <w:rsid w:val="00BD0B5D"/>
    <w:rsid w:val="00C32864"/>
    <w:rsid w:val="00CB0664"/>
    <w:rsid w:val="00CF173B"/>
    <w:rsid w:val="00D905C1"/>
    <w:rsid w:val="00DA0FDA"/>
    <w:rsid w:val="00E72DD9"/>
    <w:rsid w:val="00F35149"/>
    <w:rsid w:val="00F91D61"/>
    <w:rsid w:val="00FA2B3D"/>
    <w:rsid w:val="00FC693F"/>
    <w:rsid w:val="00FD7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3B40A"/>
  <w14:defaultImageDpi w14:val="300"/>
  <w15:docId w15:val="{A3AC5C5E-E2BE-4926-9BEF-9E52CB26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rPr>
      <w:rFonts w:ascii="Calibri" w:hAnsi="Calibri"/>
      <w:i/>
      <w:color w:val="9C2B00"/>
    </w:rPr>
  </w:style>
  <w:style w:type="paragraph" w:customStyle="1" w:styleId="TableCaption">
    <w:name w:val="TableCaption"/>
    <w:rPr>
      <w:rFonts w:ascii="Calibri" w:hAnsi="Calibri"/>
      <w:b/>
      <w:color w:val="1F4E79"/>
    </w:rPr>
  </w:style>
  <w:style w:type="paragraph" w:styleId="TOC1">
    <w:name w:val="toc 1"/>
    <w:basedOn w:val="Normal"/>
    <w:next w:val="Normal"/>
    <w:autoRedefine/>
    <w:uiPriority w:val="39"/>
    <w:unhideWhenUsed/>
    <w:rsid w:val="002D42B3"/>
    <w:pPr>
      <w:spacing w:after="100"/>
    </w:pPr>
  </w:style>
  <w:style w:type="paragraph" w:styleId="TOC2">
    <w:name w:val="toc 2"/>
    <w:basedOn w:val="Normal"/>
    <w:next w:val="Normal"/>
    <w:autoRedefine/>
    <w:uiPriority w:val="39"/>
    <w:unhideWhenUsed/>
    <w:rsid w:val="002D42B3"/>
    <w:pPr>
      <w:spacing w:after="100"/>
      <w:ind w:left="220"/>
    </w:pPr>
  </w:style>
  <w:style w:type="character" w:styleId="Hyperlink">
    <w:name w:val="Hyperlink"/>
    <w:basedOn w:val="DefaultParagraphFont"/>
    <w:uiPriority w:val="99"/>
    <w:unhideWhenUsed/>
    <w:rsid w:val="002D42B3"/>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paragraph" w:customStyle="1" w:styleId="CoverTitle">
    <w:name w:val="Cover Title"/>
    <w:basedOn w:val="Normal"/>
    <w:next w:val="Normal"/>
    <w:uiPriority w:val="9"/>
    <w:qFormat/>
    <w:pPr>
      <w:keepNext/>
      <w:keepLines/>
      <w:spacing w:before="480" w:after="0"/>
    </w:pPr>
    <w:rPr>
      <w:rFonts w:asciiTheme="majorHAnsi" w:eastAsiaTheme="majorEastAsia" w:hAnsiTheme="majorHAnsi" w:cstheme="majorBidi"/>
      <w:b/>
      <w:bCs/>
      <w:color w:val="365F91" w:themeColor="accent1" w:themeShade="BF"/>
      <w:sz w:val="28"/>
      <w:szCs w:val="28"/>
    </w:rPr>
  </w:style>
  <w:style w:type="paragraph" w:customStyle="1" w:styleId="TableNote">
    <w:name w:val="TableNote"/>
    <w:basedOn w:val="Normal"/>
    <w:pPr>
      <w:spacing w:before="60" w:after="24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14854</Words>
  <Characters>84668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Jameson</dc:creator>
  <cp:keywords/>
  <dc:description/>
  <cp:lastModifiedBy>Hermes (AI-assisted edit)</cp:lastModifiedBy>
  <cp:revision>13</cp:revision>
  <dcterms:created xsi:type="dcterms:W3CDTF">2026-10-06T07:53:00Z</dcterms:created>
  <dcterms:modified xsi:type="dcterms:W3CDTF">2026-10-21T22:17:02Z</dcterms:modified>
  <cp:category/>
</cp:coreProperties>
</file>